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Paragrafoelenco"/>
        <w:numPr>
          <w:ilvl w:val="0"/>
          <w:numId w:val="9"/>
        </w:numPr>
        <w:spacing w:line="240" w:lineRule="auto"/>
        <w:rPr>
          <w:rStyle w:val="Enfasidelicata"/>
          <w:rFonts w:ascii="Bell MT" w:hAnsi="Bell MT"/>
          <w:sz w:val="36"/>
          <w:szCs w:val="36"/>
        </w:rPr>
      </w:pPr>
      <w:r w:rsidRPr="00923D58">
        <w:rPr>
          <w:rStyle w:val="Enfasidelicata"/>
          <w:rFonts w:ascii="Bell MT" w:hAnsi="Bell MT"/>
          <w:sz w:val="36"/>
          <w:szCs w:val="36"/>
        </w:rPr>
        <w:t>INTRODUCTION</w:t>
      </w:r>
    </w:p>
    <w:p w14:paraId="69A992CD" w14:textId="77777777" w:rsidR="001118E3" w:rsidRPr="00923D58" w:rsidRDefault="001118E3" w:rsidP="00571C1D">
      <w:pPr>
        <w:spacing w:line="240" w:lineRule="auto"/>
        <w:rPr>
          <w:rStyle w:val="Enfasidelicata"/>
          <w:rFonts w:ascii="Bell MT" w:hAnsi="Bell MT"/>
          <w:i w:val="0"/>
          <w:iCs w:val="0"/>
          <w:sz w:val="24"/>
          <w:szCs w:val="24"/>
        </w:rPr>
      </w:pPr>
    </w:p>
    <w:p w14:paraId="0D3C8DC6" w14:textId="77777777" w:rsidR="00582023" w:rsidRPr="00923D58" w:rsidRDefault="001118E3" w:rsidP="00923D58">
      <w:pPr>
        <w:pStyle w:val="Paragrafoelenco"/>
        <w:numPr>
          <w:ilvl w:val="0"/>
          <w:numId w:val="10"/>
        </w:numPr>
        <w:spacing w:line="360" w:lineRule="auto"/>
        <w:rPr>
          <w:rStyle w:val="Enfasidelicata"/>
          <w:rFonts w:ascii="Bell MT" w:hAnsi="Bell MT"/>
          <w:i w:val="0"/>
          <w:iCs w:val="0"/>
          <w:sz w:val="32"/>
          <w:szCs w:val="32"/>
        </w:rPr>
      </w:pPr>
      <w:r w:rsidRPr="00923D58">
        <w:rPr>
          <w:rStyle w:val="Enfasidelicata"/>
          <w:rFonts w:ascii="Bell MT" w:hAnsi="Bell MT"/>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rFonts w:ascii="Bell MT" w:hAnsi="Bell MT"/>
          <w:i w:val="0"/>
          <w:iCs w:val="0"/>
          <w:sz w:val="28"/>
          <w:szCs w:val="28"/>
        </w:rPr>
      </w:pPr>
      <w:r w:rsidRPr="00923D58">
        <w:rPr>
          <w:rStyle w:val="Enfasidelicata"/>
          <w:rFonts w:ascii="Bell MT" w:hAnsi="Bell MT"/>
          <w:i w:val="0"/>
          <w:iCs w:val="0"/>
          <w:sz w:val="28"/>
          <w:szCs w:val="28"/>
        </w:rPr>
        <w:t>This document</w:t>
      </w:r>
      <w:r w:rsidR="00940766" w:rsidRPr="00923D58">
        <w:rPr>
          <w:rStyle w:val="Enfasidelicata"/>
          <w:rFonts w:ascii="Bell MT" w:hAnsi="Bell MT"/>
          <w:i w:val="0"/>
          <w:iCs w:val="0"/>
          <w:sz w:val="28"/>
          <w:szCs w:val="28"/>
        </w:rPr>
        <w:t xml:space="preserve"> has the purpose to clearly define the functionalities that the system</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to</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be will provide</w:t>
      </w:r>
      <w:r w:rsidR="006B446F" w:rsidRPr="00923D58">
        <w:rPr>
          <w:rStyle w:val="Enfasidelicata"/>
          <w:rFonts w:ascii="Bell MT" w:hAnsi="Bell MT"/>
          <w:i w:val="0"/>
          <w:iCs w:val="0"/>
          <w:sz w:val="28"/>
          <w:szCs w:val="28"/>
        </w:rPr>
        <w:t xml:space="preserve">, </w:t>
      </w:r>
      <w:r w:rsidR="00940766" w:rsidRPr="00923D58">
        <w:rPr>
          <w:rStyle w:val="Enfasidelicata"/>
          <w:rFonts w:ascii="Bell MT" w:hAnsi="Bell MT"/>
          <w:i w:val="0"/>
          <w:iCs w:val="0"/>
          <w:sz w:val="28"/>
          <w:szCs w:val="28"/>
        </w:rPr>
        <w:t>the goals it strives to achieve,</w:t>
      </w:r>
      <w:r w:rsidR="006B446F" w:rsidRPr="00923D58">
        <w:rPr>
          <w:rStyle w:val="Enfasidelicata"/>
          <w:rFonts w:ascii="Bell MT" w:hAnsi="Bell MT"/>
          <w:i w:val="0"/>
          <w:iCs w:val="0"/>
          <w:sz w:val="28"/>
          <w:szCs w:val="28"/>
        </w:rPr>
        <w:t xml:space="preserve"> indicate general use cases and describe its limitations</w:t>
      </w:r>
      <w:r w:rsidR="00940766" w:rsidRPr="00923D58">
        <w:rPr>
          <w:rStyle w:val="Enfasidelicata"/>
          <w:rFonts w:ascii="Bell MT" w:hAnsi="Bell MT"/>
          <w:i w:val="0"/>
          <w:iCs w:val="0"/>
          <w:sz w:val="28"/>
          <w:szCs w:val="28"/>
        </w:rPr>
        <w:t xml:space="preserve"> as to guide the engineers’ </w:t>
      </w:r>
      <w:commentRangeStart w:id="0"/>
      <w:r w:rsidR="00940766" w:rsidRPr="00923D58">
        <w:rPr>
          <w:rStyle w:val="Enfasidelicata"/>
          <w:rFonts w:ascii="Bell MT" w:hAnsi="Bell MT"/>
          <w:i w:val="0"/>
          <w:iCs w:val="0"/>
          <w:sz w:val="28"/>
          <w:szCs w:val="28"/>
        </w:rPr>
        <w:t>job</w:t>
      </w:r>
      <w:commentRangeEnd w:id="0"/>
      <w:r w:rsidR="00940766" w:rsidRPr="00923D58">
        <w:rPr>
          <w:rStyle w:val="Rimandocommento"/>
          <w:rFonts w:ascii="Bell MT" w:hAnsi="Bell MT"/>
          <w:sz w:val="28"/>
          <w:szCs w:val="28"/>
        </w:rPr>
        <w:commentReference w:id="0"/>
      </w:r>
      <w:r w:rsidR="00940766" w:rsidRPr="00923D58">
        <w:rPr>
          <w:rStyle w:val="Enfasidelicata"/>
          <w:rFonts w:ascii="Bell MT" w:hAnsi="Bell MT"/>
          <w:i w:val="0"/>
          <w:iCs w:val="0"/>
          <w:sz w:val="28"/>
          <w:szCs w:val="28"/>
        </w:rPr>
        <w:t xml:space="preserve"> and </w:t>
      </w:r>
      <w:r w:rsidR="00571C1D" w:rsidRPr="00923D58">
        <w:rPr>
          <w:rStyle w:val="Enfasidelicata"/>
          <w:rFonts w:ascii="Bell MT" w:hAnsi="Bell MT"/>
          <w:i w:val="0"/>
          <w:iCs w:val="0"/>
          <w:sz w:val="28"/>
          <w:szCs w:val="28"/>
        </w:rPr>
        <w:t xml:space="preserve">the stakeholders’ </w:t>
      </w:r>
      <w:r w:rsidR="00940766" w:rsidRPr="00923D58">
        <w:rPr>
          <w:rStyle w:val="Enfasidelicata"/>
          <w:rFonts w:ascii="Bell MT" w:hAnsi="Bell MT"/>
          <w:i w:val="0"/>
          <w:iCs w:val="0"/>
          <w:sz w:val="28"/>
          <w:szCs w:val="28"/>
        </w:rPr>
        <w:t>decision</w:t>
      </w:r>
      <w:r w:rsidR="00571C1D" w:rsidRPr="00923D58">
        <w:rPr>
          <w:rStyle w:val="Enfasidelicata"/>
          <w:rFonts w:ascii="Bell MT" w:hAnsi="Bell MT"/>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rFonts w:ascii="Bell MT" w:hAnsi="Bell MT"/>
          <w:i w:val="0"/>
          <w:iCs w:val="0"/>
          <w:sz w:val="28"/>
          <w:szCs w:val="28"/>
        </w:rPr>
      </w:pPr>
    </w:p>
    <w:p w14:paraId="6EB3F7D0" w14:textId="74FA8039" w:rsidR="001118E3" w:rsidRPr="00923D58" w:rsidRDefault="00571C1D" w:rsidP="699595DC">
      <w:pPr>
        <w:pStyle w:val="Paragrafoelenco"/>
        <w:spacing w:line="240" w:lineRule="auto"/>
        <w:jc w:val="both"/>
        <w:rPr>
          <w:rStyle w:val="Enfasidelicata"/>
          <w:rFonts w:ascii="Bell MT" w:hAnsi="Bell MT"/>
          <w:i w:val="0"/>
          <w:iCs w:val="0"/>
          <w:sz w:val="24"/>
          <w:szCs w:val="24"/>
        </w:rPr>
      </w:pPr>
      <w:r w:rsidRPr="699595DC">
        <w:rPr>
          <w:rStyle w:val="Enfasidelicata"/>
          <w:rFonts w:ascii="Bell MT" w:hAnsi="Bell MT"/>
          <w:i w:val="0"/>
          <w:iCs w:val="0"/>
          <w:sz w:val="28"/>
          <w:szCs w:val="28"/>
        </w:rPr>
        <w:t xml:space="preserve">The system tries to </w:t>
      </w:r>
      <w:r w:rsidR="006B446F" w:rsidRPr="699595DC">
        <w:rPr>
          <w:rStyle w:val="Enfasidelicata"/>
          <w:rFonts w:ascii="Bell MT" w:hAnsi="Bell MT"/>
          <w:i w:val="0"/>
          <w:iCs w:val="0"/>
          <w:sz w:val="28"/>
          <w:szCs w:val="28"/>
        </w:rPr>
        <w:t>put an end to</w:t>
      </w:r>
      <w:r w:rsidRPr="699595DC">
        <w:rPr>
          <w:rStyle w:val="Enfasidelicata"/>
          <w:rFonts w:ascii="Bell MT" w:hAnsi="Bell MT"/>
          <w:i w:val="0"/>
          <w:iCs w:val="0"/>
          <w:sz w:val="28"/>
          <w:szCs w:val="28"/>
        </w:rPr>
        <w:t xml:space="preserve"> overcrowding </w:t>
      </w:r>
      <w:r w:rsidR="008009D1" w:rsidRPr="699595DC">
        <w:rPr>
          <w:rStyle w:val="Enfasidelicata"/>
          <w:rFonts w:ascii="Bell MT" w:hAnsi="Bell MT"/>
          <w:i w:val="0"/>
          <w:iCs w:val="0"/>
          <w:sz w:val="28"/>
          <w:szCs w:val="28"/>
        </w:rPr>
        <w:t xml:space="preserve">inside common spaces </w:t>
      </w:r>
      <w:r w:rsidRPr="699595DC">
        <w:rPr>
          <w:rStyle w:val="Enfasidelicata"/>
          <w:rFonts w:ascii="Bell MT" w:hAnsi="Bell MT"/>
          <w:i w:val="0"/>
          <w:iCs w:val="0"/>
          <w:sz w:val="28"/>
          <w:szCs w:val="28"/>
        </w:rPr>
        <w:t>and physical queues</w:t>
      </w:r>
      <w:r w:rsidR="008009D1" w:rsidRPr="699595DC">
        <w:rPr>
          <w:rStyle w:val="Enfasidelicata"/>
          <w:rFonts w:ascii="Bell MT" w:hAnsi="Bell MT"/>
          <w:i w:val="0"/>
          <w:iCs w:val="0"/>
          <w:sz w:val="28"/>
          <w:szCs w:val="28"/>
        </w:rPr>
        <w:t xml:space="preserve"> as much as possible</w:t>
      </w:r>
      <w:r w:rsidRPr="699595DC">
        <w:rPr>
          <w:rStyle w:val="Enfasidelicata"/>
          <w:rFonts w:ascii="Bell MT" w:hAnsi="Bell MT"/>
          <w:i w:val="0"/>
          <w:iCs w:val="0"/>
          <w:sz w:val="28"/>
          <w:szCs w:val="28"/>
        </w:rPr>
        <w:t xml:space="preserve">, as to reduce the possibility of getting infected by Covid-19 while doing a daily activity such as grocery shopping. It will </w:t>
      </w:r>
      <w:r w:rsidR="006B446F" w:rsidRPr="699595DC">
        <w:rPr>
          <w:rStyle w:val="Enfasidelicata"/>
          <w:rFonts w:ascii="Bell MT" w:hAnsi="Bell MT"/>
          <w:i w:val="0"/>
          <w:iCs w:val="0"/>
          <w:sz w:val="28"/>
          <w:szCs w:val="28"/>
        </w:rPr>
        <w:t>incentivize</w:t>
      </w:r>
      <w:r w:rsidRPr="699595DC">
        <w:rPr>
          <w:rStyle w:val="Enfasidelicata"/>
          <w:rFonts w:ascii="Bell MT" w:hAnsi="Bell MT"/>
          <w:i w:val="0"/>
          <w:iCs w:val="0"/>
          <w:sz w:val="28"/>
          <w:szCs w:val="28"/>
        </w:rPr>
        <w:t xml:space="preserve"> its users to line up virtually to go to said shops</w:t>
      </w:r>
      <w:r w:rsidR="006B446F" w:rsidRPr="699595DC">
        <w:rPr>
          <w:rStyle w:val="Enfasidelicata"/>
          <w:rFonts w:ascii="Bell MT" w:hAnsi="Bell MT"/>
          <w:i w:val="0"/>
          <w:iCs w:val="0"/>
          <w:sz w:val="28"/>
          <w:szCs w:val="28"/>
        </w:rPr>
        <w:t xml:space="preserve"> and </w:t>
      </w:r>
      <w:r w:rsidR="008009D1" w:rsidRPr="699595DC">
        <w:rPr>
          <w:rStyle w:val="Enfasidelicata"/>
          <w:rFonts w:ascii="Bell MT" w:hAnsi="Bell MT"/>
          <w:i w:val="0"/>
          <w:iCs w:val="0"/>
          <w:sz w:val="28"/>
          <w:szCs w:val="28"/>
        </w:rPr>
        <w:t>permit</w:t>
      </w:r>
      <w:r w:rsidRPr="699595DC">
        <w:rPr>
          <w:rStyle w:val="Enfasidelicata"/>
          <w:rFonts w:ascii="Bell MT" w:hAnsi="Bell MT"/>
          <w:i w:val="0"/>
          <w:iCs w:val="0"/>
          <w:sz w:val="28"/>
          <w:szCs w:val="28"/>
        </w:rPr>
        <w:t xml:space="preserve"> to the shop managers to check how many people are inside at any time</w:t>
      </w:r>
      <w:r w:rsidRPr="699595DC">
        <w:rPr>
          <w:rStyle w:val="Enfasidelicata"/>
          <w:rFonts w:ascii="Bell MT" w:hAnsi="Bell MT"/>
          <w:i w:val="0"/>
          <w:iCs w:val="0"/>
          <w:sz w:val="24"/>
          <w:szCs w:val="24"/>
        </w:rPr>
        <w:t>.</w:t>
      </w:r>
      <w:r w:rsidR="008009D1" w:rsidRPr="699595DC">
        <w:rPr>
          <w:rStyle w:val="Enfasidelicata"/>
          <w:rFonts w:ascii="Bell MT" w:hAnsi="Bell MT"/>
          <w:i w:val="0"/>
          <w:iCs w:val="0"/>
          <w:sz w:val="24"/>
          <w:szCs w:val="24"/>
        </w:rPr>
        <w:t xml:space="preserve"> </w:t>
      </w:r>
    </w:p>
    <w:p w14:paraId="68178072" w14:textId="225E3147" w:rsidR="699595DC" w:rsidRDefault="699595DC" w:rsidP="699595DC">
      <w:pPr>
        <w:pStyle w:val="Paragrafoelenco"/>
        <w:spacing w:line="240" w:lineRule="auto"/>
        <w:jc w:val="both"/>
        <w:rPr>
          <w:rStyle w:val="Enfasidelicata"/>
          <w:rFonts w:ascii="Bell MT" w:hAnsi="Bell MT"/>
          <w:i w:val="0"/>
          <w:iCs w:val="0"/>
          <w:sz w:val="24"/>
          <w:szCs w:val="24"/>
        </w:rPr>
      </w:pPr>
    </w:p>
    <w:p w14:paraId="2E46A27D" w14:textId="67FBAE4A" w:rsidR="5AEF00DB" w:rsidRDefault="5AEF00DB" w:rsidP="699595DC">
      <w:pPr>
        <w:pStyle w:val="Paragrafoelenco"/>
        <w:spacing w:line="240" w:lineRule="auto"/>
        <w:jc w:val="both"/>
        <w:rPr>
          <w:rStyle w:val="Enfasidelicata"/>
          <w:rFonts w:ascii="Bell MT" w:hAnsi="Bell MT"/>
          <w:i w:val="0"/>
          <w:iCs w:val="0"/>
          <w:sz w:val="24"/>
          <w:szCs w:val="24"/>
        </w:rPr>
      </w:pPr>
      <w:r w:rsidRPr="699595DC">
        <w:rPr>
          <w:rStyle w:val="Enfasidelicata"/>
          <w:rFonts w:ascii="Bell MT" w:hAnsi="Bell MT"/>
          <w:i w:val="0"/>
          <w:iCs w:val="0"/>
          <w:sz w:val="24"/>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rFonts w:ascii="Bell MT" w:hAnsi="Bell MT"/>
          <w:i w:val="0"/>
          <w:iCs w:val="0"/>
          <w:sz w:val="24"/>
          <w:szCs w:val="24"/>
        </w:rPr>
      </w:pPr>
    </w:p>
    <w:p w14:paraId="6B2F9510" w14:textId="11DAAFDE" w:rsidR="2DF14870" w:rsidRPr="00D01022" w:rsidRDefault="2DF14870">
      <w:pPr>
        <w:pStyle w:val="Paragrafoelenco"/>
        <w:numPr>
          <w:ilvl w:val="2"/>
          <w:numId w:val="3"/>
        </w:numPr>
        <w:spacing w:line="240" w:lineRule="auto"/>
        <w:jc w:val="both"/>
        <w:rPr>
          <w:rStyle w:val="Enfasidelicata"/>
          <w:i w:val="0"/>
          <w:iCs w:val="0"/>
          <w:sz w:val="24"/>
          <w:szCs w:val="24"/>
        </w:rPr>
      </w:pPr>
      <w:r w:rsidRPr="699595DC">
        <w:rPr>
          <w:rStyle w:val="Enfasidelicata"/>
          <w:rFonts w:ascii="Bell MT" w:hAnsi="Bell MT"/>
          <w:i w:val="0"/>
          <w:iCs w:val="0"/>
          <w:sz w:val="24"/>
          <w:szCs w:val="24"/>
        </w:rPr>
        <w:t>Store Manager related:</w:t>
      </w:r>
    </w:p>
    <w:p w14:paraId="0D998C07" w14:textId="77777777" w:rsidR="00434F51" w:rsidRDefault="00434F51" w:rsidP="00D01022">
      <w:pPr>
        <w:pStyle w:val="Paragrafoelenco"/>
        <w:spacing w:line="240" w:lineRule="auto"/>
        <w:ind w:left="2160"/>
        <w:jc w:val="both"/>
        <w:rPr>
          <w:rStyle w:val="Enfasidelicata"/>
          <w:i w:val="0"/>
          <w:iCs w:val="0"/>
          <w:sz w:val="24"/>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699595DC" w14:paraId="30E157DA" w14:textId="77777777" w:rsidTr="00D01022">
        <w:tc>
          <w:tcPr>
            <w:tcW w:w="660" w:type="dxa"/>
          </w:tcPr>
          <w:p w14:paraId="09BCACF5" w14:textId="7A68EFDD"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G1</w:t>
            </w:r>
          </w:p>
        </w:tc>
        <w:tc>
          <w:tcPr>
            <w:tcW w:w="8580" w:type="dxa"/>
          </w:tcPr>
          <w:p w14:paraId="0F490A2D" w14:textId="714296A9"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The store manager should track how many people are inside the store at any point in time.</w:t>
            </w:r>
          </w:p>
        </w:tc>
      </w:tr>
      <w:tr w:rsidR="699595DC" w14:paraId="338AE2D0" w14:textId="77777777" w:rsidTr="00D01022">
        <w:tc>
          <w:tcPr>
            <w:tcW w:w="660" w:type="dxa"/>
          </w:tcPr>
          <w:p w14:paraId="20E6414B" w14:textId="79F9A73E"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G2</w:t>
            </w:r>
          </w:p>
        </w:tc>
        <w:tc>
          <w:tcPr>
            <w:tcW w:w="8580" w:type="dxa"/>
          </w:tcPr>
          <w:p w14:paraId="336B4D00" w14:textId="4A196D3E"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The store manager should regulate the influx of people that can enter inside the store.</w:t>
            </w:r>
          </w:p>
        </w:tc>
      </w:tr>
    </w:tbl>
    <w:p w14:paraId="1DA25A87" w14:textId="392F0B01" w:rsidR="699595DC" w:rsidRDefault="699595DC" w:rsidP="00D01022">
      <w:pPr>
        <w:ind w:left="720"/>
        <w:rPr>
          <w:rFonts w:ascii="Bell MT" w:eastAsia="Bell MT" w:hAnsi="Bell MT" w:cs="Bell MT"/>
          <w:sz w:val="24"/>
          <w:szCs w:val="24"/>
        </w:rPr>
      </w:pPr>
    </w:p>
    <w:p w14:paraId="54894030" w14:textId="569D9ABE" w:rsidR="4C65A1FE" w:rsidRDefault="4C65A1FE">
      <w:pPr>
        <w:pStyle w:val="Paragrafoelenco"/>
        <w:numPr>
          <w:ilvl w:val="2"/>
          <w:numId w:val="2"/>
        </w:numPr>
        <w:rPr>
          <w:rFonts w:ascii="Bell MT" w:eastAsia="Bell MT" w:hAnsi="Bell MT" w:cs="Bell MT"/>
          <w:sz w:val="24"/>
          <w:szCs w:val="24"/>
        </w:rPr>
      </w:pPr>
      <w:r w:rsidRPr="00D01022">
        <w:rPr>
          <w:rFonts w:ascii="Bell MT" w:eastAsia="Bell MT" w:hAnsi="Bell MT" w:cs="Bell MT"/>
          <w:sz w:val="24"/>
          <w:szCs w:val="24"/>
        </w:rPr>
        <w:t>Store stakeholders and users</w:t>
      </w:r>
    </w:p>
    <w:p w14:paraId="77465FAF" w14:textId="77777777" w:rsidR="00434F51" w:rsidRDefault="00434F51" w:rsidP="00D01022">
      <w:pPr>
        <w:pStyle w:val="Paragrafoelenco"/>
        <w:ind w:left="2160"/>
        <w:rPr>
          <w:rFonts w:ascii="Bell MT" w:eastAsia="Bell MT" w:hAnsi="Bell MT" w:cs="Bell MT"/>
          <w:sz w:val="24"/>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699595DC" w14:paraId="06735E2C" w14:textId="77777777" w:rsidTr="00D01022">
        <w:tc>
          <w:tcPr>
            <w:tcW w:w="645" w:type="dxa"/>
          </w:tcPr>
          <w:p w14:paraId="71AD4CE6" w14:textId="6DCC8675"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G3</w:t>
            </w:r>
          </w:p>
        </w:tc>
        <w:tc>
          <w:tcPr>
            <w:tcW w:w="8595" w:type="dxa"/>
          </w:tcPr>
          <w:p w14:paraId="67AA9491" w14:textId="1DDA52D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inside the stores.</w:t>
            </w:r>
          </w:p>
        </w:tc>
      </w:tr>
      <w:tr w:rsidR="699595DC" w14:paraId="04FC112D" w14:textId="77777777" w:rsidTr="00D01022">
        <w:tc>
          <w:tcPr>
            <w:tcW w:w="645" w:type="dxa"/>
          </w:tcPr>
          <w:p w14:paraId="3DB294CE" w14:textId="176F0D9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G4</w:t>
            </w:r>
          </w:p>
        </w:tc>
        <w:tc>
          <w:tcPr>
            <w:tcW w:w="8595" w:type="dxa"/>
          </w:tcPr>
          <w:p w14:paraId="6961FFEC" w14:textId="1E1EC1AA"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 front of the stores.</w:t>
            </w:r>
          </w:p>
        </w:tc>
      </w:tr>
      <w:tr w:rsidR="00AC6E28" w14:paraId="77B5535D" w14:textId="77777777" w:rsidTr="699595DC">
        <w:tc>
          <w:tcPr>
            <w:tcW w:w="645" w:type="dxa"/>
          </w:tcPr>
          <w:p w14:paraId="325A9867" w14:textId="3A7D0EC8"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G5</w:t>
            </w:r>
          </w:p>
        </w:tc>
        <w:tc>
          <w:tcPr>
            <w:tcW w:w="8595" w:type="dxa"/>
          </w:tcPr>
          <w:p w14:paraId="58956E4D" w14:textId="646BA163"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 xml:space="preserve">Stores should allow as many customers inside as </w:t>
            </w:r>
            <w:commentRangeStart w:id="1"/>
            <w:r>
              <w:rPr>
                <w:rFonts w:ascii="Bell MT" w:eastAsia="Bell MT" w:hAnsi="Bell MT" w:cs="Bell MT"/>
                <w:sz w:val="24"/>
                <w:szCs w:val="24"/>
              </w:rPr>
              <w:t>possible</w:t>
            </w:r>
            <w:commentRangeEnd w:id="1"/>
            <w:r>
              <w:rPr>
                <w:rStyle w:val="Rimandocommento"/>
              </w:rPr>
              <w:commentReference w:id="1"/>
            </w:r>
          </w:p>
        </w:tc>
      </w:tr>
    </w:tbl>
    <w:p w14:paraId="03D65A70" w14:textId="4B386482" w:rsidR="006B446F" w:rsidRDefault="006B446F" w:rsidP="699595DC">
      <w:pPr>
        <w:pStyle w:val="Paragrafoelenco"/>
        <w:spacing w:line="240" w:lineRule="auto"/>
        <w:rPr>
          <w:rStyle w:val="Enfasidelicata"/>
          <w:rFonts w:ascii="Bell MT" w:hAnsi="Bell MT"/>
          <w:i w:val="0"/>
          <w:iCs w:val="0"/>
          <w:sz w:val="28"/>
          <w:szCs w:val="28"/>
        </w:rPr>
      </w:pPr>
    </w:p>
    <w:p w14:paraId="4D74A039" w14:textId="0E33921D" w:rsidR="00434F51" w:rsidRDefault="00434F51" w:rsidP="699595DC">
      <w:pPr>
        <w:pStyle w:val="Paragrafoelenco"/>
        <w:spacing w:line="240" w:lineRule="auto"/>
        <w:rPr>
          <w:rStyle w:val="Enfasidelicata"/>
          <w:rFonts w:ascii="Bell MT" w:hAnsi="Bell MT"/>
          <w:i w:val="0"/>
          <w:iCs w:val="0"/>
          <w:sz w:val="28"/>
          <w:szCs w:val="28"/>
        </w:rPr>
      </w:pPr>
    </w:p>
    <w:p w14:paraId="6B79091F" w14:textId="1D5FD902" w:rsidR="00434F51" w:rsidRDefault="00434F51" w:rsidP="699595DC">
      <w:pPr>
        <w:pStyle w:val="Paragrafoelenco"/>
        <w:spacing w:line="240" w:lineRule="auto"/>
        <w:rPr>
          <w:rStyle w:val="Enfasidelicata"/>
          <w:rFonts w:ascii="Bell MT" w:hAnsi="Bell MT"/>
          <w:i w:val="0"/>
          <w:iCs w:val="0"/>
          <w:sz w:val="28"/>
          <w:szCs w:val="28"/>
        </w:rPr>
      </w:pPr>
    </w:p>
    <w:p w14:paraId="0114E730" w14:textId="19F5DE87" w:rsidR="00434F51" w:rsidRDefault="00434F51" w:rsidP="699595DC">
      <w:pPr>
        <w:pStyle w:val="Paragrafoelenco"/>
        <w:spacing w:line="240" w:lineRule="auto"/>
        <w:rPr>
          <w:rStyle w:val="Enfasidelicata"/>
          <w:rFonts w:ascii="Bell MT" w:hAnsi="Bell MT"/>
          <w:i w:val="0"/>
          <w:iCs w:val="0"/>
          <w:sz w:val="28"/>
          <w:szCs w:val="28"/>
        </w:rPr>
      </w:pPr>
    </w:p>
    <w:p w14:paraId="3D216EDC" w14:textId="77777777" w:rsidR="00434F51" w:rsidRPr="00AC6E28" w:rsidRDefault="00434F51" w:rsidP="00D01022">
      <w:pPr>
        <w:spacing w:line="240" w:lineRule="auto"/>
        <w:rPr>
          <w:rStyle w:val="Enfasidelicata"/>
          <w:rFonts w:ascii="Bell MT" w:hAnsi="Bell MT"/>
          <w:i w:val="0"/>
          <w:iCs w:val="0"/>
          <w:sz w:val="28"/>
          <w:szCs w:val="28"/>
        </w:rPr>
      </w:pPr>
    </w:p>
    <w:p w14:paraId="4532DC40" w14:textId="195D13BC" w:rsidR="00434F51" w:rsidRPr="00D01022" w:rsidRDefault="370E1471" w:rsidP="00D01022">
      <w:pPr>
        <w:pStyle w:val="Paragrafoelenco"/>
        <w:numPr>
          <w:ilvl w:val="2"/>
          <w:numId w:val="1"/>
        </w:numPr>
        <w:spacing w:line="240" w:lineRule="auto"/>
        <w:rPr>
          <w:rStyle w:val="Enfasidelicata"/>
          <w:i w:val="0"/>
          <w:iCs w:val="0"/>
          <w:sz w:val="24"/>
          <w:szCs w:val="24"/>
        </w:rPr>
      </w:pPr>
      <w:del w:id="2" w:author="Etion Pinari [2]" w:date="2020-12-06T12:20:00Z">
        <w:r w:rsidRPr="00D01022" w:rsidDel="00476A43">
          <w:rPr>
            <w:rStyle w:val="Enfasidelicata"/>
            <w:rFonts w:ascii="Bell MT" w:hAnsi="Bell MT"/>
            <w:i w:val="0"/>
            <w:iCs w:val="0"/>
            <w:sz w:val="24"/>
            <w:szCs w:val="24"/>
          </w:rPr>
          <w:delText>Users and c</w:delText>
        </w:r>
      </w:del>
      <w:ins w:id="3" w:author="Etion Pinari [2]" w:date="2020-12-06T12:20:00Z">
        <w:r w:rsidR="00476A43">
          <w:rPr>
            <w:rStyle w:val="Enfasidelicata"/>
            <w:rFonts w:ascii="Bell MT" w:hAnsi="Bell MT"/>
            <w:i w:val="0"/>
            <w:iCs w:val="0"/>
            <w:sz w:val="24"/>
            <w:szCs w:val="24"/>
          </w:rPr>
          <w:t>C</w:t>
        </w:r>
      </w:ins>
      <w:r w:rsidRPr="00D01022">
        <w:rPr>
          <w:rStyle w:val="Enfasidelicata"/>
          <w:rFonts w:ascii="Bell MT" w:hAnsi="Bell MT"/>
          <w:i w:val="0"/>
          <w:iCs w:val="0"/>
          <w:sz w:val="24"/>
          <w:szCs w:val="24"/>
        </w:rPr>
        <w:t>ustomers</w:t>
      </w:r>
    </w:p>
    <w:tbl>
      <w:tblPr>
        <w:tblStyle w:val="Grigliatabella"/>
        <w:tblW w:w="0" w:type="auto"/>
        <w:tblInd w:w="720" w:type="dxa"/>
        <w:tblLayout w:type="fixed"/>
        <w:tblLook w:val="06A0" w:firstRow="1" w:lastRow="0" w:firstColumn="1" w:lastColumn="0" w:noHBand="1" w:noVBand="1"/>
      </w:tblPr>
      <w:tblGrid>
        <w:gridCol w:w="840"/>
        <w:gridCol w:w="8400"/>
        <w:tblGridChange w:id="4">
          <w:tblGrid>
            <w:gridCol w:w="840"/>
            <w:gridCol w:w="8400"/>
          </w:tblGrid>
        </w:tblGridChange>
      </w:tblGrid>
      <w:tr w:rsidR="00073837" w14:paraId="67F5B732" w14:textId="77777777" w:rsidTr="00D25FDB">
        <w:trPr>
          <w:ins w:id="5" w:author="Etion Pinari [2]" w:date="2020-12-06T12:23:00Z"/>
        </w:trPr>
        <w:tc>
          <w:tcPr>
            <w:tcW w:w="840" w:type="dxa"/>
          </w:tcPr>
          <w:p w14:paraId="0F2D7D7E" w14:textId="2A309C3F" w:rsidR="00073837" w:rsidRPr="0046184F" w:rsidDel="00073837" w:rsidRDefault="00073837" w:rsidP="002C295C">
            <w:pPr>
              <w:rPr>
                <w:ins w:id="6" w:author="Etion Pinari [2]" w:date="2020-12-06T12:23:00Z"/>
                <w:rPrChange w:id="7" w:author="Etion Pinari [2]" w:date="2020-12-06T20:18:00Z">
                  <w:rPr>
                    <w:ins w:id="8" w:author="Etion Pinari [2]" w:date="2020-12-06T12:23:00Z"/>
                    <w:rStyle w:val="Enfasidelicata"/>
                    <w:rFonts w:ascii="Bell MT" w:hAnsi="Bell MT"/>
                    <w:i w:val="0"/>
                    <w:iCs w:val="0"/>
                    <w:sz w:val="24"/>
                    <w:szCs w:val="24"/>
                  </w:rPr>
                </w:rPrChange>
              </w:rPr>
            </w:pPr>
            <w:ins w:id="9" w:author="Etion Pinari [2]" w:date="2020-12-06T12:23:00Z">
              <w:r w:rsidRPr="0046184F">
                <w:rPr>
                  <w:rPrChange w:id="10" w:author="Etion Pinari [2]" w:date="2020-12-06T20:18:00Z">
                    <w:rPr>
                      <w:rStyle w:val="Enfasidelicata"/>
                      <w:rFonts w:ascii="Bell MT" w:hAnsi="Bell MT"/>
                      <w:i w:val="0"/>
                      <w:iCs w:val="0"/>
                      <w:sz w:val="24"/>
                      <w:szCs w:val="24"/>
                    </w:rPr>
                  </w:rPrChange>
                </w:rPr>
                <w:t>G6</w:t>
              </w:r>
            </w:ins>
          </w:p>
        </w:tc>
        <w:tc>
          <w:tcPr>
            <w:tcW w:w="8400" w:type="dxa"/>
          </w:tcPr>
          <w:p w14:paraId="5F33F974" w14:textId="27C9BA75" w:rsidR="0046184F" w:rsidRPr="0046184F" w:rsidDel="00073837" w:rsidRDefault="0046184F" w:rsidP="00073837">
            <w:pPr>
              <w:tabs>
                <w:tab w:val="left" w:pos="6375"/>
              </w:tabs>
              <w:rPr>
                <w:ins w:id="11" w:author="Etion Pinari [2]" w:date="2020-12-06T12:23:00Z"/>
                <w:rPrChange w:id="12" w:author="Etion Pinari [2]" w:date="2020-12-06T20:18:00Z">
                  <w:rPr>
                    <w:ins w:id="13" w:author="Etion Pinari [2]" w:date="2020-12-06T12:23:00Z"/>
                    <w:rStyle w:val="Enfasidelicata"/>
                    <w:rFonts w:ascii="Bell MT" w:hAnsi="Bell MT"/>
                    <w:i w:val="0"/>
                    <w:iCs w:val="0"/>
                    <w:sz w:val="24"/>
                    <w:szCs w:val="24"/>
                  </w:rPr>
                </w:rPrChange>
              </w:rPr>
            </w:pPr>
            <w:ins w:id="14" w:author="Etion Pinari [2]" w:date="2020-12-06T20:16:00Z">
              <w:r w:rsidRPr="0046184F">
                <w:rPr>
                  <w:rPrChange w:id="15" w:author="Etion Pinari [2]" w:date="2020-12-06T20:18:00Z">
                    <w:rPr>
                      <w:rStyle w:val="Enfasidelicata"/>
                      <w:rFonts w:ascii="Bell MT" w:hAnsi="Bell MT"/>
                      <w:i w:val="0"/>
                      <w:iCs w:val="0"/>
                      <w:sz w:val="24"/>
                      <w:szCs w:val="24"/>
                    </w:rPr>
                  </w:rPrChange>
                </w:rPr>
                <w:t xml:space="preserve">Anyone who wants to book a visit to </w:t>
              </w:r>
            </w:ins>
            <w:ins w:id="16" w:author="Etion Pinari [2]" w:date="2020-12-06T20:18:00Z">
              <w:r>
                <w:t>any</w:t>
              </w:r>
            </w:ins>
            <w:ins w:id="17" w:author="Etion Pinari [2]" w:date="2020-12-06T20:16:00Z">
              <w:r w:rsidRPr="0046184F">
                <w:rPr>
                  <w:rPrChange w:id="18" w:author="Etion Pinari [2]" w:date="2020-12-06T20:18:00Z">
                    <w:rPr>
                      <w:rStyle w:val="Enfasidelicata"/>
                      <w:rFonts w:ascii="Bell MT" w:hAnsi="Bell MT"/>
                      <w:i w:val="0"/>
                      <w:iCs w:val="0"/>
                      <w:sz w:val="24"/>
                      <w:szCs w:val="24"/>
                    </w:rPr>
                  </w:rPrChange>
                </w:rPr>
                <w:t xml:space="preserve"> store</w:t>
              </w:r>
            </w:ins>
            <w:ins w:id="19" w:author="Etion Pinari [2]" w:date="2020-12-06T20:18:00Z">
              <w:r>
                <w:t xml:space="preserve"> </w:t>
              </w:r>
            </w:ins>
            <w:ins w:id="20" w:author="Etion Pinari [2]" w:date="2020-12-06T20:16:00Z">
              <w:r w:rsidRPr="0046184F">
                <w:rPr>
                  <w:rPrChange w:id="21" w:author="Etion Pinari [2]" w:date="2020-12-06T20:18:00Z">
                    <w:rPr>
                      <w:rStyle w:val="Enfasidelicata"/>
                      <w:rFonts w:ascii="Bell MT" w:hAnsi="Bell MT"/>
                      <w:i w:val="0"/>
                      <w:iCs w:val="0"/>
                      <w:sz w:val="24"/>
                      <w:szCs w:val="24"/>
                    </w:rPr>
                  </w:rPrChange>
                </w:rPr>
                <w:t>should decide their desired time to go.</w:t>
              </w:r>
            </w:ins>
          </w:p>
        </w:tc>
      </w:tr>
      <w:tr w:rsidR="00073837" w14:paraId="68C64992" w14:textId="77777777" w:rsidTr="00D25FDB">
        <w:tblPrEx>
          <w:tblW w:w="0" w:type="auto"/>
          <w:tblInd w:w="720" w:type="dxa"/>
          <w:tblLayout w:type="fixed"/>
          <w:tblLook w:val="06A0" w:firstRow="1" w:lastRow="0" w:firstColumn="1" w:lastColumn="0" w:noHBand="1" w:noVBand="1"/>
          <w:tblPrExChange w:id="22" w:author="Cristian Sbrolli" w:date="2020-12-04T22:21:00Z">
            <w:tblPrEx>
              <w:tblW w:w="0" w:type="auto"/>
              <w:tblInd w:w="720" w:type="dxa"/>
              <w:tblLayout w:type="fixed"/>
              <w:tblLook w:val="06A0" w:firstRow="1" w:lastRow="0" w:firstColumn="1" w:lastColumn="0" w:noHBand="1" w:noVBand="1"/>
            </w:tblPrEx>
          </w:tblPrExChange>
        </w:tblPrEx>
        <w:tc>
          <w:tcPr>
            <w:tcW w:w="840" w:type="dxa"/>
            <w:tcPrChange w:id="23" w:author="Cristian Sbrolli" w:date="2020-12-04T22:21:00Z">
              <w:tcPr>
                <w:tcW w:w="840" w:type="dxa"/>
              </w:tcPr>
            </w:tcPrChange>
          </w:tcPr>
          <w:p w14:paraId="24AEF99E" w14:textId="267A876E" w:rsidR="00073837" w:rsidRPr="0046184F" w:rsidDel="00073837" w:rsidRDefault="00073837" w:rsidP="00073837">
            <w:pPr>
              <w:rPr>
                <w:ins w:id="24" w:author="Cristian Sbrolli" w:date="2020-12-04T22:21:00Z"/>
                <w:del w:id="25" w:author="Etion Pinari [2]" w:date="2020-12-06T12:22:00Z"/>
                <w:rPrChange w:id="26" w:author="Etion Pinari [2]" w:date="2020-12-06T20:18:00Z">
                  <w:rPr>
                    <w:ins w:id="27" w:author="Cristian Sbrolli" w:date="2020-12-04T22:21:00Z"/>
                    <w:del w:id="28" w:author="Etion Pinari [2]" w:date="2020-12-06T12:22:00Z"/>
                    <w:rStyle w:val="Enfasidelicata"/>
                    <w:rFonts w:ascii="Bell MT" w:hAnsi="Bell MT"/>
                    <w:i w:val="0"/>
                    <w:iCs w:val="0"/>
                    <w:sz w:val="24"/>
                    <w:szCs w:val="24"/>
                  </w:rPr>
                </w:rPrChange>
              </w:rPr>
            </w:pPr>
            <w:ins w:id="29" w:author="Etion Pinari [2]" w:date="2020-12-06T12:23:00Z">
              <w:r w:rsidRPr="0046184F">
                <w:rPr>
                  <w:rPrChange w:id="30" w:author="Etion Pinari [2]" w:date="2020-12-06T20:18:00Z">
                    <w:rPr>
                      <w:rStyle w:val="Enfasidelicata"/>
                      <w:rFonts w:ascii="Bell MT" w:hAnsi="Bell MT"/>
                      <w:i w:val="0"/>
                      <w:iCs w:val="0"/>
                      <w:sz w:val="24"/>
                      <w:szCs w:val="24"/>
                    </w:rPr>
                  </w:rPrChange>
                </w:rPr>
                <w:t>G7</w:t>
              </w:r>
            </w:ins>
            <w:del w:id="31" w:author="Etion Pinari [2]" w:date="2020-12-06T12:22:00Z">
              <w:r w:rsidRPr="0046184F" w:rsidDel="00073837">
                <w:rPr>
                  <w:rPrChange w:id="32" w:author="Etion Pinari [2]" w:date="2020-12-06T20:18:00Z">
                    <w:rPr>
                      <w:rStyle w:val="Enfasidelicata"/>
                      <w:rFonts w:ascii="Bell MT" w:hAnsi="Bell MT"/>
                      <w:i w:val="0"/>
                      <w:iCs w:val="0"/>
                      <w:sz w:val="24"/>
                      <w:szCs w:val="24"/>
                    </w:rPr>
                  </w:rPrChange>
                </w:rPr>
                <w:delText>G6</w:delText>
              </w:r>
            </w:del>
          </w:p>
          <w:p w14:paraId="01C5DC63" w14:textId="582FF017" w:rsidR="00073837" w:rsidRPr="0046184F" w:rsidRDefault="00073837" w:rsidP="00073837">
            <w:pPr>
              <w:rPr>
                <w:rPrChange w:id="33" w:author="Etion Pinari [2]" w:date="2020-12-06T20:18:00Z">
                  <w:rPr>
                    <w:rStyle w:val="Enfasidelicata"/>
                    <w:rFonts w:ascii="Bell MT" w:hAnsi="Bell MT"/>
                    <w:i w:val="0"/>
                    <w:iCs w:val="0"/>
                    <w:sz w:val="24"/>
                    <w:szCs w:val="24"/>
                  </w:rPr>
                </w:rPrChange>
              </w:rPr>
            </w:pPr>
          </w:p>
        </w:tc>
        <w:tc>
          <w:tcPr>
            <w:tcW w:w="8400" w:type="dxa"/>
            <w:tcPrChange w:id="34" w:author="Cristian Sbrolli" w:date="2020-12-04T22:21:00Z">
              <w:tcPr>
                <w:tcW w:w="8400" w:type="dxa"/>
              </w:tcPr>
            </w:tcPrChange>
          </w:tcPr>
          <w:p w14:paraId="2493F6D5" w14:textId="3CCFFA4B" w:rsidR="0046184F" w:rsidRPr="0046184F" w:rsidRDefault="00073837">
            <w:pPr>
              <w:tabs>
                <w:tab w:val="left" w:pos="6375"/>
              </w:tabs>
              <w:rPr>
                <w:rPrChange w:id="35" w:author="Etion Pinari [2]" w:date="2020-12-06T20:18:00Z">
                  <w:rPr>
                    <w:rStyle w:val="Enfasidelicata"/>
                    <w:rFonts w:ascii="Bell MT" w:hAnsi="Bell MT"/>
                    <w:i w:val="0"/>
                    <w:iCs w:val="0"/>
                    <w:sz w:val="24"/>
                    <w:szCs w:val="24"/>
                  </w:rPr>
                </w:rPrChange>
              </w:rPr>
              <w:pPrChange w:id="36" w:author="Unknown" w:date="2020-12-06T12:22:00Z">
                <w:pPr/>
              </w:pPrChange>
            </w:pPr>
            <w:del w:id="37" w:author="Etion Pinari [2]" w:date="2020-12-06T12:22:00Z">
              <w:r w:rsidRPr="0046184F" w:rsidDel="00073837">
                <w:rPr>
                  <w:rPrChange w:id="38" w:author="Etion Pinari [2]" w:date="2020-12-06T20:18:00Z">
                    <w:rPr>
                      <w:rStyle w:val="Enfasidelicata"/>
                      <w:rFonts w:ascii="Bell MT" w:hAnsi="Bell MT"/>
                      <w:i w:val="0"/>
                      <w:iCs w:val="0"/>
                      <w:sz w:val="24"/>
                      <w:szCs w:val="24"/>
                    </w:rPr>
                  </w:rPrChange>
                </w:rPr>
                <w:delText xml:space="preserve">Anyone </w:delText>
              </w:r>
            </w:del>
            <w:ins w:id="39" w:author="Cristian Sbrolli" w:date="2020-12-04T22:14:00Z">
              <w:del w:id="40" w:author="Etion Pinari [2]" w:date="2020-12-06T12:20:00Z">
                <w:r w:rsidRPr="0046184F" w:rsidDel="00476A43">
                  <w:rPr>
                    <w:rPrChange w:id="41" w:author="Etion Pinari [2]" w:date="2020-12-06T20:18:00Z">
                      <w:rPr>
                        <w:rStyle w:val="Enfasidelicata"/>
                        <w:rFonts w:ascii="Bell MT" w:hAnsi="Bell MT"/>
                        <w:i w:val="0"/>
                        <w:iCs w:val="0"/>
                        <w:sz w:val="24"/>
                        <w:szCs w:val="24"/>
                      </w:rPr>
                    </w:rPrChange>
                  </w:rPr>
                  <w:delText>Users</w:delText>
                </w:r>
              </w:del>
              <w:del w:id="42" w:author="Etion Pinari [2]" w:date="2020-12-06T12:22:00Z">
                <w:r w:rsidRPr="0046184F" w:rsidDel="00073837">
                  <w:rPr>
                    <w:rPrChange w:id="43" w:author="Etion Pinari [2]" w:date="2020-12-06T20:18:00Z">
                      <w:rPr>
                        <w:rStyle w:val="Enfasidelicata"/>
                        <w:rFonts w:ascii="Bell MT" w:hAnsi="Bell MT"/>
                        <w:i w:val="0"/>
                        <w:iCs w:val="0"/>
                        <w:sz w:val="24"/>
                        <w:szCs w:val="24"/>
                      </w:rPr>
                    </w:rPrChange>
                  </w:rPr>
                  <w:delText xml:space="preserve"> </w:delText>
                </w:r>
              </w:del>
            </w:ins>
            <w:del w:id="44" w:author="Etion Pinari [2]" w:date="2020-12-06T12:22:00Z">
              <w:r w:rsidRPr="0046184F" w:rsidDel="00073837">
                <w:rPr>
                  <w:rPrChange w:id="45" w:author="Etion Pinari [2]" w:date="2020-12-06T20:18:00Z">
                    <w:rPr>
                      <w:rStyle w:val="Enfasidelicata"/>
                      <w:rFonts w:ascii="Bell MT" w:hAnsi="Bell MT"/>
                      <w:i w:val="0"/>
                      <w:iCs w:val="0"/>
                      <w:sz w:val="24"/>
                      <w:szCs w:val="24"/>
                    </w:rPr>
                  </w:rPrChange>
                </w:rPr>
                <w:delText>who</w:delText>
              </w:r>
            </w:del>
            <w:ins w:id="46" w:author="Cristian Sbrolli" w:date="2020-12-04T22:30:00Z">
              <w:del w:id="47" w:author="Etion Pinari [2]" w:date="2020-12-06T12:22:00Z">
                <w:r w:rsidRPr="0046184F" w:rsidDel="00073837">
                  <w:rPr>
                    <w:rPrChange w:id="48" w:author="Etion Pinari [2]" w:date="2020-12-06T20:18:00Z">
                      <w:rPr>
                        <w:rStyle w:val="Enfasidelicata"/>
                        <w:rFonts w:ascii="Bell MT" w:hAnsi="Bell MT"/>
                        <w:i w:val="0"/>
                        <w:iCs w:val="0"/>
                        <w:sz w:val="24"/>
                        <w:szCs w:val="24"/>
                      </w:rPr>
                    </w:rPrChange>
                  </w:rPr>
                  <w:delText>that</w:delText>
                </w:r>
              </w:del>
            </w:ins>
            <w:del w:id="49" w:author="Etion Pinari [2]" w:date="2020-12-06T12:22:00Z">
              <w:r w:rsidRPr="0046184F" w:rsidDel="00073837">
                <w:rPr>
                  <w:rPrChange w:id="50" w:author="Etion Pinari [2]" w:date="2020-12-06T20:18:00Z">
                    <w:rPr>
                      <w:rStyle w:val="Enfasidelicata"/>
                      <w:rFonts w:ascii="Bell MT" w:hAnsi="Bell MT"/>
                      <w:i w:val="0"/>
                      <w:iCs w:val="0"/>
                      <w:sz w:val="24"/>
                      <w:szCs w:val="24"/>
                    </w:rPr>
                  </w:rPrChange>
                </w:rPr>
                <w:delText xml:space="preserve"> want</w:delText>
              </w:r>
            </w:del>
            <w:del w:id="51" w:author="Etion Pinari [2]" w:date="2020-12-06T12:20:00Z">
              <w:r w:rsidRPr="0046184F" w:rsidDel="00476A43">
                <w:rPr>
                  <w:rPrChange w:id="52" w:author="Etion Pinari [2]" w:date="2020-12-06T20:18:00Z">
                    <w:rPr>
                      <w:rStyle w:val="Enfasidelicata"/>
                      <w:rFonts w:ascii="Bell MT" w:hAnsi="Bell MT"/>
                      <w:i w:val="0"/>
                      <w:iCs w:val="0"/>
                      <w:sz w:val="24"/>
                      <w:szCs w:val="24"/>
                    </w:rPr>
                  </w:rPrChange>
                </w:rPr>
                <w:delText>s</w:delText>
              </w:r>
            </w:del>
            <w:del w:id="53" w:author="Etion Pinari [2]" w:date="2020-12-06T12:22:00Z">
              <w:r w:rsidRPr="0046184F" w:rsidDel="00073837">
                <w:rPr>
                  <w:rPrChange w:id="54" w:author="Etion Pinari [2]" w:date="2020-12-06T20:18:00Z">
                    <w:rPr>
                      <w:rStyle w:val="Enfasidelicata"/>
                      <w:rFonts w:ascii="Bell MT" w:hAnsi="Bell MT"/>
                      <w:i w:val="0"/>
                      <w:iCs w:val="0"/>
                      <w:sz w:val="24"/>
                      <w:szCs w:val="24"/>
                    </w:rPr>
                  </w:rPrChange>
                </w:rPr>
                <w:delText xml:space="preserve"> to book a visit to </w:delText>
              </w:r>
            </w:del>
            <w:ins w:id="55" w:author="Cristian Sbrolli" w:date="2020-12-04T22:22:00Z">
              <w:del w:id="56" w:author="Etion Pinari [2]" w:date="2020-12-06T12:22:00Z">
                <w:r w:rsidRPr="0046184F" w:rsidDel="00073837">
                  <w:rPr>
                    <w:rPrChange w:id="57" w:author="Etion Pinari [2]" w:date="2020-12-06T20:18:00Z">
                      <w:rPr>
                        <w:rStyle w:val="Enfasidelicata"/>
                        <w:rFonts w:ascii="Bell MT" w:hAnsi="Bell MT"/>
                        <w:i w:val="0"/>
                        <w:iCs w:val="0"/>
                        <w:sz w:val="24"/>
                        <w:szCs w:val="24"/>
                      </w:rPr>
                    </w:rPrChange>
                  </w:rPr>
                  <w:delText>a store through the app</w:delText>
                </w:r>
              </w:del>
            </w:ins>
            <w:del w:id="58" w:author="Etion Pinari [2]" w:date="2020-12-06T12:22:00Z">
              <w:r w:rsidRPr="0046184F" w:rsidDel="00073837">
                <w:rPr>
                  <w:rPrChange w:id="59" w:author="Etion Pinari [2]" w:date="2020-12-06T20:18:00Z">
                    <w:rPr>
                      <w:rStyle w:val="Enfasidelicata"/>
                      <w:rFonts w:ascii="Bell MT" w:hAnsi="Bell MT"/>
                      <w:i w:val="0"/>
                      <w:iCs w:val="0"/>
                      <w:sz w:val="24"/>
                      <w:szCs w:val="24"/>
                    </w:rPr>
                  </w:rPrChange>
                </w:rPr>
                <w:delText>the stores should decide their desired time to go</w:delText>
              </w:r>
            </w:del>
            <w:ins w:id="60" w:author="Cristian Sbrolli" w:date="2020-12-04T22:16:00Z">
              <w:del w:id="61" w:author="Etion Pinari [2]" w:date="2020-12-06T12:22:00Z">
                <w:r w:rsidRPr="0046184F" w:rsidDel="00073837">
                  <w:rPr>
                    <w:rPrChange w:id="62" w:author="Etion Pinari [2]" w:date="2020-12-06T20:18:00Z">
                      <w:rPr>
                        <w:rStyle w:val="Enfasidelicata"/>
                        <w:rFonts w:ascii="Bell MT" w:hAnsi="Bell MT"/>
                        <w:i w:val="0"/>
                        <w:iCs w:val="0"/>
                        <w:sz w:val="24"/>
                        <w:szCs w:val="24"/>
                      </w:rPr>
                    </w:rPrChange>
                  </w:rPr>
                  <w:delText xml:space="preserve"> shopping</w:delText>
                </w:r>
              </w:del>
            </w:ins>
            <w:ins w:id="63" w:author="Cristian Sbrolli" w:date="2020-12-04T22:17:00Z">
              <w:del w:id="64" w:author="Etion Pinari [2]" w:date="2020-12-06T12:22:00Z">
                <w:r w:rsidRPr="0046184F" w:rsidDel="00073837">
                  <w:rPr>
                    <w:rPrChange w:id="65" w:author="Etion Pinari [2]" w:date="2020-12-06T20:18:00Z">
                      <w:rPr>
                        <w:rStyle w:val="Enfasidelicata"/>
                        <w:rFonts w:ascii="Bell MT" w:hAnsi="Bell MT"/>
                        <w:i w:val="0"/>
                        <w:iCs w:val="0"/>
                        <w:sz w:val="24"/>
                        <w:szCs w:val="24"/>
                      </w:rPr>
                    </w:rPrChange>
                  </w:rPr>
                  <w:delText xml:space="preserve"> among available time slots</w:delText>
                </w:r>
              </w:del>
            </w:ins>
            <w:del w:id="66" w:author="Etion Pinari [2]" w:date="2020-12-06T12:22:00Z">
              <w:r w:rsidRPr="0046184F" w:rsidDel="00073837">
                <w:rPr>
                  <w:rPrChange w:id="67" w:author="Etion Pinari [2]" w:date="2020-12-06T20:18:00Z">
                    <w:rPr>
                      <w:rStyle w:val="Enfasidelicata"/>
                      <w:rFonts w:ascii="Bell MT" w:hAnsi="Bell MT"/>
                      <w:i w:val="0"/>
                      <w:iCs w:val="0"/>
                      <w:sz w:val="24"/>
                      <w:szCs w:val="24"/>
                    </w:rPr>
                  </w:rPrChange>
                </w:rPr>
                <w:delText>.</w:delText>
              </w:r>
            </w:del>
            <w:ins w:id="68" w:author="Etion Pinari [2]" w:date="2020-12-06T20:16:00Z">
              <w:r w:rsidR="0046184F" w:rsidRPr="0046184F">
                <w:rPr>
                  <w:rPrChange w:id="69" w:author="Etion Pinari [2]" w:date="2020-12-06T20:18:00Z">
                    <w:rPr>
                      <w:rStyle w:val="Enfasidelicata"/>
                      <w:rFonts w:ascii="Bell MT" w:hAnsi="Bell MT"/>
                      <w:i w:val="0"/>
                      <w:iCs w:val="0"/>
                      <w:sz w:val="24"/>
                      <w:szCs w:val="24"/>
                    </w:rPr>
                  </w:rPrChange>
                </w:rPr>
                <w:t>Anyone who wants to go in any store should not need to stand in queue in front of it.</w:t>
              </w:r>
            </w:ins>
          </w:p>
        </w:tc>
      </w:tr>
      <w:tr w:rsidR="00073837" w:rsidDel="00073837" w14:paraId="7D0CDF00" w14:textId="32CA547D" w:rsidTr="00073837">
        <w:tblPrEx>
          <w:tblW w:w="0" w:type="auto"/>
          <w:tblInd w:w="720" w:type="dxa"/>
          <w:tblLayout w:type="fixed"/>
          <w:tblLook w:val="06A0" w:firstRow="1" w:lastRow="0" w:firstColumn="1" w:lastColumn="0" w:noHBand="1" w:noVBand="1"/>
          <w:tblPrExChange w:id="70" w:author="Etion Pinari [2]" w:date="2020-12-06T12:22:00Z">
            <w:tblPrEx>
              <w:tblW w:w="0" w:type="auto"/>
              <w:tblInd w:w="720" w:type="dxa"/>
              <w:tblLayout w:type="fixed"/>
              <w:tblLook w:val="06A0" w:firstRow="1" w:lastRow="0" w:firstColumn="1" w:lastColumn="0" w:noHBand="1" w:noVBand="1"/>
            </w:tblPrEx>
          </w:tblPrExChange>
        </w:tblPrEx>
        <w:trPr>
          <w:trHeight w:val="571"/>
          <w:del w:id="71" w:author="Etion Pinari [2]" w:date="2020-12-06T12:22:00Z"/>
        </w:trPr>
        <w:tc>
          <w:tcPr>
            <w:tcW w:w="840" w:type="dxa"/>
            <w:tcPrChange w:id="72" w:author="Etion Pinari [2]" w:date="2020-12-06T12:22:00Z">
              <w:tcPr>
                <w:tcW w:w="840" w:type="dxa"/>
              </w:tcPr>
            </w:tcPrChange>
          </w:tcPr>
          <w:p w14:paraId="2BF0FCD0" w14:textId="65E72180" w:rsidR="00073837" w:rsidDel="00073837" w:rsidRDefault="00073837" w:rsidP="00073837">
            <w:pPr>
              <w:rPr>
                <w:ins w:id="73" w:author="Cristian Sbrolli" w:date="2020-12-04T22:26:00Z"/>
                <w:del w:id="74" w:author="Etion Pinari [2]" w:date="2020-12-06T12:22:00Z"/>
                <w:rStyle w:val="Enfasidelicata"/>
                <w:rFonts w:ascii="Bell MT" w:hAnsi="Bell MT"/>
                <w:i w:val="0"/>
                <w:iCs w:val="0"/>
                <w:sz w:val="24"/>
                <w:szCs w:val="24"/>
              </w:rPr>
            </w:pPr>
            <w:del w:id="75" w:author="Etion Pinari [2]" w:date="2020-12-06T12:22:00Z">
              <w:r w:rsidRPr="00D01022" w:rsidDel="00073837">
                <w:rPr>
                  <w:rStyle w:val="Enfasidelicata"/>
                  <w:rFonts w:ascii="Bell MT" w:hAnsi="Bell MT"/>
                  <w:i w:val="0"/>
                  <w:iCs w:val="0"/>
                  <w:sz w:val="24"/>
                  <w:szCs w:val="24"/>
                </w:rPr>
                <w:delText>G</w:delText>
              </w:r>
              <w:r w:rsidDel="00073837">
                <w:rPr>
                  <w:rStyle w:val="Enfasidelicata"/>
                  <w:rFonts w:ascii="Bell MT" w:hAnsi="Bell MT"/>
                  <w:i w:val="0"/>
                  <w:iCs w:val="0"/>
                  <w:sz w:val="24"/>
                  <w:szCs w:val="24"/>
                </w:rPr>
                <w:delText>7</w:delText>
              </w:r>
            </w:del>
          </w:p>
          <w:p w14:paraId="6F53C285" w14:textId="6EFD2315" w:rsidR="00073837" w:rsidDel="00073837" w:rsidRDefault="00073837" w:rsidP="00073837">
            <w:pPr>
              <w:rPr>
                <w:ins w:id="76" w:author="Cristian Sbrolli" w:date="2020-12-04T22:26:00Z"/>
                <w:del w:id="77" w:author="Etion Pinari [2]" w:date="2020-12-06T12:22:00Z"/>
                <w:rStyle w:val="Enfasidelicata"/>
                <w:rFonts w:ascii="Bell MT" w:hAnsi="Bell MT"/>
                <w:i w:val="0"/>
                <w:iCs w:val="0"/>
                <w:sz w:val="24"/>
                <w:szCs w:val="24"/>
              </w:rPr>
            </w:pPr>
          </w:p>
          <w:p w14:paraId="562F0AA6" w14:textId="0037D8F0" w:rsidR="00073837" w:rsidDel="00073837" w:rsidRDefault="00073837" w:rsidP="00073837">
            <w:pPr>
              <w:rPr>
                <w:ins w:id="78" w:author="Cristian Sbrolli" w:date="2020-12-04T22:27:00Z"/>
                <w:del w:id="79" w:author="Etion Pinari [2]" w:date="2020-12-06T12:22:00Z"/>
                <w:rStyle w:val="Enfasidelicata"/>
                <w:rFonts w:ascii="Bell MT" w:hAnsi="Bell MT"/>
                <w:i w:val="0"/>
                <w:iCs w:val="0"/>
                <w:sz w:val="24"/>
                <w:szCs w:val="24"/>
              </w:rPr>
            </w:pPr>
          </w:p>
          <w:p w14:paraId="34648B17" w14:textId="603EEE64" w:rsidR="00073837" w:rsidRPr="00A61D2A" w:rsidDel="00073837" w:rsidRDefault="00073837" w:rsidP="00073837">
            <w:pPr>
              <w:rPr>
                <w:del w:id="80" w:author="Etion Pinari [2]" w:date="2020-12-06T12:22:00Z"/>
                <w:rStyle w:val="Enfasidelicata"/>
                <w:rFonts w:ascii="Bell MT" w:hAnsi="Bell MT"/>
                <w:i w:val="0"/>
                <w:iCs w:val="0"/>
                <w:sz w:val="22"/>
                <w:szCs w:val="22"/>
                <w:rPrChange w:id="81" w:author="Cristian Sbrolli" w:date="2020-12-04T22:27:00Z">
                  <w:rPr>
                    <w:del w:id="82" w:author="Etion Pinari [2]" w:date="2020-12-06T12:22:00Z"/>
                    <w:rStyle w:val="Enfasidelicata"/>
                    <w:rFonts w:ascii="Bell MT" w:hAnsi="Bell MT"/>
                    <w:i w:val="0"/>
                    <w:iCs w:val="0"/>
                    <w:sz w:val="24"/>
                    <w:szCs w:val="24"/>
                  </w:rPr>
                </w:rPrChange>
              </w:rPr>
            </w:pPr>
            <w:ins w:id="83" w:author="Cristian Sbrolli" w:date="2020-12-04T22:27:00Z">
              <w:del w:id="84" w:author="Etion Pinari [2]" w:date="2020-12-06T12:22:00Z">
                <w:r w:rsidDel="00073837">
                  <w:rPr>
                    <w:rStyle w:val="Enfasidelicata"/>
                    <w:rFonts w:ascii="Bell MT" w:hAnsi="Bell MT"/>
                    <w:i w:val="0"/>
                    <w:iCs w:val="0"/>
                    <w:sz w:val="24"/>
                    <w:szCs w:val="24"/>
                  </w:rPr>
                  <w:delText xml:space="preserve">  </w:delText>
                </w:r>
              </w:del>
              <w:del w:id="85" w:author="Etion Pinari [2]" w:date="2020-12-06T12:21:00Z">
                <w:r w:rsidDel="00073837">
                  <w:rPr>
                    <w:rStyle w:val="Enfasidelicata"/>
                    <w:rFonts w:ascii="Bell MT" w:hAnsi="Bell MT"/>
                    <w:i w:val="0"/>
                    <w:iCs w:val="0"/>
                    <w:sz w:val="24"/>
                    <w:szCs w:val="24"/>
                  </w:rPr>
                  <w:delText xml:space="preserve"> </w:delText>
                </w:r>
                <w:r w:rsidDel="00073837">
                  <w:rPr>
                    <w:rStyle w:val="Enfasidelicata"/>
                    <w:rFonts w:ascii="Bell MT" w:hAnsi="Bell MT"/>
                    <w:i w:val="0"/>
                    <w:iCs w:val="0"/>
                    <w:sz w:val="22"/>
                    <w:szCs w:val="22"/>
                  </w:rPr>
                  <w:delText>G7.1</w:delText>
                </w:r>
              </w:del>
            </w:ins>
          </w:p>
        </w:tc>
        <w:tc>
          <w:tcPr>
            <w:tcW w:w="8400" w:type="dxa"/>
            <w:tcPrChange w:id="86" w:author="Etion Pinari [2]" w:date="2020-12-06T12:22:00Z">
              <w:tcPr>
                <w:tcW w:w="8400" w:type="dxa"/>
              </w:tcPr>
            </w:tcPrChange>
          </w:tcPr>
          <w:p w14:paraId="4104AFD9" w14:textId="3870568A" w:rsidR="00073837" w:rsidDel="00073837" w:rsidRDefault="00073837" w:rsidP="00073837">
            <w:pPr>
              <w:rPr>
                <w:ins w:id="87" w:author="Cristian Sbrolli" w:date="2020-12-04T22:27:00Z"/>
                <w:del w:id="88" w:author="Etion Pinari [2]" w:date="2020-12-06T12:21:00Z"/>
                <w:rStyle w:val="Enfasidelicata"/>
                <w:rFonts w:ascii="Bell MT" w:hAnsi="Bell MT"/>
                <w:i w:val="0"/>
                <w:iCs w:val="0"/>
                <w:sz w:val="24"/>
                <w:szCs w:val="24"/>
              </w:rPr>
            </w:pPr>
            <w:del w:id="89" w:author="Etion Pinari [2]" w:date="2020-12-06T12:20:00Z">
              <w:r w:rsidRPr="00D01022" w:rsidDel="00476A43">
                <w:rPr>
                  <w:rStyle w:val="Enfasidelicata"/>
                  <w:rFonts w:ascii="Bell MT" w:hAnsi="Bell MT"/>
                  <w:i w:val="0"/>
                  <w:iCs w:val="0"/>
                  <w:sz w:val="24"/>
                  <w:szCs w:val="24"/>
                </w:rPr>
                <w:delText xml:space="preserve">Anyone </w:delText>
              </w:r>
            </w:del>
            <w:ins w:id="90" w:author="Cristian Sbrolli" w:date="2020-12-04T22:14:00Z">
              <w:del w:id="91" w:author="Etion Pinari [2]" w:date="2020-12-06T12:20:00Z">
                <w:r w:rsidDel="00476A43">
                  <w:rPr>
                    <w:rStyle w:val="Enfasidelicata"/>
                    <w:rFonts w:ascii="Bell MT" w:hAnsi="Bell MT"/>
                    <w:i w:val="0"/>
                    <w:iCs w:val="0"/>
                    <w:sz w:val="24"/>
                    <w:szCs w:val="24"/>
                  </w:rPr>
                  <w:delText>Users</w:delText>
                </w:r>
              </w:del>
              <w:del w:id="92" w:author="Etion Pinari [2]" w:date="2020-12-06T12:22:00Z">
                <w:r w:rsidRPr="00D01022" w:rsidDel="00073837">
                  <w:rPr>
                    <w:rStyle w:val="Enfasidelicata"/>
                    <w:rFonts w:ascii="Bell MT" w:hAnsi="Bell MT"/>
                    <w:i w:val="0"/>
                    <w:iCs w:val="0"/>
                    <w:sz w:val="24"/>
                    <w:szCs w:val="24"/>
                  </w:rPr>
                  <w:delText xml:space="preserve"> </w:delText>
                </w:r>
              </w:del>
            </w:ins>
            <w:del w:id="93" w:author="Etion Pinari [2]" w:date="2020-12-06T12:22:00Z">
              <w:r w:rsidRPr="00D01022" w:rsidDel="00073837">
                <w:rPr>
                  <w:rStyle w:val="Enfasidelicata"/>
                  <w:rFonts w:ascii="Bell MT" w:hAnsi="Bell MT"/>
                  <w:i w:val="0"/>
                  <w:iCs w:val="0"/>
                  <w:sz w:val="24"/>
                  <w:szCs w:val="24"/>
                </w:rPr>
                <w:delText>who</w:delText>
              </w:r>
            </w:del>
            <w:ins w:id="94" w:author="Cristian Sbrolli" w:date="2020-12-04T22:29:00Z">
              <w:del w:id="95" w:author="Etion Pinari [2]" w:date="2020-12-06T12:22:00Z">
                <w:r w:rsidDel="00073837">
                  <w:rPr>
                    <w:rStyle w:val="Enfasidelicata"/>
                    <w:rFonts w:ascii="Bell MT" w:hAnsi="Bell MT"/>
                    <w:i w:val="0"/>
                    <w:iCs w:val="0"/>
                    <w:sz w:val="24"/>
                    <w:szCs w:val="24"/>
                  </w:rPr>
                  <w:delText>that</w:delText>
                </w:r>
              </w:del>
            </w:ins>
            <w:del w:id="96" w:author="Etion Pinari [2]" w:date="2020-12-06T12:22:00Z">
              <w:r w:rsidRPr="00D01022" w:rsidDel="00073837">
                <w:rPr>
                  <w:rStyle w:val="Enfasidelicata"/>
                  <w:rFonts w:ascii="Bell MT" w:hAnsi="Bell MT"/>
                  <w:i w:val="0"/>
                  <w:iCs w:val="0"/>
                  <w:sz w:val="24"/>
                  <w:szCs w:val="24"/>
                </w:rPr>
                <w:delText xml:space="preserve"> </w:delText>
              </w:r>
            </w:del>
            <w:ins w:id="97" w:author="Cristian Sbrolli" w:date="2020-12-04T22:25:00Z">
              <w:del w:id="98" w:author="Etion Pinari [2]" w:date="2020-12-06T12:22:00Z">
                <w:r w:rsidDel="00073837">
                  <w:rPr>
                    <w:rStyle w:val="Enfasidelicata"/>
                    <w:rFonts w:ascii="Bell MT" w:hAnsi="Bell MT"/>
                    <w:i w:val="0"/>
                    <w:iCs w:val="0"/>
                    <w:sz w:val="24"/>
                    <w:szCs w:val="24"/>
                  </w:rPr>
                  <w:delText>line</w:delText>
                </w:r>
              </w:del>
              <w:del w:id="99" w:author="Etion Pinari [2]" w:date="2020-12-06T12:20:00Z">
                <w:r w:rsidDel="00476A43">
                  <w:rPr>
                    <w:rStyle w:val="Enfasidelicata"/>
                    <w:rFonts w:ascii="Bell MT" w:hAnsi="Bell MT"/>
                    <w:i w:val="0"/>
                    <w:iCs w:val="0"/>
                    <w:sz w:val="24"/>
                    <w:szCs w:val="24"/>
                  </w:rPr>
                  <w:delText>s</w:delText>
                </w:r>
              </w:del>
              <w:del w:id="100" w:author="Etion Pinari [2]" w:date="2020-12-06T12:22:00Z">
                <w:r w:rsidDel="00073837">
                  <w:rPr>
                    <w:rStyle w:val="Enfasidelicata"/>
                    <w:rFonts w:ascii="Bell MT" w:hAnsi="Bell MT"/>
                    <w:i w:val="0"/>
                    <w:iCs w:val="0"/>
                    <w:sz w:val="24"/>
                    <w:szCs w:val="24"/>
                  </w:rPr>
                  <w:delText xml:space="preserve"> up through the app</w:delText>
                </w:r>
              </w:del>
            </w:ins>
            <w:del w:id="101" w:author="Etion Pinari [2]" w:date="2020-12-06T12:22:00Z">
              <w:r w:rsidRPr="00D01022" w:rsidDel="00073837">
                <w:rPr>
                  <w:rStyle w:val="Enfasidelicata"/>
                  <w:rFonts w:ascii="Bell MT" w:hAnsi="Bell MT"/>
                  <w:i w:val="0"/>
                  <w:iCs w:val="0"/>
                  <w:sz w:val="24"/>
                  <w:szCs w:val="24"/>
                </w:rPr>
                <w:delText xml:space="preserve">wants to go in any store should not need to stand in queue in front of </w:delText>
              </w:r>
              <w:r w:rsidDel="00073837">
                <w:rPr>
                  <w:rStyle w:val="Enfasidelicata"/>
                  <w:rFonts w:ascii="Bell MT" w:hAnsi="Bell MT"/>
                  <w:i w:val="0"/>
                  <w:iCs w:val="0"/>
                  <w:sz w:val="24"/>
                  <w:szCs w:val="24"/>
                </w:rPr>
                <w:delText>the store</w:delText>
              </w:r>
              <w:r w:rsidRPr="00D01022" w:rsidDel="00073837">
                <w:rPr>
                  <w:rStyle w:val="Enfasidelicata"/>
                  <w:rFonts w:ascii="Bell MT" w:hAnsi="Bell MT"/>
                  <w:i w:val="0"/>
                  <w:iCs w:val="0"/>
                  <w:sz w:val="24"/>
                  <w:szCs w:val="24"/>
                </w:rPr>
                <w:delText>.</w:delText>
              </w:r>
            </w:del>
            <w:ins w:id="102" w:author="Cristian Sbrolli" w:date="2020-12-04T22:25:00Z">
              <w:del w:id="103" w:author="Etion Pinari [2]" w:date="2020-12-06T12:22:00Z">
                <w:r w:rsidDel="00073837">
                  <w:rPr>
                    <w:rStyle w:val="Enfasidelicata"/>
                    <w:rFonts w:ascii="Bell MT" w:hAnsi="Bell MT"/>
                    <w:i w:val="0"/>
                    <w:iCs w:val="0"/>
                    <w:sz w:val="24"/>
                    <w:szCs w:val="24"/>
                  </w:rPr>
                  <w:delText>be able to shop</w:delText>
                </w:r>
              </w:del>
            </w:ins>
            <w:ins w:id="104" w:author="Cristian Sbrolli" w:date="2020-12-04T22:38:00Z">
              <w:del w:id="105" w:author="Etion Pinari [2]" w:date="2020-12-06T12:22:00Z">
                <w:r w:rsidDel="00073837">
                  <w:rPr>
                    <w:rStyle w:val="Enfasidelicata"/>
                    <w:rFonts w:ascii="Bell MT" w:hAnsi="Bell MT"/>
                    <w:i w:val="0"/>
                    <w:iCs w:val="0"/>
                    <w:sz w:val="24"/>
                    <w:szCs w:val="24"/>
                  </w:rPr>
                  <w:delText xml:space="preserve"> in the chosen market</w:delText>
                </w:r>
              </w:del>
            </w:ins>
            <w:ins w:id="106" w:author="Cristian Sbrolli" w:date="2020-12-04T22:25:00Z">
              <w:del w:id="107" w:author="Etion Pinari [2]" w:date="2020-12-06T12:22:00Z">
                <w:r w:rsidDel="00073837">
                  <w:rPr>
                    <w:rStyle w:val="Enfasidelicata"/>
                    <w:rFonts w:ascii="Bell MT" w:hAnsi="Bell MT"/>
                    <w:i w:val="0"/>
                    <w:iCs w:val="0"/>
                    <w:sz w:val="24"/>
                    <w:szCs w:val="24"/>
                  </w:rPr>
                  <w:delText xml:space="preserve"> without standing in queue in front of the store.</w:delText>
                </w:r>
              </w:del>
            </w:ins>
          </w:p>
          <w:p w14:paraId="487C1068" w14:textId="2A213853" w:rsidR="00073837" w:rsidDel="00073837" w:rsidRDefault="00073837" w:rsidP="00073837">
            <w:pPr>
              <w:rPr>
                <w:ins w:id="108" w:author="Cristian Sbrolli" w:date="2020-12-04T22:27:00Z"/>
                <w:del w:id="109" w:author="Etion Pinari [2]" w:date="2020-12-06T12:21:00Z"/>
                <w:rStyle w:val="Enfasidelicata"/>
                <w:rFonts w:ascii="Bell MT" w:hAnsi="Bell MT"/>
                <w:i w:val="0"/>
                <w:iCs w:val="0"/>
                <w:sz w:val="24"/>
                <w:szCs w:val="24"/>
              </w:rPr>
            </w:pPr>
          </w:p>
          <w:p w14:paraId="3784A272" w14:textId="694C64F7" w:rsidR="00073837" w:rsidRPr="00D01022" w:rsidDel="00073837" w:rsidRDefault="00073837">
            <w:pPr>
              <w:tabs>
                <w:tab w:val="left" w:pos="810"/>
              </w:tabs>
              <w:rPr>
                <w:del w:id="110" w:author="Etion Pinari [2]" w:date="2020-12-06T12:22:00Z"/>
                <w:rStyle w:val="Enfasidelicata"/>
                <w:rFonts w:ascii="Bell MT" w:hAnsi="Bell MT"/>
                <w:i w:val="0"/>
                <w:iCs w:val="0"/>
                <w:sz w:val="24"/>
                <w:szCs w:val="24"/>
              </w:rPr>
              <w:pPrChange w:id="111" w:author="Unknown" w:date="2020-12-06T12:21:00Z">
                <w:pPr/>
              </w:pPrChange>
            </w:pPr>
            <w:ins w:id="112" w:author="Cristian Sbrolli" w:date="2020-12-04T22:27:00Z">
              <w:del w:id="113" w:author="Etion Pinari [2]" w:date="2020-12-06T12:21:00Z">
                <w:r w:rsidDel="00073837">
                  <w:rPr>
                    <w:rStyle w:val="Enfasidelicata"/>
                    <w:rFonts w:ascii="Bell MT" w:hAnsi="Bell MT"/>
                    <w:i w:val="0"/>
                    <w:iCs w:val="0"/>
                    <w:sz w:val="24"/>
                    <w:szCs w:val="24"/>
                  </w:rPr>
                  <w:delText xml:space="preserve">Users </w:delText>
                </w:r>
              </w:del>
            </w:ins>
            <w:ins w:id="114" w:author="Cristian Sbrolli" w:date="2020-12-04T22:30:00Z">
              <w:del w:id="115" w:author="Etion Pinari [2]" w:date="2020-12-06T12:21:00Z">
                <w:r w:rsidDel="00073837">
                  <w:rPr>
                    <w:rStyle w:val="Enfasidelicata"/>
                    <w:rFonts w:ascii="Bell MT" w:hAnsi="Bell MT"/>
                    <w:i w:val="0"/>
                    <w:iCs w:val="0"/>
                    <w:sz w:val="24"/>
                    <w:szCs w:val="24"/>
                  </w:rPr>
                  <w:delText>that</w:delText>
                </w:r>
                <w:r w:rsidRPr="00D01022" w:rsidDel="00073837">
                  <w:rPr>
                    <w:rStyle w:val="Enfasidelicata"/>
                    <w:rFonts w:ascii="Bell MT" w:hAnsi="Bell MT"/>
                    <w:i w:val="0"/>
                    <w:iCs w:val="0"/>
                    <w:sz w:val="24"/>
                    <w:szCs w:val="24"/>
                  </w:rPr>
                  <w:delText xml:space="preserve"> </w:delText>
                </w:r>
              </w:del>
            </w:ins>
            <w:ins w:id="116" w:author="Cristian Sbrolli" w:date="2020-12-04T22:27:00Z">
              <w:del w:id="117" w:author="Etion Pinari [2]" w:date="2020-12-06T12:21:00Z">
                <w:r w:rsidDel="00073837">
                  <w:rPr>
                    <w:rStyle w:val="Enfasidelicata"/>
                    <w:rFonts w:ascii="Bell MT" w:hAnsi="Bell MT"/>
                    <w:i w:val="0"/>
                    <w:iCs w:val="0"/>
                    <w:sz w:val="24"/>
                    <w:szCs w:val="24"/>
                  </w:rPr>
                  <w:delText>booked a visit through the app should be able to shop without standing in queue in front of the store.</w:delText>
                </w:r>
              </w:del>
            </w:ins>
          </w:p>
        </w:tc>
      </w:tr>
      <w:tr w:rsidR="00073837" w:rsidDel="0046184F" w14:paraId="2CC0FCE0" w14:textId="3A75E34B" w:rsidTr="00D01022">
        <w:trPr>
          <w:ins w:id="118" w:author="Cristian Sbrolli" w:date="2020-12-04T22:13:00Z"/>
          <w:del w:id="119" w:author="Etion Pinari [2]" w:date="2020-12-06T20:18:00Z"/>
        </w:trPr>
        <w:tc>
          <w:tcPr>
            <w:tcW w:w="840" w:type="dxa"/>
          </w:tcPr>
          <w:p w14:paraId="65734304" w14:textId="112D3CBE" w:rsidR="00073837" w:rsidRPr="00D01022" w:rsidDel="0046184F" w:rsidRDefault="00073837" w:rsidP="00073837">
            <w:pPr>
              <w:rPr>
                <w:ins w:id="120" w:author="Cristian Sbrolli" w:date="2020-12-04T22:13:00Z"/>
                <w:del w:id="121" w:author="Etion Pinari [2]" w:date="2020-12-06T20:18:00Z"/>
                <w:rStyle w:val="Enfasidelicata"/>
                <w:rFonts w:ascii="Bell MT" w:hAnsi="Bell MT"/>
                <w:i w:val="0"/>
                <w:iCs w:val="0"/>
                <w:sz w:val="24"/>
                <w:szCs w:val="24"/>
              </w:rPr>
            </w:pPr>
            <w:ins w:id="122" w:author="Cristian Sbrolli" w:date="2020-12-04T22:13:00Z">
              <w:del w:id="123" w:author="Etion Pinari [2]" w:date="2020-12-06T20:18:00Z">
                <w:r w:rsidDel="0046184F">
                  <w:rPr>
                    <w:rStyle w:val="Enfasidelicata"/>
                    <w:rFonts w:ascii="Bell MT" w:hAnsi="Bell MT"/>
                    <w:i w:val="0"/>
                    <w:iCs w:val="0"/>
                    <w:sz w:val="24"/>
                    <w:szCs w:val="24"/>
                  </w:rPr>
                  <w:delText>G</w:delText>
                </w:r>
              </w:del>
            </w:ins>
            <w:ins w:id="124" w:author="Cristian Sbrolli" w:date="2020-12-04T22:14:00Z">
              <w:del w:id="125" w:author="Etion Pinari [2]" w:date="2020-12-06T20:18:00Z">
                <w:r w:rsidDel="0046184F">
                  <w:rPr>
                    <w:rStyle w:val="Enfasidelicata"/>
                    <w:rFonts w:ascii="Bell MT" w:hAnsi="Bell MT"/>
                    <w:i w:val="0"/>
                    <w:iCs w:val="0"/>
                    <w:sz w:val="24"/>
                    <w:szCs w:val="24"/>
                  </w:rPr>
                  <w:delText>8</w:delText>
                </w:r>
              </w:del>
            </w:ins>
          </w:p>
        </w:tc>
        <w:tc>
          <w:tcPr>
            <w:tcW w:w="8400" w:type="dxa"/>
          </w:tcPr>
          <w:p w14:paraId="11DED5E9" w14:textId="0F7FF20F" w:rsidR="00073837" w:rsidRPr="00D01022" w:rsidDel="0046184F" w:rsidRDefault="00073837" w:rsidP="00073837">
            <w:pPr>
              <w:rPr>
                <w:ins w:id="126" w:author="Cristian Sbrolli" w:date="2020-12-04T22:13:00Z"/>
                <w:del w:id="127" w:author="Etion Pinari [2]" w:date="2020-12-06T20:18:00Z"/>
                <w:rStyle w:val="Enfasidelicata"/>
                <w:rFonts w:ascii="Bell MT" w:hAnsi="Bell MT"/>
                <w:i w:val="0"/>
                <w:iCs w:val="0"/>
                <w:sz w:val="24"/>
                <w:szCs w:val="24"/>
              </w:rPr>
            </w:pPr>
            <w:ins w:id="128" w:author="Cristian Sbrolli" w:date="2020-12-04T22:15:00Z">
              <w:del w:id="129" w:author="Etion Pinari [2]" w:date="2020-12-06T12:21:00Z">
                <w:r w:rsidDel="00476A43">
                  <w:rPr>
                    <w:rStyle w:val="Enfasidelicata"/>
                    <w:rFonts w:ascii="Bell MT" w:hAnsi="Bell MT"/>
                    <w:i w:val="0"/>
                    <w:iCs w:val="0"/>
                    <w:sz w:val="24"/>
                    <w:szCs w:val="24"/>
                  </w:rPr>
                  <w:delText>Users</w:delText>
                </w:r>
              </w:del>
              <w:del w:id="130" w:author="Etion Pinari [2]" w:date="2020-12-06T20:18:00Z">
                <w:r w:rsidDel="0046184F">
                  <w:rPr>
                    <w:rStyle w:val="Enfasidelicata"/>
                    <w:rFonts w:ascii="Bell MT" w:hAnsi="Bell MT"/>
                    <w:i w:val="0"/>
                    <w:iCs w:val="0"/>
                    <w:sz w:val="24"/>
                    <w:szCs w:val="24"/>
                  </w:rPr>
                  <w:delText xml:space="preserve"> that </w:delText>
                </w:r>
              </w:del>
            </w:ins>
            <w:ins w:id="131" w:author="Cristian Sbrolli" w:date="2020-12-04T22:17:00Z">
              <w:del w:id="132" w:author="Etion Pinari [2]" w:date="2020-12-06T20:18:00Z">
                <w:r w:rsidDel="0046184F">
                  <w:rPr>
                    <w:rStyle w:val="Enfasidelicata"/>
                    <w:rFonts w:ascii="Bell MT" w:hAnsi="Bell MT"/>
                    <w:i w:val="0"/>
                    <w:iCs w:val="0"/>
                    <w:sz w:val="24"/>
                    <w:szCs w:val="24"/>
                  </w:rPr>
                  <w:delText>do not</w:delText>
                </w:r>
              </w:del>
            </w:ins>
            <w:ins w:id="133" w:author="Cristian Sbrolli" w:date="2020-12-04T22:15:00Z">
              <w:del w:id="134" w:author="Etion Pinari [2]" w:date="2020-12-06T20:18:00Z">
                <w:r w:rsidDel="0046184F">
                  <w:rPr>
                    <w:rStyle w:val="Enfasidelicata"/>
                    <w:rFonts w:ascii="Bell MT" w:hAnsi="Bell MT"/>
                    <w:i w:val="0"/>
                    <w:iCs w:val="0"/>
                    <w:sz w:val="24"/>
                    <w:szCs w:val="24"/>
                  </w:rPr>
                  <w:delText xml:space="preserve"> use the app sho</w:delText>
                </w:r>
              </w:del>
            </w:ins>
            <w:ins w:id="135" w:author="Cristian Sbrolli" w:date="2020-12-04T22:16:00Z">
              <w:del w:id="136" w:author="Etion Pinari [2]" w:date="2020-12-06T20:18:00Z">
                <w:r w:rsidDel="0046184F">
                  <w:rPr>
                    <w:rStyle w:val="Enfasidelicata"/>
                    <w:rFonts w:ascii="Bell MT" w:hAnsi="Bell MT"/>
                    <w:i w:val="0"/>
                    <w:iCs w:val="0"/>
                    <w:sz w:val="24"/>
                    <w:szCs w:val="24"/>
                  </w:rPr>
                  <w:delText xml:space="preserve">uld be able to shop </w:delText>
                </w:r>
              </w:del>
            </w:ins>
            <w:ins w:id="137" w:author="Cristian Sbrolli" w:date="2020-12-04T22:24:00Z">
              <w:del w:id="138" w:author="Etion Pinari [2]" w:date="2020-12-06T20:18:00Z">
                <w:r w:rsidDel="0046184F">
                  <w:rPr>
                    <w:rStyle w:val="Enfasidelicata"/>
                    <w:rFonts w:ascii="Bell MT" w:hAnsi="Bell MT"/>
                    <w:i w:val="0"/>
                    <w:iCs w:val="0"/>
                    <w:sz w:val="24"/>
                    <w:szCs w:val="24"/>
                  </w:rPr>
                  <w:delText xml:space="preserve">without standing in queue in </w:delText>
                </w:r>
                <w:r w:rsidRPr="0046184F" w:rsidDel="0046184F">
                  <w:rPr>
                    <w:rPrChange w:id="139" w:author="Etion Pinari [2]" w:date="2020-12-06T20:18:00Z">
                      <w:rPr>
                        <w:rStyle w:val="Enfasidelicata"/>
                        <w:rFonts w:ascii="Bell MT" w:hAnsi="Bell MT"/>
                        <w:i w:val="0"/>
                        <w:iCs w:val="0"/>
                        <w:sz w:val="24"/>
                        <w:szCs w:val="24"/>
                      </w:rPr>
                    </w:rPrChange>
                  </w:rPr>
                  <w:delText>front</w:delText>
                </w:r>
                <w:r w:rsidDel="0046184F">
                  <w:rPr>
                    <w:rStyle w:val="Enfasidelicata"/>
                    <w:rFonts w:ascii="Bell MT" w:hAnsi="Bell MT"/>
                    <w:i w:val="0"/>
                    <w:iCs w:val="0"/>
                    <w:sz w:val="24"/>
                    <w:szCs w:val="24"/>
                  </w:rPr>
                  <w:delText xml:space="preserve"> of the store</w:delText>
                </w:r>
              </w:del>
            </w:ins>
            <w:ins w:id="140" w:author="Cristian Sbrolli" w:date="2020-12-04T22:25:00Z">
              <w:del w:id="141" w:author="Etion Pinari [2]" w:date="2020-12-06T20:18:00Z">
                <w:r w:rsidDel="0046184F">
                  <w:rPr>
                    <w:rStyle w:val="Enfasidelicata"/>
                    <w:rFonts w:ascii="Bell MT" w:hAnsi="Bell MT"/>
                    <w:i w:val="0"/>
                    <w:iCs w:val="0"/>
                    <w:sz w:val="24"/>
                    <w:szCs w:val="24"/>
                  </w:rPr>
                  <w:delText>.</w:delText>
                </w:r>
              </w:del>
            </w:ins>
          </w:p>
        </w:tc>
      </w:tr>
    </w:tbl>
    <w:p w14:paraId="25D466A7" w14:textId="77777777" w:rsidR="004909D9" w:rsidRDefault="004909D9">
      <w:pPr>
        <w:ind w:left="720" w:firstLine="720"/>
        <w:rPr>
          <w:rFonts w:ascii="Bell MT" w:eastAsia="Bell MT" w:hAnsi="Bell MT" w:cs="Bell MT"/>
          <w:sz w:val="24"/>
          <w:szCs w:val="24"/>
        </w:rPr>
      </w:pPr>
    </w:p>
    <w:p w14:paraId="71FE9882" w14:textId="00CE4C25" w:rsidR="370E1471" w:rsidRDefault="370E1471" w:rsidP="00D01022">
      <w:pPr>
        <w:ind w:firstLine="720"/>
        <w:rPr>
          <w:rFonts w:ascii="Bell MT" w:eastAsia="Bell MT" w:hAnsi="Bell MT" w:cs="Bell MT"/>
          <w:sz w:val="24"/>
          <w:szCs w:val="24"/>
        </w:rPr>
      </w:pPr>
      <w:r w:rsidRPr="00D01022">
        <w:rPr>
          <w:rFonts w:ascii="Bell MT" w:eastAsia="Bell MT" w:hAnsi="Bell MT" w:cs="Bell MT"/>
          <w:sz w:val="24"/>
          <w:szCs w:val="24"/>
        </w:rPr>
        <w:t>A</w:t>
      </w:r>
      <w:r w:rsidR="00D1562B">
        <w:rPr>
          <w:rFonts w:ascii="Bell MT" w:eastAsia="Bell MT" w:hAnsi="Bell MT" w:cs="Bell MT"/>
          <w:sz w:val="24"/>
          <w:szCs w:val="24"/>
        </w:rPr>
        <w:t>s</w:t>
      </w:r>
      <w:r w:rsidRPr="00D01022">
        <w:rPr>
          <w:rFonts w:ascii="Bell MT" w:eastAsia="Bell MT" w:hAnsi="Bell MT" w:cs="Bell MT"/>
          <w:sz w:val="24"/>
          <w:szCs w:val="24"/>
        </w:rPr>
        <w:t xml:space="preserve"> subgoal</w:t>
      </w:r>
      <w:r w:rsidR="00D1562B">
        <w:rPr>
          <w:rFonts w:ascii="Bell MT" w:eastAsia="Bell MT" w:hAnsi="Bell MT" w:cs="Bell MT"/>
          <w:sz w:val="24"/>
          <w:szCs w:val="24"/>
        </w:rPr>
        <w:t>s</w:t>
      </w:r>
      <w:r w:rsidRPr="699595DC">
        <w:rPr>
          <w:rFonts w:ascii="Bell MT" w:eastAsia="Bell MT" w:hAnsi="Bell MT" w:cs="Bell MT"/>
          <w:sz w:val="24"/>
          <w:szCs w:val="24"/>
        </w:rPr>
        <w:t xml:space="preserve"> of these </w:t>
      </w:r>
      <w:r w:rsidR="00D1562B">
        <w:rPr>
          <w:rFonts w:ascii="Bell MT" w:eastAsia="Bell MT" w:hAnsi="Bell MT" w:cs="Bell MT"/>
          <w:sz w:val="24"/>
          <w:szCs w:val="24"/>
        </w:rPr>
        <w:t xml:space="preserve">last </w:t>
      </w:r>
      <w:del w:id="142" w:author="Etion Pinari [2]" w:date="2020-12-06T12:21:00Z">
        <w:r w:rsidRPr="699595DC" w:rsidDel="00476A43">
          <w:rPr>
            <w:rFonts w:ascii="Bell MT" w:eastAsia="Bell MT" w:hAnsi="Bell MT" w:cs="Bell MT"/>
            <w:sz w:val="24"/>
            <w:szCs w:val="24"/>
          </w:rPr>
          <w:delText xml:space="preserve">two </w:delText>
        </w:r>
      </w:del>
      <w:ins w:id="143" w:author="Etion Pinari [2]" w:date="2020-12-06T21:01:00Z">
        <w:r w:rsidR="00BB6F98">
          <w:rPr>
            <w:rFonts w:ascii="Bell MT" w:eastAsia="Bell MT" w:hAnsi="Bell MT" w:cs="Bell MT"/>
            <w:sz w:val="24"/>
            <w:szCs w:val="24"/>
          </w:rPr>
          <w:t>two</w:t>
        </w:r>
      </w:ins>
      <w:ins w:id="144" w:author="Etion Pinari [2]" w:date="2020-12-06T12:21:00Z">
        <w:r w:rsidR="00476A43" w:rsidRPr="699595DC">
          <w:rPr>
            <w:rFonts w:ascii="Bell MT" w:eastAsia="Bell MT" w:hAnsi="Bell MT" w:cs="Bell MT"/>
            <w:sz w:val="24"/>
            <w:szCs w:val="24"/>
          </w:rPr>
          <w:t xml:space="preserve"> </w:t>
        </w:r>
      </w:ins>
      <w:r w:rsidRPr="699595DC">
        <w:rPr>
          <w:rFonts w:ascii="Bell MT" w:eastAsia="Bell MT" w:hAnsi="Bell MT" w:cs="Bell MT"/>
          <w:sz w:val="24"/>
          <w:szCs w:val="24"/>
        </w:rPr>
        <w:t xml:space="preserve">goals </w:t>
      </w:r>
      <w:r w:rsidR="00D1562B">
        <w:rPr>
          <w:rFonts w:ascii="Bell MT" w:eastAsia="Bell MT" w:hAnsi="Bell MT" w:cs="Bell MT"/>
          <w:sz w:val="24"/>
          <w:szCs w:val="24"/>
        </w:rPr>
        <w:t xml:space="preserve">we </w:t>
      </w:r>
      <w:r w:rsidRPr="699595DC">
        <w:rPr>
          <w:rFonts w:ascii="Bell MT" w:eastAsia="Bell MT" w:hAnsi="Bell MT" w:cs="Bell MT"/>
          <w:sz w:val="24"/>
          <w:szCs w:val="24"/>
        </w:rPr>
        <w:t xml:space="preserve">would </w:t>
      </w:r>
      <w:r w:rsidR="00D1562B">
        <w:rPr>
          <w:rFonts w:ascii="Bell MT" w:eastAsia="Bell MT" w:hAnsi="Bell MT" w:cs="Bell MT"/>
          <w:sz w:val="24"/>
          <w:szCs w:val="24"/>
        </w:rPr>
        <w:t>hav</w:t>
      </w:r>
      <w:r w:rsidRPr="699595DC">
        <w:rPr>
          <w:rFonts w:ascii="Bell MT" w:eastAsia="Bell MT" w:hAnsi="Bell MT" w:cs="Bell MT"/>
          <w:sz w:val="24"/>
          <w:szCs w:val="24"/>
        </w:rPr>
        <w:t>e:</w:t>
      </w:r>
    </w:p>
    <w:p w14:paraId="3FFCD427" w14:textId="66767E65" w:rsidR="370E1471" w:rsidDel="00073837" w:rsidRDefault="370E1471">
      <w:pPr>
        <w:ind w:left="720" w:firstLine="720"/>
        <w:rPr>
          <w:del w:id="145" w:author="Cristian Sbrolli" w:date="2020-12-04T22:20:00Z"/>
          <w:rFonts w:ascii="Bell MT" w:eastAsia="Bell MT" w:hAnsi="Bell MT" w:cs="Bell MT"/>
          <w:sz w:val="24"/>
          <w:szCs w:val="24"/>
        </w:rPr>
      </w:pPr>
      <w:r w:rsidRPr="699595DC">
        <w:rPr>
          <w:rFonts w:ascii="Bell MT" w:eastAsia="Bell MT" w:hAnsi="Bell MT" w:cs="Bell MT"/>
          <w:sz w:val="24"/>
          <w:szCs w:val="24"/>
        </w:rPr>
        <w:t>Sub-</w:t>
      </w:r>
      <w:del w:id="146" w:author="Etion Pinari [2]" w:date="2020-12-06T12:23:00Z">
        <w:r w:rsidRPr="699595DC" w:rsidDel="00073837">
          <w:rPr>
            <w:rFonts w:ascii="Bell MT" w:eastAsia="Bell MT" w:hAnsi="Bell MT" w:cs="Bell MT"/>
            <w:sz w:val="24"/>
            <w:szCs w:val="24"/>
          </w:rPr>
          <w:delText>G</w:delText>
        </w:r>
        <w:r w:rsidR="0010361F" w:rsidDel="00073837">
          <w:rPr>
            <w:rFonts w:ascii="Bell MT" w:eastAsia="Bell MT" w:hAnsi="Bell MT" w:cs="Bell MT"/>
            <w:sz w:val="24"/>
            <w:szCs w:val="24"/>
          </w:rPr>
          <w:delText>8</w:delText>
        </w:r>
      </w:del>
      <w:ins w:id="147" w:author="Etion Pinari [2]" w:date="2020-12-06T12:23:00Z">
        <w:r w:rsidR="00073837" w:rsidRPr="699595DC">
          <w:rPr>
            <w:rFonts w:ascii="Bell MT" w:eastAsia="Bell MT" w:hAnsi="Bell MT" w:cs="Bell MT"/>
            <w:sz w:val="24"/>
            <w:szCs w:val="24"/>
          </w:rPr>
          <w:t>G</w:t>
        </w:r>
      </w:ins>
      <w:ins w:id="148" w:author="Etion Pinari [2]" w:date="2020-12-06T20:19:00Z">
        <w:r w:rsidR="0046184F">
          <w:rPr>
            <w:rFonts w:ascii="Bell MT" w:eastAsia="Bell MT" w:hAnsi="Bell MT" w:cs="Bell MT"/>
            <w:sz w:val="24"/>
            <w:szCs w:val="24"/>
          </w:rPr>
          <w:t>8</w:t>
        </w:r>
      </w:ins>
      <w:r w:rsidRPr="699595DC">
        <w:rPr>
          <w:rFonts w:ascii="Bell MT" w:eastAsia="Bell MT" w:hAnsi="Bell MT" w:cs="Bell MT"/>
          <w:sz w:val="24"/>
          <w:szCs w:val="24"/>
        </w:rPr>
        <w:t>: “The ability to know which stores are available to go to, at any moment.</w:t>
      </w:r>
      <w:ins w:id="149" w:author="Etion Pinari [2]" w:date="2020-12-06T12:23:00Z">
        <w:r w:rsidR="00073837">
          <w:rPr>
            <w:rFonts w:ascii="Bell MT" w:eastAsia="Bell MT" w:hAnsi="Bell MT" w:cs="Bell MT"/>
            <w:sz w:val="24"/>
            <w:szCs w:val="24"/>
          </w:rPr>
          <w:t>”</w:t>
        </w:r>
      </w:ins>
      <w:del w:id="150" w:author="Etion Pinari [2]" w:date="2020-12-06T12:23:00Z">
        <w:r w:rsidRPr="699595DC" w:rsidDel="00073837">
          <w:rPr>
            <w:rFonts w:ascii="Bell MT" w:eastAsia="Bell MT" w:hAnsi="Bell MT" w:cs="Bell MT"/>
            <w:sz w:val="24"/>
            <w:szCs w:val="24"/>
          </w:rPr>
          <w:delText>”</w:delText>
        </w:r>
      </w:del>
    </w:p>
    <w:p w14:paraId="54AFD19C" w14:textId="551DEEED" w:rsidR="00073837" w:rsidRDefault="00073837" w:rsidP="699595DC">
      <w:pPr>
        <w:ind w:left="720" w:firstLine="720"/>
        <w:rPr>
          <w:ins w:id="151" w:author="Etion Pinari [2]" w:date="2020-12-06T12:22:00Z"/>
          <w:rFonts w:ascii="Bell MT" w:eastAsia="Bell MT" w:hAnsi="Bell MT" w:cs="Bell MT"/>
          <w:sz w:val="24"/>
          <w:szCs w:val="24"/>
        </w:rPr>
      </w:pPr>
    </w:p>
    <w:p w14:paraId="7863D415" w14:textId="104C044C" w:rsidR="00073837" w:rsidRDefault="00073837" w:rsidP="00073837">
      <w:pPr>
        <w:ind w:left="1440"/>
        <w:rPr>
          <w:ins w:id="152" w:author="Etion Pinari [2]" w:date="2020-12-06T12:23:00Z"/>
          <w:rStyle w:val="Enfasidelicata"/>
          <w:rFonts w:ascii="Bell MT" w:hAnsi="Bell MT"/>
          <w:i w:val="0"/>
          <w:iCs w:val="0"/>
          <w:sz w:val="24"/>
          <w:szCs w:val="24"/>
        </w:rPr>
      </w:pPr>
      <w:ins w:id="153" w:author="Etion Pinari [2]" w:date="2020-12-06T12:22:00Z">
        <w:r>
          <w:rPr>
            <w:rFonts w:ascii="Bell MT" w:eastAsia="Bell MT" w:hAnsi="Bell MT" w:cs="Bell MT"/>
            <w:sz w:val="24"/>
            <w:szCs w:val="24"/>
          </w:rPr>
          <w:t>Sub-G</w:t>
        </w:r>
      </w:ins>
      <w:ins w:id="154" w:author="Etion Pinari [2]" w:date="2020-12-06T20:19:00Z">
        <w:r w:rsidR="0046184F">
          <w:rPr>
            <w:rFonts w:ascii="Bell MT" w:eastAsia="Bell MT" w:hAnsi="Bell MT" w:cs="Bell MT"/>
            <w:sz w:val="24"/>
            <w:szCs w:val="24"/>
          </w:rPr>
          <w:t>9</w:t>
        </w:r>
      </w:ins>
      <w:ins w:id="155" w:author="Etion Pinari [2]" w:date="2020-12-06T12:22:00Z">
        <w:r>
          <w:rPr>
            <w:rFonts w:ascii="Bell MT" w:eastAsia="Bell MT" w:hAnsi="Bell MT" w:cs="Bell MT"/>
            <w:sz w:val="24"/>
            <w:szCs w:val="24"/>
          </w:rPr>
          <w:t>: “</w:t>
        </w:r>
        <w:r>
          <w:rPr>
            <w:rStyle w:val="Enfasidelicata"/>
            <w:rFonts w:ascii="Bell MT" w:hAnsi="Bell MT"/>
            <w:i w:val="0"/>
            <w:iCs w:val="0"/>
            <w:sz w:val="24"/>
            <w:szCs w:val="24"/>
          </w:rPr>
          <w:t>Users that</w:t>
        </w:r>
        <w:r w:rsidRPr="00D01022">
          <w:rPr>
            <w:rStyle w:val="Enfasidelicata"/>
            <w:rFonts w:ascii="Bell MT" w:hAnsi="Bell MT"/>
            <w:i w:val="0"/>
            <w:iCs w:val="0"/>
            <w:sz w:val="24"/>
            <w:szCs w:val="24"/>
          </w:rPr>
          <w:t xml:space="preserve"> </w:t>
        </w:r>
        <w:r>
          <w:rPr>
            <w:rStyle w:val="Enfasidelicata"/>
            <w:rFonts w:ascii="Bell MT" w:hAnsi="Bell MT"/>
            <w:i w:val="0"/>
            <w:iCs w:val="0"/>
            <w:sz w:val="24"/>
            <w:szCs w:val="24"/>
          </w:rPr>
          <w:t>booked a visit through the app should be able to shop without standing in queue in front of the store.”</w:t>
        </w:r>
      </w:ins>
    </w:p>
    <w:p w14:paraId="27B4AF69" w14:textId="77777777" w:rsidR="00073837" w:rsidRDefault="00073837">
      <w:pPr>
        <w:ind w:left="1440"/>
        <w:rPr>
          <w:ins w:id="156" w:author="Etion Pinari [2]" w:date="2020-12-06T12:21:00Z"/>
          <w:rFonts w:ascii="Bell MT" w:eastAsia="Bell MT" w:hAnsi="Bell MT" w:cs="Bell MT"/>
          <w:sz w:val="24"/>
          <w:szCs w:val="24"/>
        </w:rPr>
        <w:pPrChange w:id="157" w:author="Etion Pinari [2]" w:date="2020-12-06T12:22:00Z">
          <w:pPr>
            <w:ind w:left="720" w:firstLine="720"/>
          </w:pPr>
        </w:pPrChange>
      </w:pPr>
    </w:p>
    <w:p w14:paraId="277F0EFC" w14:textId="3176BB5E" w:rsidR="00434F51" w:rsidDel="00D25FDB" w:rsidRDefault="00D1562B" w:rsidP="00D01022">
      <w:pPr>
        <w:ind w:left="1440"/>
        <w:rPr>
          <w:del w:id="158" w:author="Cristian Sbrolli" w:date="2020-12-04T22:20:00Z"/>
          <w:rFonts w:ascii="Bell MT" w:eastAsia="Bell MT" w:hAnsi="Bell MT" w:cs="Bell MT"/>
          <w:sz w:val="24"/>
          <w:szCs w:val="24"/>
        </w:rPr>
      </w:pPr>
      <w:del w:id="159" w:author="Cristian Sbrolli" w:date="2020-12-04T22:20:00Z">
        <w:r w:rsidDel="00D25FDB">
          <w:rPr>
            <w:rFonts w:ascii="Bell MT" w:eastAsia="Bell MT" w:hAnsi="Bell MT" w:cs="Bell MT"/>
            <w:sz w:val="24"/>
            <w:szCs w:val="24"/>
          </w:rPr>
          <w:delText>Sub-G</w:delText>
        </w:r>
        <w:r w:rsidR="0010361F" w:rsidDel="00D25FDB">
          <w:rPr>
            <w:rFonts w:ascii="Bell MT" w:eastAsia="Bell MT" w:hAnsi="Bell MT" w:cs="Bell MT"/>
            <w:sz w:val="24"/>
            <w:szCs w:val="24"/>
          </w:rPr>
          <w:delText>9</w:delText>
        </w:r>
        <w:r w:rsidDel="00D25FDB">
          <w:rPr>
            <w:rFonts w:ascii="Bell MT" w:eastAsia="Bell MT" w:hAnsi="Bell MT" w:cs="Bell MT"/>
            <w:sz w:val="24"/>
            <w:szCs w:val="24"/>
          </w:rPr>
          <w:delText>: “</w:delText>
        </w:r>
        <w:r w:rsidR="00A65C96" w:rsidRPr="00A65C96" w:rsidDel="00D25FDB">
          <w:rPr>
            <w:rFonts w:ascii="Bell MT" w:eastAsia="Bell MT" w:hAnsi="Bell MT" w:cs="Bell MT"/>
            <w:sz w:val="24"/>
            <w:szCs w:val="24"/>
          </w:rPr>
          <w:delText xml:space="preserve">Customers should be suggested different available stores to go to, if their </w:delText>
        </w:r>
        <w:commentRangeStart w:id="160"/>
        <w:r w:rsidR="00A65C96" w:rsidRPr="00A65C96" w:rsidDel="00D25FDB">
          <w:rPr>
            <w:rFonts w:ascii="Bell MT" w:eastAsia="Bell MT" w:hAnsi="Bell MT" w:cs="Bell MT"/>
            <w:sz w:val="24"/>
            <w:szCs w:val="24"/>
          </w:rPr>
          <w:delText>requested</w:delText>
        </w:r>
        <w:commentRangeEnd w:id="160"/>
        <w:r w:rsidR="006D2584" w:rsidDel="00D25FDB">
          <w:rPr>
            <w:rStyle w:val="Rimandocommento"/>
          </w:rPr>
          <w:commentReference w:id="160"/>
        </w:r>
        <w:r w:rsidR="00A65C96" w:rsidRPr="00A65C96" w:rsidDel="00D25FDB">
          <w:rPr>
            <w:rFonts w:ascii="Bell MT" w:eastAsia="Bell MT" w:hAnsi="Bell MT" w:cs="Bell MT"/>
            <w:sz w:val="24"/>
            <w:szCs w:val="24"/>
          </w:rPr>
          <w:delText xml:space="preserve"> one has no available spaces</w:delText>
        </w:r>
        <w:r w:rsidR="00434F51" w:rsidDel="00D25FDB">
          <w:rPr>
            <w:rFonts w:ascii="Bell MT" w:eastAsia="Bell MT" w:hAnsi="Bell MT" w:cs="Bell MT"/>
            <w:sz w:val="24"/>
            <w:szCs w:val="24"/>
          </w:rPr>
          <w:delText>”</w:delText>
        </w:r>
      </w:del>
    </w:p>
    <w:p w14:paraId="69CF4820" w14:textId="1329B090" w:rsidR="00D1562B" w:rsidRPr="00D01022" w:rsidRDefault="00434F51">
      <w:pPr>
        <w:ind w:left="720" w:firstLine="720"/>
        <w:rPr>
          <w:rFonts w:ascii="Bell MT" w:eastAsia="Bell MT" w:hAnsi="Bell MT" w:cs="Bell MT"/>
          <w:sz w:val="24"/>
          <w:szCs w:val="24"/>
        </w:rPr>
        <w:pPrChange w:id="161" w:author="Cristian Sbrolli" w:date="2020-12-04T22:20:00Z">
          <w:pPr/>
        </w:pPrChange>
      </w:pPr>
      <w:r>
        <w:rPr>
          <w:rFonts w:ascii="Bell MT" w:eastAsia="Bell MT" w:hAnsi="Bell MT" w:cs="Bell MT"/>
          <w:sz w:val="24"/>
          <w:szCs w:val="24"/>
        </w:rPr>
        <w:br w:type="page"/>
      </w:r>
    </w:p>
    <w:p w14:paraId="5A3E592F" w14:textId="3C5D72A7" w:rsidR="699595DC" w:rsidRDefault="699595DC" w:rsidP="699595DC">
      <w:pPr>
        <w:pStyle w:val="Paragrafoelenco"/>
        <w:spacing w:line="240" w:lineRule="auto"/>
        <w:rPr>
          <w:rStyle w:val="Enfasidelicata"/>
          <w:rFonts w:ascii="Bell MT" w:hAnsi="Bell MT"/>
          <w:i w:val="0"/>
          <w:iCs w:val="0"/>
          <w:sz w:val="28"/>
          <w:szCs w:val="28"/>
        </w:rPr>
      </w:pPr>
    </w:p>
    <w:p w14:paraId="092EFD88" w14:textId="514B89BF" w:rsidR="008B1B38" w:rsidRPr="003D51FB" w:rsidRDefault="001118E3" w:rsidP="00923D58">
      <w:pPr>
        <w:pStyle w:val="Paragrafoelenco"/>
        <w:numPr>
          <w:ilvl w:val="0"/>
          <w:numId w:val="10"/>
        </w:numPr>
        <w:spacing w:line="240" w:lineRule="auto"/>
        <w:rPr>
          <w:rStyle w:val="Enfasidelicata"/>
          <w:rFonts w:ascii="Bell MT" w:hAnsi="Bell MT"/>
          <w:i w:val="0"/>
          <w:iCs w:val="0"/>
          <w:sz w:val="28"/>
          <w:szCs w:val="28"/>
        </w:rPr>
      </w:pPr>
      <w:r w:rsidRPr="00923D58">
        <w:rPr>
          <w:rStyle w:val="Enfasidelicata"/>
          <w:rFonts w:ascii="Bell MT" w:hAnsi="Bell MT"/>
          <w:i w:val="0"/>
          <w:iCs w:val="0"/>
          <w:sz w:val="32"/>
          <w:szCs w:val="32"/>
        </w:rPr>
        <w:t>Scope</w:t>
      </w:r>
    </w:p>
    <w:p w14:paraId="283DBFC8" w14:textId="75EFEE4D" w:rsidR="003D51FB" w:rsidRDefault="003D51FB" w:rsidP="00D01022">
      <w:pPr>
        <w:spacing w:line="240" w:lineRule="auto"/>
        <w:jc w:val="both"/>
        <w:rPr>
          <w:rStyle w:val="Enfasidelicata"/>
          <w:rFonts w:ascii="Bell MT" w:hAnsi="Bell MT"/>
          <w:i w:val="0"/>
          <w:iCs w:val="0"/>
          <w:sz w:val="28"/>
          <w:szCs w:val="28"/>
        </w:rPr>
      </w:pPr>
      <w:r w:rsidRPr="00D01022">
        <w:rPr>
          <w:rStyle w:val="Enfasidelicata"/>
          <w:rFonts w:ascii="Bell MT" w:hAnsi="Bell MT"/>
          <w:i w:val="0"/>
          <w:iCs w:val="0"/>
          <w:sz w:val="24"/>
          <w:szCs w:val="24"/>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7C283261" w14:textId="044D04C5" w:rsidR="003D51FB" w:rsidRDefault="003D51FB" w:rsidP="003D51FB">
      <w:pPr>
        <w:pStyle w:val="Paragrafoelenco"/>
        <w:numPr>
          <w:ilvl w:val="0"/>
          <w:numId w:val="36"/>
        </w:numPr>
        <w:spacing w:line="240" w:lineRule="auto"/>
        <w:jc w:val="both"/>
        <w:rPr>
          <w:rStyle w:val="Enfasidelicata"/>
          <w:rFonts w:ascii="Bell MT" w:hAnsi="Bell MT"/>
          <w:i w:val="0"/>
          <w:iCs w:val="0"/>
          <w:sz w:val="32"/>
          <w:szCs w:val="32"/>
        </w:rPr>
      </w:pPr>
      <w:r w:rsidRPr="00923D58">
        <w:rPr>
          <w:rStyle w:val="Enfasidelicata"/>
          <w:rFonts w:ascii="Bell MT" w:hAnsi="Bell MT"/>
          <w:i w:val="0"/>
          <w:iCs w:val="0"/>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W1</w:t>
            </w:r>
          </w:p>
        </w:tc>
        <w:tc>
          <w:tcPr>
            <w:tcW w:w="4472" w:type="pct"/>
          </w:tcPr>
          <w:p w14:paraId="499AEB9D"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reaches the 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W2</w:t>
            </w:r>
          </w:p>
        </w:tc>
        <w:tc>
          <w:tcPr>
            <w:tcW w:w="4472" w:type="pct"/>
          </w:tcPr>
          <w:p w14:paraId="704DF7D6"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W3</w:t>
            </w:r>
          </w:p>
        </w:tc>
        <w:tc>
          <w:tcPr>
            <w:tcW w:w="4472" w:type="pct"/>
          </w:tcPr>
          <w:p w14:paraId="25F5801F"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enters the shop </w:t>
            </w:r>
          </w:p>
        </w:tc>
      </w:tr>
      <w:tr w:rsidR="001C30C0" w14:paraId="3986470E" w14:textId="77777777" w:rsidTr="00D01022">
        <w:tc>
          <w:tcPr>
            <w:tcW w:w="528" w:type="pct"/>
            <w:shd w:val="clear" w:color="auto" w:fill="BFBFBF" w:themeFill="background1" w:themeFillShade="BF"/>
          </w:tcPr>
          <w:p w14:paraId="13DE18C5"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W4</w:t>
            </w:r>
          </w:p>
        </w:tc>
        <w:tc>
          <w:tcPr>
            <w:tcW w:w="4472" w:type="pct"/>
          </w:tcPr>
          <w:p w14:paraId="4A690233"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exits the shop</w:t>
            </w:r>
          </w:p>
        </w:tc>
      </w:tr>
      <w:tr w:rsidR="001C30C0" w14:paraId="35BD2D41" w14:textId="77777777" w:rsidTr="00D01022">
        <w:tc>
          <w:tcPr>
            <w:tcW w:w="528" w:type="pct"/>
            <w:shd w:val="clear" w:color="auto" w:fill="BFBFBF" w:themeFill="background1" w:themeFillShade="BF"/>
          </w:tcPr>
          <w:p w14:paraId="6F60A678"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W5</w:t>
            </w:r>
          </w:p>
        </w:tc>
        <w:tc>
          <w:tcPr>
            <w:tcW w:w="4472" w:type="pct"/>
          </w:tcPr>
          <w:p w14:paraId="69DF473F"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gets into a corridor to get a product</w:t>
            </w:r>
          </w:p>
        </w:tc>
      </w:tr>
      <w:tr w:rsidR="001C30C0" w14:paraId="47C057E7" w14:textId="77777777" w:rsidTr="00D01022">
        <w:tc>
          <w:tcPr>
            <w:tcW w:w="528" w:type="pct"/>
            <w:shd w:val="clear" w:color="auto" w:fill="BFBFBF" w:themeFill="background1" w:themeFillShade="BF"/>
          </w:tcPr>
          <w:p w14:paraId="357DE9A3"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W6</w:t>
            </w:r>
          </w:p>
        </w:tc>
        <w:tc>
          <w:tcPr>
            <w:tcW w:w="4472" w:type="pct"/>
          </w:tcPr>
          <w:p w14:paraId="3A78CF95" w14:textId="77777777" w:rsidR="001C30C0" w:rsidRPr="00AD455D" w:rsidRDefault="001C30C0" w:rsidP="001C30C0">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takes physical ticket with him</w:t>
            </w:r>
          </w:p>
        </w:tc>
      </w:tr>
      <w:tr w:rsidR="001C30C0" w14:paraId="0606F7EA" w14:textId="77777777" w:rsidTr="00D01022">
        <w:tc>
          <w:tcPr>
            <w:tcW w:w="528" w:type="pct"/>
            <w:shd w:val="clear" w:color="auto" w:fill="BFBFBF" w:themeFill="background1" w:themeFillShade="BF"/>
          </w:tcPr>
          <w:p w14:paraId="38F90B6A" w14:textId="77777777" w:rsidR="001C30C0" w:rsidRPr="00D95A76" w:rsidRDefault="001C30C0" w:rsidP="001C30C0">
            <w:pPr>
              <w:pStyle w:val="Paragrafoelenco"/>
              <w:ind w:left="0"/>
              <w:jc w:val="center"/>
              <w:rPr>
                <w:rStyle w:val="Enfasidelicata"/>
                <w:rFonts w:ascii="Bell MT" w:hAnsi="Bell MT"/>
                <w:b/>
                <w:bCs/>
                <w:i w:val="0"/>
                <w:iCs w:val="0"/>
                <w:sz w:val="24"/>
                <w:szCs w:val="24"/>
              </w:rPr>
            </w:pPr>
            <w:r>
              <w:rPr>
                <w:rStyle w:val="Enfasidelicata"/>
                <w:rFonts w:ascii="Bell MT" w:hAnsi="Bell MT"/>
                <w:b/>
                <w:bCs/>
                <w:i w:val="0"/>
                <w:iCs w:val="0"/>
                <w:sz w:val="24"/>
                <w:szCs w:val="24"/>
              </w:rPr>
              <w:t>W7</w:t>
            </w:r>
          </w:p>
        </w:tc>
        <w:tc>
          <w:tcPr>
            <w:tcW w:w="4472" w:type="pct"/>
          </w:tcPr>
          <w:p w14:paraId="4537BAD3" w14:textId="77777777" w:rsidR="001C30C0" w:rsidRDefault="001C30C0" w:rsidP="001C30C0">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rFonts w:ascii="Bell MT" w:hAnsi="Bell MT"/>
          <w:i w:val="0"/>
          <w:iCs w:val="0"/>
          <w:sz w:val="32"/>
          <w:szCs w:val="32"/>
        </w:rPr>
      </w:pPr>
    </w:p>
    <w:p w14:paraId="64FF2D1C" w14:textId="37F2F289" w:rsidR="003D51FB" w:rsidRPr="00923D58" w:rsidRDefault="001C30C0" w:rsidP="00D01022">
      <w:pPr>
        <w:pStyle w:val="Paragrafoelenco"/>
        <w:numPr>
          <w:ilvl w:val="0"/>
          <w:numId w:val="36"/>
        </w:numPr>
        <w:spacing w:line="240" w:lineRule="auto"/>
        <w:jc w:val="both"/>
        <w:rPr>
          <w:rStyle w:val="Enfasidelicata"/>
          <w:rFonts w:ascii="Bell MT" w:hAnsi="Bell MT"/>
          <w:i w:val="0"/>
          <w:iCs w:val="0"/>
          <w:sz w:val="32"/>
          <w:szCs w:val="32"/>
        </w:rPr>
      </w:pPr>
      <w:r>
        <w:rPr>
          <w:rStyle w:val="Enfasidelicata"/>
          <w:rFonts w:ascii="Bell MT" w:hAnsi="Bell MT"/>
          <w:i w:val="0"/>
          <w:iCs w:val="0"/>
          <w:sz w:val="32"/>
          <w:szCs w:val="32"/>
        </w:rPr>
        <w:t xml:space="preserve"> </w:t>
      </w:r>
      <w:r w:rsidR="003D51FB">
        <w:rPr>
          <w:rStyle w:val="Enfasidelicata"/>
          <w:rFonts w:ascii="Bell MT" w:hAnsi="Bell MT"/>
          <w:i w:val="0"/>
          <w:iCs w:val="0"/>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rFonts w:ascii="Bell MT" w:hAnsi="Bell MT"/>
                <w:i w:val="0"/>
                <w:iCs w:val="0"/>
                <w:sz w:val="24"/>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sz w:val="28"/>
                <w:szCs w:val="28"/>
              </w:rPr>
            </w:pPr>
            <w:r w:rsidRPr="00302E57">
              <w:rPr>
                <w:rStyle w:val="Enfasidelicata"/>
                <w:rFonts w:ascii="Bell MT" w:hAnsi="Bell MT"/>
                <w:sz w:val="24"/>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Pr="005C5088">
              <w:rPr>
                <w:rStyle w:val="Enfasidelicata"/>
                <w:rFonts w:ascii="Bell MT" w:hAnsi="Bell MT"/>
                <w:i w:val="0"/>
                <w:iCs w:val="0"/>
                <w:sz w:val="28"/>
                <w:szCs w:val="28"/>
              </w:rPr>
              <w:t xml:space="preserve"> </w:t>
            </w:r>
            <w:r>
              <w:rPr>
                <w:rStyle w:val="Enfasidelicata"/>
                <w:rFonts w:ascii="Bell MT" w:hAnsi="Bell MT"/>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Pr>
                <w:rStyle w:val="Enfasidelicata"/>
                <w:rFonts w:ascii="Bell MT" w:hAnsi="Bell MT"/>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rFonts w:ascii="Bell MT" w:hAnsi="Bell MT"/>
                <w:bCs w:val="0"/>
                <w:i w:val="0"/>
                <w:iCs w:val="0"/>
                <w:sz w:val="24"/>
                <w:szCs w:val="24"/>
              </w:rPr>
            </w:pPr>
            <w:r>
              <w:rPr>
                <w:rStyle w:val="Enfasidelicata"/>
                <w:rFonts w:ascii="Bell MT" w:hAnsi="Bell MT"/>
                <w:bCs w:val="0"/>
                <w:i w:val="0"/>
                <w:iCs w:val="0"/>
                <w:sz w:val="24"/>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rFonts w:ascii="Bell MT" w:hAnsi="Bell MT"/>
                <w:i w:val="0"/>
                <w:iCs w:val="0"/>
                <w:sz w:val="22"/>
                <w:szCs w:val="22"/>
              </w:rPr>
            </w:pPr>
            <w:r w:rsidRPr="00A4009C">
              <w:rPr>
                <w:rStyle w:val="Enfasidelicata"/>
                <w:rFonts w:ascii="Bell MT" w:hAnsi="Bell MT"/>
                <w:i w:val="0"/>
                <w:iCs w:val="0"/>
                <w:sz w:val="24"/>
                <w:szCs w:val="24"/>
              </w:rPr>
              <w:t>S</w:t>
            </w:r>
            <w:r>
              <w:rPr>
                <w:rStyle w:val="Enfasidelicata"/>
                <w:rFonts w:ascii="Bell MT" w:hAnsi="Bell MT"/>
                <w:i w:val="0"/>
                <w:iCs w:val="0"/>
                <w:sz w:val="24"/>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7</w:t>
            </w:r>
          </w:p>
        </w:tc>
        <w:tc>
          <w:tcPr>
            <w:tcW w:w="2030" w:type="pct"/>
            <w:vAlign w:val="center"/>
          </w:tcPr>
          <w:p w14:paraId="03E44670"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opens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8</w:t>
            </w:r>
          </w:p>
        </w:tc>
        <w:tc>
          <w:tcPr>
            <w:tcW w:w="2030" w:type="pct"/>
            <w:vAlign w:val="center"/>
          </w:tcPr>
          <w:p w14:paraId="73828D71"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closes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Enfasidelicata"/>
          <w:rFonts w:ascii="Bell MT" w:hAnsi="Bell MT"/>
          <w:i w:val="0"/>
          <w:iCs w:val="0"/>
          <w:sz w:val="28"/>
          <w:szCs w:val="28"/>
        </w:rPr>
      </w:pPr>
    </w:p>
    <w:p w14:paraId="01B1B955" w14:textId="1A1FB265" w:rsidR="003D51FB" w:rsidRDefault="003D51FB" w:rsidP="008B1B38">
      <w:pPr>
        <w:pStyle w:val="Paragrafoelenco"/>
        <w:rPr>
          <w:rFonts w:ascii="Bell MT" w:hAnsi="Bell MT" w:cs="Arial"/>
          <w:color w:val="000000"/>
          <w:shd w:val="clear" w:color="auto" w:fill="FFFFFF"/>
        </w:rPr>
      </w:pPr>
    </w:p>
    <w:p w14:paraId="4D0B8F3B" w14:textId="4F82A04D" w:rsidR="003D51FB" w:rsidRDefault="003D51FB" w:rsidP="008B1B38">
      <w:pPr>
        <w:pStyle w:val="Paragrafoelenco"/>
        <w:rPr>
          <w:rFonts w:ascii="Bell MT" w:hAnsi="Bell MT" w:cs="Arial"/>
          <w:color w:val="000000"/>
          <w:shd w:val="clear" w:color="auto" w:fill="FFFFFF"/>
        </w:rPr>
      </w:pPr>
    </w:p>
    <w:p w14:paraId="177C9EC4" w14:textId="1095E7E7" w:rsidR="001118E3" w:rsidRPr="00923D58" w:rsidRDefault="001118E3" w:rsidP="00D01022">
      <w:pPr>
        <w:rPr>
          <w:rStyle w:val="Enfasidelicata"/>
          <w:rFonts w:ascii="Bell MT" w:hAnsi="Bell MT"/>
          <w:i w:val="0"/>
          <w:iCs w:val="0"/>
          <w:sz w:val="28"/>
          <w:szCs w:val="28"/>
        </w:rPr>
      </w:pPr>
    </w:p>
    <w:p w14:paraId="2971BC15" w14:textId="06019CEB" w:rsidR="001118E3" w:rsidRPr="00923D58" w:rsidRDefault="001118E3" w:rsidP="00923D58">
      <w:pPr>
        <w:pStyle w:val="Paragrafoelenco"/>
        <w:numPr>
          <w:ilvl w:val="0"/>
          <w:numId w:val="10"/>
        </w:numPr>
        <w:spacing w:line="240" w:lineRule="auto"/>
        <w:rPr>
          <w:rStyle w:val="Enfasidelicata"/>
          <w:rFonts w:ascii="Bell MT" w:hAnsi="Bell MT"/>
          <w:i w:val="0"/>
          <w:iCs w:val="0"/>
          <w:sz w:val="24"/>
          <w:szCs w:val="24"/>
        </w:rPr>
      </w:pPr>
      <w:r w:rsidRPr="00923D58">
        <w:rPr>
          <w:rStyle w:val="Enfasidelicata"/>
          <w:rFonts w:ascii="Bell MT" w:hAnsi="Bell MT"/>
          <w:i w:val="0"/>
          <w:iCs w:val="0"/>
          <w:sz w:val="32"/>
          <w:szCs w:val="32"/>
        </w:rPr>
        <w:t>Definitions, Acronyms, Abbreviations</w:t>
      </w:r>
      <w:r w:rsidRPr="00923D58">
        <w:rPr>
          <w:rStyle w:val="Enfasidelicata"/>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Physical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Virtual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any person who uses the app to line up virtually and asks for a </w:t>
      </w:r>
      <w:r w:rsidR="00AD455C">
        <w:rPr>
          <w:rStyle w:val="Enfasidelicata"/>
          <w:rFonts w:ascii="Bell MT" w:hAnsi="Bell MT"/>
          <w:i w:val="0"/>
          <w:iCs w:val="0"/>
          <w:sz w:val="24"/>
          <w:szCs w:val="24"/>
        </w:rPr>
        <w:t>ticket</w:t>
      </w:r>
      <w:r w:rsidRPr="00923D58">
        <w:rPr>
          <w:rStyle w:val="Enfasidelicata"/>
          <w:rFonts w:ascii="Bell MT" w:hAnsi="Bell MT"/>
          <w:i w:val="0"/>
          <w:iCs w:val="0"/>
          <w:sz w:val="24"/>
          <w:szCs w:val="24"/>
        </w:rPr>
        <w:t>.</w:t>
      </w:r>
    </w:p>
    <w:p w14:paraId="4CE040D8" w14:textId="37399D28" w:rsidR="003B3FEB" w:rsidRPr="00923D58"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Enfasidelicata"/>
          <w:rFonts w:ascii="Bell MT" w:hAnsi="Bell MT"/>
          <w:i w:val="0"/>
          <w:iCs w:val="0"/>
          <w:sz w:val="24"/>
          <w:szCs w:val="24"/>
        </w:rPr>
      </w:pPr>
      <w:commentRangeStart w:id="162"/>
      <w:r w:rsidRPr="00923D58">
        <w:rPr>
          <w:rStyle w:val="Enfasidelicata"/>
          <w:rFonts w:ascii="Bell MT" w:hAnsi="Bell MT"/>
          <w:i w:val="0"/>
          <w:iCs w:val="0"/>
          <w:sz w:val="24"/>
          <w:szCs w:val="24"/>
        </w:rPr>
        <w:t>Ticket</w:t>
      </w:r>
      <w:commentRangeEnd w:id="162"/>
      <w:r w:rsidRPr="00923D58">
        <w:rPr>
          <w:rStyle w:val="Rimandocommento"/>
          <w:rFonts w:ascii="Bell MT" w:hAnsi="Bell MT"/>
        </w:rPr>
        <w:commentReference w:id="162"/>
      </w:r>
      <w:r w:rsidRPr="00923D58">
        <w:rPr>
          <w:rStyle w:val="Enfasidelicata"/>
          <w:rFonts w:ascii="Bell MT" w:hAnsi="Bell MT"/>
          <w:i w:val="0"/>
          <w:iCs w:val="0"/>
          <w:sz w:val="24"/>
          <w:szCs w:val="24"/>
        </w:rPr>
        <w:t>: QR</w:t>
      </w:r>
      <w:r w:rsidR="00380D90">
        <w:rPr>
          <w:rStyle w:val="Enfasidelicata"/>
          <w:rFonts w:ascii="Bell MT" w:hAnsi="Bell MT"/>
          <w:i w:val="0"/>
          <w:iCs w:val="0"/>
          <w:sz w:val="24"/>
          <w:szCs w:val="24"/>
        </w:rPr>
        <w:t xml:space="preserve"> c</w:t>
      </w:r>
      <w:r w:rsidRPr="00923D58">
        <w:rPr>
          <w:rStyle w:val="Enfasidelicata"/>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Enfasidelicata"/>
          <w:rFonts w:ascii="Bell MT" w:hAnsi="Bell MT"/>
          <w:i w:val="0"/>
          <w:iCs w:val="0"/>
          <w:sz w:val="24"/>
          <w:szCs w:val="24"/>
        </w:rPr>
      </w:pPr>
      <w:r w:rsidRPr="699595DC">
        <w:rPr>
          <w:rStyle w:val="Enfasidelicata"/>
          <w:rFonts w:ascii="Bell MT" w:hAnsi="Bell MT"/>
          <w:i w:val="0"/>
          <w:iCs w:val="0"/>
          <w:sz w:val="24"/>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rFonts w:ascii="Bell MT" w:hAnsi="Bell MT"/>
          <w:i w:val="0"/>
          <w:iCs w:val="0"/>
          <w:sz w:val="24"/>
          <w:szCs w:val="24"/>
        </w:rPr>
      </w:pPr>
      <w:r w:rsidRPr="699595DC">
        <w:rPr>
          <w:rStyle w:val="Enfasidelicata"/>
          <w:rFonts w:ascii="Bell MT" w:hAnsi="Bell MT"/>
          <w:i w:val="0"/>
          <w:iCs w:val="0"/>
          <w:sz w:val="24"/>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rFonts w:ascii="Bell MT" w:hAnsi="Bell MT"/>
          <w:i w:val="0"/>
          <w:iCs w:val="0"/>
          <w:sz w:val="24"/>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 xml:space="preserve">Inactive User: a virtual user that does not click on any button in the </w:t>
      </w:r>
      <w:r w:rsidRPr="000A5E1D">
        <w:rPr>
          <w:rStyle w:val="Enfasidelicata"/>
          <w:rFonts w:ascii="Bell MT" w:hAnsi="Bell MT"/>
          <w:sz w:val="24"/>
          <w:szCs w:val="24"/>
        </w:rPr>
        <w:t>“Get a ticket”</w:t>
      </w:r>
      <w:r>
        <w:rPr>
          <w:rStyle w:val="Enfasidelicata"/>
          <w:rFonts w:ascii="Bell MT" w:hAnsi="Bell MT"/>
          <w:i w:val="0"/>
          <w:iCs w:val="0"/>
          <w:sz w:val="24"/>
          <w:szCs w:val="24"/>
        </w:rPr>
        <w:t xml:space="preserve"> or </w:t>
      </w:r>
      <w:r w:rsidRPr="000A5E1D">
        <w:rPr>
          <w:rStyle w:val="Enfasidelicata"/>
          <w:rFonts w:ascii="Bell MT" w:hAnsi="Bell MT"/>
          <w:sz w:val="24"/>
          <w:szCs w:val="24"/>
        </w:rPr>
        <w:t xml:space="preserve">“Book </w:t>
      </w:r>
      <w:r>
        <w:rPr>
          <w:rStyle w:val="Enfasidelicata"/>
          <w:rFonts w:ascii="Bell MT" w:hAnsi="Bell MT"/>
          <w:sz w:val="24"/>
          <w:szCs w:val="24"/>
        </w:rPr>
        <w:t xml:space="preserve">a </w:t>
      </w:r>
      <w:r w:rsidRPr="000A5E1D">
        <w:rPr>
          <w:rStyle w:val="Enfasidelicata"/>
          <w:rFonts w:ascii="Bell MT" w:hAnsi="Bell MT"/>
          <w:sz w:val="24"/>
          <w:szCs w:val="24"/>
        </w:rPr>
        <w:t xml:space="preserve">visit” </w:t>
      </w:r>
      <w:r>
        <w:rPr>
          <w:rStyle w:val="Enfasidelicata"/>
          <w:rFonts w:ascii="Bell MT" w:hAnsi="Bell MT"/>
          <w:i w:val="0"/>
          <w:iCs w:val="0"/>
          <w:sz w:val="24"/>
          <w:szCs w:val="24"/>
        </w:rPr>
        <w:t>page.</w:t>
      </w:r>
    </w:p>
    <w:p w14:paraId="69441DD1" w14:textId="26843586" w:rsidR="00AD455C" w:rsidRDefault="00AD455C" w:rsidP="00571C1D">
      <w:pPr>
        <w:spacing w:line="240" w:lineRule="auto"/>
        <w:ind w:left="720"/>
        <w:rPr>
          <w:rStyle w:val="Enfasidelicata"/>
          <w:rFonts w:ascii="Bell MT" w:hAnsi="Bell MT"/>
          <w:i w:val="0"/>
          <w:iCs w:val="0"/>
          <w:sz w:val="24"/>
          <w:szCs w:val="24"/>
        </w:rPr>
      </w:pPr>
    </w:p>
    <w:p w14:paraId="39062255" w14:textId="3B5FE9C0" w:rsidR="00434F51" w:rsidRDefault="00434F51" w:rsidP="00571C1D">
      <w:pPr>
        <w:spacing w:line="240" w:lineRule="auto"/>
        <w:ind w:left="720"/>
        <w:rPr>
          <w:rStyle w:val="Enfasidelicata"/>
          <w:rFonts w:ascii="Bell MT" w:hAnsi="Bell MT"/>
          <w:i w:val="0"/>
          <w:iCs w:val="0"/>
          <w:sz w:val="24"/>
          <w:szCs w:val="24"/>
        </w:rPr>
      </w:pPr>
    </w:p>
    <w:p w14:paraId="6997408A" w14:textId="6A93ED82" w:rsidR="00434F51" w:rsidRDefault="00434F51" w:rsidP="00571C1D">
      <w:pPr>
        <w:spacing w:line="240" w:lineRule="auto"/>
        <w:ind w:left="720"/>
        <w:rPr>
          <w:rStyle w:val="Enfasidelicata"/>
          <w:rFonts w:ascii="Bell MT" w:hAnsi="Bell MT"/>
          <w:i w:val="0"/>
          <w:iCs w:val="0"/>
          <w:sz w:val="24"/>
          <w:szCs w:val="24"/>
        </w:rPr>
      </w:pPr>
    </w:p>
    <w:p w14:paraId="480B8C56" w14:textId="7E139F99" w:rsidR="00434F51" w:rsidRDefault="00434F51" w:rsidP="00571C1D">
      <w:pPr>
        <w:spacing w:line="240" w:lineRule="auto"/>
        <w:ind w:left="720"/>
        <w:rPr>
          <w:rStyle w:val="Enfasidelicata"/>
          <w:rFonts w:ascii="Bell MT" w:hAnsi="Bell MT"/>
          <w:i w:val="0"/>
          <w:iCs w:val="0"/>
          <w:sz w:val="24"/>
          <w:szCs w:val="24"/>
        </w:rPr>
      </w:pPr>
    </w:p>
    <w:p w14:paraId="51DEA10C" w14:textId="64D53BEC" w:rsidR="00434F51" w:rsidRDefault="00434F51" w:rsidP="00571C1D">
      <w:pPr>
        <w:spacing w:line="240" w:lineRule="auto"/>
        <w:ind w:left="720"/>
        <w:rPr>
          <w:rStyle w:val="Enfasidelicata"/>
          <w:rFonts w:ascii="Bell MT" w:hAnsi="Bell MT"/>
          <w:i w:val="0"/>
          <w:iCs w:val="0"/>
          <w:sz w:val="24"/>
          <w:szCs w:val="24"/>
        </w:rPr>
      </w:pPr>
    </w:p>
    <w:p w14:paraId="6368C285" w14:textId="44FB56D6" w:rsidR="00434F51" w:rsidRDefault="00434F51" w:rsidP="00571C1D">
      <w:pPr>
        <w:spacing w:line="240" w:lineRule="auto"/>
        <w:ind w:left="720"/>
        <w:rPr>
          <w:rStyle w:val="Enfasidelicata"/>
          <w:rFonts w:ascii="Bell MT" w:hAnsi="Bell MT"/>
          <w:i w:val="0"/>
          <w:iCs w:val="0"/>
          <w:sz w:val="24"/>
          <w:szCs w:val="24"/>
        </w:rPr>
      </w:pPr>
    </w:p>
    <w:p w14:paraId="793F2682" w14:textId="06B5301B" w:rsidR="00434F51" w:rsidRDefault="00434F51" w:rsidP="00571C1D">
      <w:pPr>
        <w:spacing w:line="240" w:lineRule="auto"/>
        <w:ind w:left="720"/>
        <w:rPr>
          <w:rStyle w:val="Enfasidelicata"/>
          <w:rFonts w:ascii="Bell MT" w:hAnsi="Bell MT"/>
          <w:i w:val="0"/>
          <w:iCs w:val="0"/>
          <w:sz w:val="24"/>
          <w:szCs w:val="24"/>
        </w:rPr>
      </w:pPr>
    </w:p>
    <w:p w14:paraId="70033E6B" w14:textId="477E7B11" w:rsidR="00434F51" w:rsidRDefault="00434F51" w:rsidP="00571C1D">
      <w:pPr>
        <w:spacing w:line="240" w:lineRule="auto"/>
        <w:ind w:left="720"/>
        <w:rPr>
          <w:rStyle w:val="Enfasidelicata"/>
          <w:rFonts w:ascii="Bell MT" w:hAnsi="Bell MT"/>
          <w:i w:val="0"/>
          <w:iCs w:val="0"/>
          <w:sz w:val="24"/>
          <w:szCs w:val="24"/>
        </w:rPr>
      </w:pPr>
    </w:p>
    <w:p w14:paraId="5A44201A" w14:textId="029078FD" w:rsidR="00434F51" w:rsidRDefault="00434F51" w:rsidP="00571C1D">
      <w:pPr>
        <w:spacing w:line="240" w:lineRule="auto"/>
        <w:ind w:left="720"/>
        <w:rPr>
          <w:rStyle w:val="Enfasidelicata"/>
          <w:rFonts w:ascii="Bell MT" w:hAnsi="Bell MT"/>
          <w:i w:val="0"/>
          <w:iCs w:val="0"/>
          <w:sz w:val="24"/>
          <w:szCs w:val="24"/>
        </w:rPr>
      </w:pPr>
    </w:p>
    <w:p w14:paraId="7B7E38D4" w14:textId="345722B1" w:rsidR="00434F51" w:rsidRDefault="00434F51" w:rsidP="00571C1D">
      <w:pPr>
        <w:spacing w:line="240" w:lineRule="auto"/>
        <w:ind w:left="720"/>
        <w:rPr>
          <w:rStyle w:val="Enfasidelicata"/>
          <w:rFonts w:ascii="Bell MT" w:hAnsi="Bell MT"/>
          <w:i w:val="0"/>
          <w:iCs w:val="0"/>
          <w:sz w:val="24"/>
          <w:szCs w:val="24"/>
        </w:rPr>
      </w:pPr>
    </w:p>
    <w:p w14:paraId="0DDAACA8" w14:textId="191E6008" w:rsidR="00434F51" w:rsidRDefault="00434F51" w:rsidP="00571C1D">
      <w:pPr>
        <w:spacing w:line="240" w:lineRule="auto"/>
        <w:ind w:left="720"/>
        <w:rPr>
          <w:rStyle w:val="Enfasidelicata"/>
          <w:rFonts w:ascii="Bell MT" w:hAnsi="Bell MT"/>
          <w:i w:val="0"/>
          <w:iCs w:val="0"/>
          <w:sz w:val="24"/>
          <w:szCs w:val="24"/>
        </w:rPr>
      </w:pPr>
    </w:p>
    <w:p w14:paraId="3D56D2D2" w14:textId="46E299CE" w:rsidR="00434F51" w:rsidRDefault="00434F51" w:rsidP="00571C1D">
      <w:pPr>
        <w:spacing w:line="240" w:lineRule="auto"/>
        <w:ind w:left="720"/>
        <w:rPr>
          <w:rStyle w:val="Enfasidelicata"/>
          <w:rFonts w:ascii="Bell MT" w:hAnsi="Bell MT"/>
          <w:i w:val="0"/>
          <w:iCs w:val="0"/>
          <w:sz w:val="24"/>
          <w:szCs w:val="24"/>
        </w:rPr>
      </w:pPr>
    </w:p>
    <w:p w14:paraId="7E3353AA" w14:textId="121DAD2D" w:rsidR="00434F51" w:rsidRDefault="00434F51" w:rsidP="00571C1D">
      <w:pPr>
        <w:spacing w:line="240" w:lineRule="auto"/>
        <w:ind w:left="720"/>
        <w:rPr>
          <w:rStyle w:val="Enfasidelicata"/>
          <w:rFonts w:ascii="Bell MT" w:hAnsi="Bell MT"/>
          <w:i w:val="0"/>
          <w:iCs w:val="0"/>
          <w:sz w:val="24"/>
          <w:szCs w:val="24"/>
        </w:rPr>
      </w:pPr>
    </w:p>
    <w:p w14:paraId="17895A1D" w14:textId="0B52B7F2" w:rsidR="00434F51" w:rsidRDefault="00434F51" w:rsidP="00571C1D">
      <w:pPr>
        <w:spacing w:line="240" w:lineRule="auto"/>
        <w:ind w:left="720"/>
        <w:rPr>
          <w:rStyle w:val="Enfasidelicata"/>
          <w:rFonts w:ascii="Bell MT" w:hAnsi="Bell MT"/>
          <w:i w:val="0"/>
          <w:iCs w:val="0"/>
          <w:sz w:val="24"/>
          <w:szCs w:val="24"/>
        </w:rPr>
      </w:pPr>
    </w:p>
    <w:p w14:paraId="7F67753C" w14:textId="77777777" w:rsidR="00434F51" w:rsidRPr="00923D58" w:rsidRDefault="00434F51" w:rsidP="00571C1D">
      <w:pPr>
        <w:spacing w:line="240" w:lineRule="auto"/>
        <w:ind w:left="720"/>
        <w:rPr>
          <w:rStyle w:val="Enfasidelicata"/>
          <w:rFonts w:ascii="Bell MT" w:hAnsi="Bell MT"/>
          <w:i w:val="0"/>
          <w:iCs w:val="0"/>
          <w:sz w:val="24"/>
          <w:szCs w:val="24"/>
        </w:rPr>
      </w:pPr>
    </w:p>
    <w:p w14:paraId="3605D7D0" w14:textId="75837535" w:rsidR="00C65B56" w:rsidRPr="00D01022" w:rsidRDefault="001118E3" w:rsidP="00571C1D">
      <w:pPr>
        <w:pStyle w:val="Paragrafoelenco"/>
        <w:numPr>
          <w:ilvl w:val="0"/>
          <w:numId w:val="10"/>
        </w:numPr>
        <w:spacing w:line="240" w:lineRule="auto"/>
        <w:rPr>
          <w:rStyle w:val="Enfasidelicata"/>
          <w:rFonts w:ascii="Bell MT" w:hAnsi="Bell MT"/>
          <w:i w:val="0"/>
          <w:iCs w:val="0"/>
          <w:sz w:val="32"/>
          <w:szCs w:val="32"/>
        </w:rPr>
      </w:pPr>
      <w:r w:rsidRPr="00D01022">
        <w:rPr>
          <w:rStyle w:val="Enfasidelicata"/>
          <w:rFonts w:ascii="Bell MT" w:hAnsi="Bell MT"/>
          <w:i w:val="0"/>
          <w:iCs w:val="0"/>
          <w:sz w:val="32"/>
          <w:szCs w:val="32"/>
        </w:rPr>
        <w:t>Revision history</w:t>
      </w:r>
    </w:p>
    <w:p w14:paraId="3940384A" w14:textId="77777777" w:rsidR="00E27365" w:rsidRPr="00D01022" w:rsidRDefault="00C65B56" w:rsidP="00C65B56">
      <w:pPr>
        <w:pStyle w:val="Paragrafoelenco"/>
        <w:spacing w:line="240" w:lineRule="auto"/>
        <w:rPr>
          <w:rStyle w:val="Enfasidelicata"/>
          <w:rFonts w:ascii="Bell MT" w:hAnsi="Bell MT"/>
          <w:i w:val="0"/>
          <w:iCs w:val="0"/>
          <w:sz w:val="24"/>
          <w:szCs w:val="24"/>
        </w:rPr>
      </w:pPr>
      <w:r w:rsidRPr="00D01022">
        <w:rPr>
          <w:rStyle w:val="Enfasidelicata"/>
          <w:rFonts w:ascii="Bell MT" w:hAnsi="Bell MT"/>
          <w:i w:val="0"/>
          <w:iCs w:val="0"/>
          <w:sz w:val="24"/>
          <w:szCs w:val="24"/>
        </w:rPr>
        <w:t>Group meetings:</w:t>
      </w:r>
    </w:p>
    <w:p w14:paraId="20A5D963" w14:textId="45431317" w:rsidR="00AD455C" w:rsidRDefault="00582023" w:rsidP="00C65B56">
      <w:pPr>
        <w:pStyle w:val="Paragrafoelenco"/>
        <w:spacing w:line="240" w:lineRule="auto"/>
        <w:rPr>
          <w:rStyle w:val="Enfasidelicata"/>
          <w:rFonts w:ascii="Bell MT" w:hAnsi="Bell MT"/>
          <w:i w:val="0"/>
          <w:iCs w:val="0"/>
          <w:sz w:val="24"/>
          <w:szCs w:val="24"/>
        </w:rPr>
      </w:pPr>
      <w:r w:rsidRPr="00923D58">
        <w:rPr>
          <w:rStyle w:val="Enfasidelicata"/>
          <w:rFonts w:ascii="Bell MT" w:hAnsi="Bell MT"/>
          <w:i w:val="0"/>
          <w:iCs w:val="0"/>
          <w:sz w:val="28"/>
          <w:szCs w:val="28"/>
        </w:rPr>
        <w:br/>
      </w:r>
      <w:r w:rsidR="00C65B56">
        <w:rPr>
          <w:rStyle w:val="Enfasidelicata"/>
          <w:rFonts w:ascii="Bell MT" w:hAnsi="Bell MT"/>
          <w:i w:val="0"/>
          <w:iCs w:val="0"/>
          <w:sz w:val="24"/>
          <w:szCs w:val="24"/>
        </w:rPr>
        <w:tab/>
      </w:r>
      <w:r w:rsidR="003B3FEB">
        <w:rPr>
          <w:rStyle w:val="Enfasidelicata"/>
          <w:rFonts w:ascii="Bell MT" w:hAnsi="Bell MT"/>
          <w:i w:val="0"/>
          <w:iCs w:val="0"/>
          <w:sz w:val="24"/>
          <w:szCs w:val="24"/>
        </w:rPr>
        <w:t>1</w:t>
      </w:r>
      <w:r w:rsidR="003B3FEB" w:rsidRPr="00923D58">
        <w:rPr>
          <w:rStyle w:val="Enfasidelicata"/>
          <w:rFonts w:ascii="Bell MT" w:hAnsi="Bell MT"/>
          <w:i w:val="0"/>
          <w:iCs w:val="0"/>
          <w:sz w:val="24"/>
          <w:szCs w:val="24"/>
          <w:vertAlign w:val="superscript"/>
        </w:rPr>
        <w:t>st</w:t>
      </w:r>
      <w:r w:rsidR="003B3FEB">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2</w:t>
      </w:r>
      <w:r w:rsidRPr="00923D58">
        <w:rPr>
          <w:rStyle w:val="Enfasidelicata"/>
          <w:rFonts w:ascii="Bell MT" w:hAnsi="Bell MT"/>
          <w:i w:val="0"/>
          <w:iCs w:val="0"/>
          <w:sz w:val="24"/>
          <w:szCs w:val="24"/>
          <w:vertAlign w:val="superscript"/>
        </w:rPr>
        <w:t>nd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17/10/2020</w:t>
      </w:r>
    </w:p>
    <w:p w14:paraId="0F74923B" w14:textId="1591749F"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3</w:t>
      </w:r>
      <w:r w:rsidRPr="00923D58">
        <w:rPr>
          <w:rStyle w:val="Enfasidelicata"/>
          <w:rFonts w:ascii="Bell MT" w:hAnsi="Bell MT"/>
          <w:i w:val="0"/>
          <w:iCs w:val="0"/>
          <w:sz w:val="24"/>
          <w:szCs w:val="24"/>
          <w:vertAlign w:val="superscript"/>
        </w:rPr>
        <w:t>rd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24/10/2020</w:t>
      </w:r>
    </w:p>
    <w:p w14:paraId="06F7C19A" w14:textId="446A903C" w:rsidR="00AD455C"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4</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Use Cases</w:t>
      </w:r>
    </w:p>
    <w:p w14:paraId="627E162E" w14:textId="77777777" w:rsidR="00AD455C" w:rsidRDefault="00AD455C"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14/11/2020</w:t>
      </w:r>
    </w:p>
    <w:p w14:paraId="245B8C45" w14:textId="2F68C66B" w:rsidR="001A3C22" w:rsidRDefault="003B3FEB"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5</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Functional Requirements, Domain Assumptions and Goals</w:t>
      </w:r>
      <w:r w:rsidR="001118E3" w:rsidRPr="00923D58">
        <w:rPr>
          <w:rStyle w:val="Enfasidelicata"/>
          <w:rFonts w:ascii="Bell MT" w:hAnsi="Bell MT"/>
          <w:i w:val="0"/>
          <w:iCs w:val="0"/>
          <w:sz w:val="24"/>
          <w:szCs w:val="24"/>
        </w:rPr>
        <w:br/>
      </w:r>
      <w:r w:rsidR="00AD455C">
        <w:rPr>
          <w:rStyle w:val="Enfasidelicata"/>
          <w:rFonts w:ascii="Bell MT" w:hAnsi="Bell MT"/>
          <w:i w:val="0"/>
          <w:iCs w:val="0"/>
          <w:sz w:val="24"/>
          <w:szCs w:val="24"/>
        </w:rPr>
        <w:t>Duration 2h, 21/11/2020</w:t>
      </w:r>
    </w:p>
    <w:p w14:paraId="6190B79B" w14:textId="77777777" w:rsidR="001A3C22" w:rsidRDefault="001A3C22" w:rsidP="00923D58">
      <w:pPr>
        <w:pStyle w:val="Paragrafoelenco"/>
        <w:spacing w:line="240" w:lineRule="auto"/>
        <w:rPr>
          <w:rStyle w:val="Enfasidelicata"/>
          <w:rFonts w:ascii="Bell MT" w:hAnsi="Bell MT"/>
          <w:i w:val="0"/>
          <w:iCs w:val="0"/>
          <w:sz w:val="24"/>
          <w:szCs w:val="24"/>
        </w:rPr>
      </w:pPr>
    </w:p>
    <w:p w14:paraId="77D8E3F4" w14:textId="08934D3B" w:rsidR="00CC2534" w:rsidRDefault="001A3C22"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ab/>
        <w:t>6</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Goals and defined all the External Interfaces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25/11/2020</w:t>
      </w:r>
    </w:p>
    <w:p w14:paraId="33A3F595" w14:textId="34113710" w:rsidR="00CC2534" w:rsidRDefault="00CC2534" w:rsidP="00923D58">
      <w:pPr>
        <w:pStyle w:val="Paragrafoelenco"/>
        <w:spacing w:line="240" w:lineRule="auto"/>
        <w:rPr>
          <w:rStyle w:val="Enfasidelicata"/>
          <w:rFonts w:ascii="Bell MT" w:hAnsi="Bell MT"/>
          <w:i w:val="0"/>
          <w:iCs w:val="0"/>
          <w:sz w:val="24"/>
          <w:szCs w:val="24"/>
        </w:rPr>
      </w:pPr>
    </w:p>
    <w:p w14:paraId="4FBC31C9" w14:textId="47F152C2" w:rsidR="00CC2534" w:rsidRDefault="00CC2534">
      <w:pPr>
        <w:pStyle w:val="Paragrafoelenco"/>
        <w:spacing w:line="240" w:lineRule="auto"/>
        <w:ind w:firstLine="720"/>
        <w:rPr>
          <w:ins w:id="163" w:author="Etion Pinari [2]" w:date="2020-12-06T20:50:00Z"/>
          <w:rStyle w:val="Enfasidelicata"/>
          <w:rFonts w:ascii="Bell MT" w:hAnsi="Bell MT"/>
          <w:i w:val="0"/>
          <w:iCs w:val="0"/>
          <w:sz w:val="24"/>
          <w:szCs w:val="24"/>
        </w:rPr>
      </w:pPr>
      <w:r>
        <w:rPr>
          <w:rStyle w:val="Enfasidelicata"/>
          <w:rFonts w:ascii="Bell MT" w:hAnsi="Bell MT"/>
          <w:i w:val="0"/>
          <w:iCs w:val="0"/>
          <w:sz w:val="24"/>
          <w:szCs w:val="24"/>
        </w:rPr>
        <w:t>7</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Use Cases and defined new Requirements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01/12/2020</w:t>
      </w:r>
    </w:p>
    <w:p w14:paraId="2AD72B8E" w14:textId="262913A6" w:rsidR="00960A38" w:rsidRPr="00960A38" w:rsidRDefault="00960A38">
      <w:pPr>
        <w:pStyle w:val="Paragrafoelenco"/>
        <w:spacing w:line="240" w:lineRule="auto"/>
        <w:ind w:firstLine="720"/>
        <w:rPr>
          <w:rStyle w:val="Enfasidelicata"/>
          <w:rFonts w:ascii="Bell MT" w:hAnsi="Bell MT"/>
          <w:i w:val="0"/>
          <w:iCs w:val="0"/>
          <w:sz w:val="24"/>
          <w:szCs w:val="24"/>
        </w:rPr>
      </w:pPr>
      <w:ins w:id="164" w:author="Etion Pinari [2]" w:date="2020-12-06T20:50:00Z">
        <w:r>
          <w:rPr>
            <w:rStyle w:val="Enfasidelicata"/>
            <w:rFonts w:ascii="Bell MT" w:hAnsi="Bell MT"/>
            <w:i w:val="0"/>
            <w:iCs w:val="0"/>
            <w:sz w:val="24"/>
            <w:szCs w:val="24"/>
          </w:rPr>
          <w:t>8</w:t>
        </w:r>
        <w:r w:rsidRPr="00960A38">
          <w:rPr>
            <w:rStyle w:val="Enfasidelicata"/>
            <w:rFonts w:ascii="Bell MT" w:hAnsi="Bell MT"/>
            <w:i w:val="0"/>
            <w:iCs w:val="0"/>
            <w:sz w:val="24"/>
            <w:szCs w:val="24"/>
            <w:vertAlign w:val="superscript"/>
            <w:rPrChange w:id="165" w:author="Etion Pinari [2]" w:date="2020-12-06T20:50:00Z">
              <w:rPr>
                <w:rStyle w:val="Enfasidelicata"/>
                <w:rFonts w:ascii="Bell MT" w:hAnsi="Bell MT"/>
                <w:i w:val="0"/>
                <w:iCs w:val="0"/>
                <w:sz w:val="24"/>
                <w:szCs w:val="24"/>
              </w:rPr>
            </w:rPrChange>
          </w:rPr>
          <w:t>th</w:t>
        </w:r>
        <w:r>
          <w:rPr>
            <w:rStyle w:val="Enfasidelicata"/>
            <w:rFonts w:ascii="Bell MT" w:hAnsi="Bell MT"/>
            <w:i w:val="0"/>
            <w:iCs w:val="0"/>
            <w:sz w:val="24"/>
            <w:szCs w:val="24"/>
          </w:rPr>
          <w:t xml:space="preserve"> meeting: Added sections of Alloy code into the document</w:t>
        </w:r>
      </w:ins>
      <w:ins w:id="166" w:author="Etion Pinari [2]" w:date="2020-12-06T20:51:00Z">
        <w:r>
          <w:rPr>
            <w:rStyle w:val="Enfasidelicata"/>
            <w:rFonts w:ascii="Bell MT" w:hAnsi="Bell MT"/>
            <w:i w:val="0"/>
            <w:iCs w:val="0"/>
            <w:sz w:val="24"/>
            <w:szCs w:val="24"/>
          </w:rPr>
          <w:br/>
          <w:t>Duration 1h</w:t>
        </w:r>
        <w:r>
          <w:rPr>
            <w:rStyle w:val="Enfasidelicata"/>
            <w:rFonts w:ascii="Bell MT" w:hAnsi="Bell MT"/>
            <w:i w:val="0"/>
            <w:iCs w:val="0"/>
            <w:sz w:val="24"/>
            <w:szCs w:val="24"/>
          </w:rPr>
          <w:tab/>
          <w:t>06/12/2020</w:t>
        </w:r>
      </w:ins>
    </w:p>
    <w:p w14:paraId="137A23CD" w14:textId="77777777" w:rsidR="00CC2534" w:rsidRDefault="00CC2534" w:rsidP="00923D58">
      <w:pPr>
        <w:pStyle w:val="Paragrafoelenco"/>
        <w:spacing w:line="240" w:lineRule="auto"/>
        <w:rPr>
          <w:rStyle w:val="Enfasidelicata"/>
          <w:rFonts w:ascii="Bell MT" w:hAnsi="Bell MT"/>
          <w:i w:val="0"/>
          <w:iCs w:val="0"/>
          <w:sz w:val="24"/>
          <w:szCs w:val="24"/>
        </w:rPr>
      </w:pPr>
    </w:p>
    <w:p w14:paraId="79CA7E60" w14:textId="56AE0C0A" w:rsidR="001118E3" w:rsidRPr="00923D58" w:rsidRDefault="001118E3" w:rsidP="00923D58">
      <w:pPr>
        <w:pStyle w:val="Paragrafoelenco"/>
        <w:spacing w:line="240" w:lineRule="auto"/>
        <w:rPr>
          <w:rStyle w:val="Enfasidelicata"/>
          <w:rFonts w:ascii="Bell MT" w:hAnsi="Bell MT"/>
          <w:i w:val="0"/>
          <w:iCs w:val="0"/>
          <w:sz w:val="28"/>
          <w:szCs w:val="28"/>
        </w:rPr>
      </w:pPr>
      <w:del w:id="167" w:author="Etion Pinari [2]" w:date="2020-12-06T20:51:00Z">
        <w:r w:rsidRPr="00923D58" w:rsidDel="00960A38">
          <w:rPr>
            <w:rStyle w:val="Enfasidelicata"/>
            <w:rFonts w:ascii="Bell MT" w:hAnsi="Bell MT"/>
            <w:i w:val="0"/>
            <w:iCs w:val="0"/>
            <w:sz w:val="24"/>
            <w:szCs w:val="24"/>
          </w:rPr>
          <w:br/>
        </w:r>
      </w:del>
    </w:p>
    <w:p w14:paraId="012BF370" w14:textId="37D49EBB" w:rsidR="00CC2534" w:rsidRPr="00D01022" w:rsidRDefault="001118E3" w:rsidP="00CC2534">
      <w:pPr>
        <w:pStyle w:val="Paragrafoelenco"/>
        <w:numPr>
          <w:ilvl w:val="0"/>
          <w:numId w:val="10"/>
        </w:numPr>
        <w:spacing w:line="240" w:lineRule="auto"/>
        <w:rPr>
          <w:rStyle w:val="Enfasidelicata"/>
          <w:rFonts w:ascii="Bell MT" w:hAnsi="Bell MT"/>
          <w:i w:val="0"/>
          <w:iCs w:val="0"/>
          <w:sz w:val="32"/>
          <w:szCs w:val="32"/>
        </w:rPr>
      </w:pPr>
      <w:r w:rsidRPr="00D01022">
        <w:rPr>
          <w:rStyle w:val="Enfasidelicata"/>
          <w:rFonts w:ascii="Bell MT" w:hAnsi="Bell MT"/>
          <w:i w:val="0"/>
          <w:iCs w:val="0"/>
          <w:sz w:val="32"/>
          <w:szCs w:val="32"/>
        </w:rPr>
        <w:t>Reference documents</w:t>
      </w:r>
    </w:p>
    <w:p w14:paraId="72DA4086" w14:textId="77777777" w:rsidR="00CC2534" w:rsidRPr="00CC2534" w:rsidRDefault="00CC2534" w:rsidP="00D01022">
      <w:pPr>
        <w:pStyle w:val="Paragrafoelenco"/>
        <w:spacing w:line="240" w:lineRule="auto"/>
        <w:rPr>
          <w:rStyle w:val="Enfasidelicata"/>
          <w:rFonts w:ascii="Bell MT" w:hAnsi="Bell MT"/>
          <w:i w:val="0"/>
          <w:iCs w:val="0"/>
          <w:sz w:val="28"/>
          <w:szCs w:val="28"/>
        </w:rPr>
      </w:pPr>
    </w:p>
    <w:p w14:paraId="693A0A5F" w14:textId="56BFBF37" w:rsidR="00775122" w:rsidRPr="00D01022" w:rsidRDefault="00CC2534">
      <w:pPr>
        <w:pStyle w:val="Paragrafoelenco"/>
        <w:numPr>
          <w:ilvl w:val="0"/>
          <w:numId w:val="65"/>
        </w:numPr>
        <w:spacing w:line="240" w:lineRule="auto"/>
        <w:ind w:left="1094" w:hanging="357"/>
        <w:rPr>
          <w:rStyle w:val="Enfasidelicata"/>
          <w:rFonts w:ascii="Bell MT" w:hAnsi="Bell MT"/>
          <w:i w:val="0"/>
          <w:iCs w:val="0"/>
          <w:sz w:val="28"/>
          <w:szCs w:val="28"/>
        </w:rPr>
      </w:pPr>
      <w:r w:rsidRPr="000A5E1D">
        <w:rPr>
          <w:rStyle w:val="Enfasidelicata"/>
          <w:rFonts w:ascii="Bell MT" w:hAnsi="Bell MT"/>
          <w:i w:val="0"/>
          <w:iCs w:val="0"/>
          <w:sz w:val="24"/>
          <w:szCs w:val="24"/>
        </w:rPr>
        <w:t xml:space="preserve">Graphic demo of mobile application: </w:t>
      </w:r>
      <w:hyperlink r:id="rId15" w:history="1">
        <w:r w:rsidR="00775122" w:rsidRPr="00FF2302">
          <w:rPr>
            <w:rStyle w:val="Collegamentoipertestuale"/>
            <w:rFonts w:ascii="Bell MT" w:hAnsi="Bell MT"/>
            <w:sz w:val="24"/>
            <w:szCs w:val="24"/>
          </w:rPr>
          <w:t>https://customerlineup.bubbleapps.io</w:t>
        </w:r>
      </w:hyperlink>
    </w:p>
    <w:p w14:paraId="54D07E83" w14:textId="78B84B15" w:rsidR="001118E3" w:rsidRPr="00CC2534" w:rsidRDefault="00775122" w:rsidP="00D01022">
      <w:pPr>
        <w:pStyle w:val="Paragrafoelenco"/>
        <w:numPr>
          <w:ilvl w:val="0"/>
          <w:numId w:val="65"/>
        </w:numPr>
        <w:spacing w:line="240" w:lineRule="auto"/>
        <w:ind w:left="1094" w:hanging="357"/>
        <w:rPr>
          <w:rStyle w:val="Enfasidelicata"/>
          <w:rFonts w:ascii="Bell MT" w:hAnsi="Bell MT"/>
          <w:i w:val="0"/>
          <w:iCs w:val="0"/>
          <w:sz w:val="28"/>
          <w:szCs w:val="28"/>
        </w:rPr>
      </w:pPr>
      <w:r>
        <w:rPr>
          <w:rStyle w:val="Enfasidelicata"/>
          <w:rFonts w:ascii="Bell MT" w:hAnsi="Bell MT"/>
          <w:i w:val="0"/>
          <w:iCs w:val="0"/>
          <w:sz w:val="24"/>
          <w:szCs w:val="24"/>
        </w:rPr>
        <w:t xml:space="preserve">ISO/IEEE standards for </w:t>
      </w:r>
      <w:r w:rsidRPr="00775122">
        <w:rPr>
          <w:rStyle w:val="Enfasidelicata"/>
          <w:rFonts w:ascii="Bell MT" w:hAnsi="Bell MT"/>
          <w:i w:val="0"/>
          <w:iCs w:val="0"/>
          <w:sz w:val="24"/>
          <w:szCs w:val="24"/>
        </w:rPr>
        <w:t>the engineering of requirements for systems and software products</w:t>
      </w:r>
      <w:r>
        <w:rPr>
          <w:rStyle w:val="Enfasidelicata"/>
          <w:rFonts w:ascii="Bell MT" w:hAnsi="Bell MT"/>
          <w:i w:val="0"/>
          <w:iCs w:val="0"/>
          <w:sz w:val="24"/>
          <w:szCs w:val="24"/>
        </w:rPr>
        <w:t xml:space="preserve">: </w:t>
      </w:r>
      <w:hyperlink r:id="rId16" w:history="1">
        <w:r w:rsidRPr="00775122">
          <w:rPr>
            <w:rStyle w:val="Collegamentoipertestuale"/>
            <w:rFonts w:ascii="Bell MT" w:hAnsi="Bell MT"/>
            <w:sz w:val="24"/>
            <w:szCs w:val="24"/>
          </w:rPr>
          <w:t>https://standards.ieee.org/standard/29148-2018.html</w:t>
        </w:r>
      </w:hyperlink>
      <w:r>
        <w:rPr>
          <w:rStyle w:val="Enfasidelicata"/>
          <w:rFonts w:ascii="Bell MT" w:hAnsi="Bell MT"/>
          <w:i w:val="0"/>
          <w:iCs w:val="0"/>
          <w:sz w:val="24"/>
          <w:szCs w:val="24"/>
        </w:rPr>
        <w:t xml:space="preserve"> </w:t>
      </w:r>
      <w:r w:rsidR="001118E3" w:rsidRPr="00CC2534">
        <w:rPr>
          <w:rStyle w:val="Enfasidelicata"/>
          <w:rFonts w:ascii="Bell MT" w:hAnsi="Bell MT"/>
          <w:i w:val="0"/>
          <w:iCs w:val="0"/>
          <w:sz w:val="28"/>
          <w:szCs w:val="28"/>
        </w:rPr>
        <w:br/>
      </w:r>
      <w:r w:rsidR="001118E3" w:rsidRPr="00CC2534">
        <w:rPr>
          <w:rStyle w:val="Enfasidelicata"/>
          <w:rFonts w:ascii="Bell MT" w:hAnsi="Bell MT"/>
          <w:i w:val="0"/>
          <w:iCs w:val="0"/>
          <w:sz w:val="28"/>
          <w:szCs w:val="28"/>
        </w:rPr>
        <w:br/>
      </w:r>
    </w:p>
    <w:p w14:paraId="6550AB6A" w14:textId="61F944C9" w:rsidR="001118E3" w:rsidRPr="00D01022" w:rsidRDefault="001118E3" w:rsidP="00571C1D">
      <w:pPr>
        <w:pStyle w:val="Paragrafoelenco"/>
        <w:numPr>
          <w:ilvl w:val="0"/>
          <w:numId w:val="10"/>
        </w:numPr>
        <w:spacing w:line="240" w:lineRule="auto"/>
        <w:rPr>
          <w:rStyle w:val="Enfasidelicata"/>
          <w:rFonts w:ascii="Bell MT" w:hAnsi="Bell MT"/>
          <w:i w:val="0"/>
          <w:iCs w:val="0"/>
          <w:sz w:val="32"/>
          <w:szCs w:val="32"/>
        </w:rPr>
      </w:pPr>
      <w:r w:rsidRPr="00D01022">
        <w:rPr>
          <w:rStyle w:val="Enfasidelicata"/>
          <w:rFonts w:ascii="Bell MT" w:hAnsi="Bell MT"/>
          <w:i w:val="0"/>
          <w:iCs w:val="0"/>
          <w:sz w:val="32"/>
          <w:szCs w:val="32"/>
        </w:rPr>
        <w:t>Document Structure</w:t>
      </w:r>
    </w:p>
    <w:p w14:paraId="4CAEA721" w14:textId="36A1D5CF"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 xml:space="preserve">Lorem ipsum </w:t>
      </w:r>
      <w:proofErr w:type="spellStart"/>
      <w:r w:rsidRPr="00923D58">
        <w:rPr>
          <w:rStyle w:val="Enfasidelicata"/>
          <w:rFonts w:ascii="Bell MT" w:hAnsi="Bell MT"/>
          <w:i w:val="0"/>
          <w:iCs w:val="0"/>
          <w:sz w:val="24"/>
          <w:szCs w:val="24"/>
        </w:rPr>
        <w:t>dolor</w:t>
      </w:r>
      <w:proofErr w:type="spellEnd"/>
      <w:r w:rsidRPr="00923D58">
        <w:rPr>
          <w:rStyle w:val="Enfasidelicata"/>
          <w:rFonts w:ascii="Bell MT" w:hAnsi="Bell MT"/>
          <w:i w:val="0"/>
          <w:iCs w:val="0"/>
          <w:sz w:val="24"/>
          <w:szCs w:val="24"/>
        </w:rPr>
        <w:t xml:space="preserve"> sit </w:t>
      </w:r>
      <w:proofErr w:type="spellStart"/>
      <w:r w:rsidRPr="00923D58">
        <w:rPr>
          <w:rStyle w:val="Enfasidelicata"/>
          <w:rFonts w:ascii="Bell MT" w:hAnsi="Bell MT"/>
          <w:i w:val="0"/>
          <w:iCs w:val="0"/>
          <w:sz w:val="24"/>
          <w:szCs w:val="24"/>
        </w:rPr>
        <w:t>amet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consectetur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adipiscing</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elit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sed</w:t>
      </w:r>
      <w:proofErr w:type="spellEnd"/>
      <w:r w:rsidRPr="00923D58">
        <w:rPr>
          <w:rStyle w:val="Enfasidelicata"/>
          <w:rFonts w:ascii="Bell MT" w:hAnsi="Bell MT"/>
          <w:i w:val="0"/>
          <w:iCs w:val="0"/>
          <w:sz w:val="24"/>
          <w:szCs w:val="24"/>
        </w:rPr>
        <w:t xml:space="preserve"> do </w:t>
      </w:r>
      <w:proofErr w:type="spellStart"/>
      <w:r w:rsidRPr="00923D58">
        <w:rPr>
          <w:rStyle w:val="Enfasidelicata"/>
          <w:rFonts w:ascii="Bell MT" w:hAnsi="Bell MT"/>
          <w:i w:val="0"/>
          <w:iCs w:val="0"/>
          <w:sz w:val="24"/>
          <w:szCs w:val="24"/>
        </w:rPr>
        <w:t>eiusmod</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tempor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incididunt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ut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labore</w:t>
      </w:r>
      <w:proofErr w:type="spellEnd"/>
      <w:r w:rsidRPr="00923D58">
        <w:rPr>
          <w:rStyle w:val="Enfasidelicata"/>
          <w:rFonts w:ascii="Bell MT" w:hAnsi="Bell MT"/>
          <w:i w:val="0"/>
          <w:iCs w:val="0"/>
          <w:sz w:val="24"/>
          <w:szCs w:val="24"/>
        </w:rPr>
        <w:t xml:space="preserve"> et dolore magna </w:t>
      </w:r>
      <w:proofErr w:type="spellStart"/>
      <w:r w:rsidRPr="00923D58">
        <w:rPr>
          <w:rStyle w:val="Enfasidelicata"/>
          <w:rFonts w:ascii="Bell MT" w:hAnsi="Bell MT"/>
          <w:i w:val="0"/>
          <w:iCs w:val="0"/>
          <w:sz w:val="24"/>
          <w:szCs w:val="24"/>
        </w:rPr>
        <w:t>aliqua</w:t>
      </w:r>
      <w:proofErr w:type="spellEnd"/>
      <w:r w:rsidRPr="00923D58">
        <w:rPr>
          <w:rStyle w:val="Enfasidelicata"/>
          <w:rFonts w:ascii="Bell MT" w:hAnsi="Bell MT"/>
          <w:i w:val="0"/>
          <w:iCs w:val="0"/>
          <w:sz w:val="24"/>
          <w:szCs w:val="24"/>
        </w:rPr>
        <w:t>.</w:t>
      </w:r>
      <w:r w:rsidRPr="00923D58">
        <w:rPr>
          <w:rStyle w:val="Titolo1Carattere"/>
          <w:rFonts w:ascii="Bell MT" w:hAnsi="Bell MT"/>
          <w:sz w:val="24"/>
          <w:szCs w:val="24"/>
        </w:rPr>
        <w:t xml:space="preserve"> </w:t>
      </w:r>
      <w:r w:rsidRPr="00923D58">
        <w:rPr>
          <w:rStyle w:val="Enfasidelicata"/>
          <w:rFonts w:ascii="Bell MT" w:hAnsi="Bell MT"/>
          <w:i w:val="0"/>
          <w:iCs w:val="0"/>
          <w:sz w:val="24"/>
          <w:szCs w:val="24"/>
        </w:rPr>
        <w:t xml:space="preserve">Lorem ipsum </w:t>
      </w:r>
      <w:proofErr w:type="spellStart"/>
      <w:r w:rsidRPr="00923D58">
        <w:rPr>
          <w:rStyle w:val="Enfasidelicata"/>
          <w:rFonts w:ascii="Bell MT" w:hAnsi="Bell MT"/>
          <w:i w:val="0"/>
          <w:iCs w:val="0"/>
          <w:sz w:val="24"/>
          <w:szCs w:val="24"/>
        </w:rPr>
        <w:t>dolor</w:t>
      </w:r>
      <w:proofErr w:type="spellEnd"/>
      <w:r w:rsidRPr="00923D58">
        <w:rPr>
          <w:rStyle w:val="Enfasidelicata"/>
          <w:rFonts w:ascii="Bell MT" w:hAnsi="Bell MT"/>
          <w:i w:val="0"/>
          <w:iCs w:val="0"/>
          <w:sz w:val="24"/>
          <w:szCs w:val="24"/>
        </w:rPr>
        <w:t xml:space="preserve"> sit </w:t>
      </w:r>
      <w:proofErr w:type="spellStart"/>
      <w:r w:rsidRPr="00923D58">
        <w:rPr>
          <w:rStyle w:val="Enfasidelicata"/>
          <w:rFonts w:ascii="Bell MT" w:hAnsi="Bell MT"/>
          <w:i w:val="0"/>
          <w:iCs w:val="0"/>
          <w:sz w:val="24"/>
          <w:szCs w:val="24"/>
        </w:rPr>
        <w:t>amet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consectetur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adipiscing</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elit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sed</w:t>
      </w:r>
      <w:proofErr w:type="spellEnd"/>
      <w:r w:rsidRPr="00923D58">
        <w:rPr>
          <w:rStyle w:val="Enfasidelicata"/>
          <w:rFonts w:ascii="Bell MT" w:hAnsi="Bell MT"/>
          <w:i w:val="0"/>
          <w:iCs w:val="0"/>
          <w:sz w:val="24"/>
          <w:szCs w:val="24"/>
        </w:rPr>
        <w:t xml:space="preserve"> do </w:t>
      </w:r>
      <w:proofErr w:type="spellStart"/>
      <w:r w:rsidRPr="00923D58">
        <w:rPr>
          <w:rStyle w:val="Enfasidelicata"/>
          <w:rFonts w:ascii="Bell MT" w:hAnsi="Bell MT"/>
          <w:i w:val="0"/>
          <w:iCs w:val="0"/>
          <w:sz w:val="24"/>
          <w:szCs w:val="24"/>
        </w:rPr>
        <w:t>eiusmod</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tempor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incididunt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ut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labore</w:t>
      </w:r>
      <w:proofErr w:type="spellEnd"/>
      <w:r w:rsidRPr="00923D58">
        <w:rPr>
          <w:rStyle w:val="Enfasidelicata"/>
          <w:rFonts w:ascii="Bell MT" w:hAnsi="Bell MT"/>
          <w:i w:val="0"/>
          <w:iCs w:val="0"/>
          <w:sz w:val="24"/>
          <w:szCs w:val="24"/>
        </w:rPr>
        <w:t xml:space="preserve"> et dolore magna </w:t>
      </w:r>
      <w:proofErr w:type="spellStart"/>
      <w:r w:rsidRPr="00923D58">
        <w:rPr>
          <w:rStyle w:val="Enfasidelicata"/>
          <w:rFonts w:ascii="Bell MT" w:hAnsi="Bell MT"/>
          <w:i w:val="0"/>
          <w:iCs w:val="0"/>
          <w:sz w:val="24"/>
          <w:szCs w:val="24"/>
        </w:rPr>
        <w:t>aliqua.Lorem</w:t>
      </w:r>
      <w:proofErr w:type="spellEnd"/>
      <w:r w:rsidRPr="00923D58">
        <w:rPr>
          <w:rStyle w:val="Enfasidelicata"/>
          <w:rFonts w:ascii="Bell MT" w:hAnsi="Bell MT"/>
          <w:i w:val="0"/>
          <w:iCs w:val="0"/>
          <w:sz w:val="24"/>
          <w:szCs w:val="24"/>
        </w:rPr>
        <w:t xml:space="preserve"> ipsum </w:t>
      </w:r>
      <w:proofErr w:type="spellStart"/>
      <w:r w:rsidRPr="00923D58">
        <w:rPr>
          <w:rStyle w:val="Enfasidelicata"/>
          <w:rFonts w:ascii="Bell MT" w:hAnsi="Bell MT"/>
          <w:i w:val="0"/>
          <w:iCs w:val="0"/>
          <w:sz w:val="24"/>
          <w:szCs w:val="24"/>
        </w:rPr>
        <w:t>dolor</w:t>
      </w:r>
      <w:proofErr w:type="spellEnd"/>
      <w:r w:rsidRPr="00923D58">
        <w:rPr>
          <w:rStyle w:val="Enfasidelicata"/>
          <w:rFonts w:ascii="Bell MT" w:hAnsi="Bell MT"/>
          <w:i w:val="0"/>
          <w:iCs w:val="0"/>
          <w:sz w:val="24"/>
          <w:szCs w:val="24"/>
        </w:rPr>
        <w:t xml:space="preserve"> sit </w:t>
      </w:r>
      <w:proofErr w:type="spellStart"/>
      <w:r w:rsidRPr="00923D58">
        <w:rPr>
          <w:rStyle w:val="Enfasidelicata"/>
          <w:rFonts w:ascii="Bell MT" w:hAnsi="Bell MT"/>
          <w:i w:val="0"/>
          <w:iCs w:val="0"/>
          <w:sz w:val="24"/>
          <w:szCs w:val="24"/>
        </w:rPr>
        <w:t>amet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consectetur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adipiscing</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elit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sed</w:t>
      </w:r>
      <w:proofErr w:type="spellEnd"/>
      <w:r w:rsidRPr="00923D58">
        <w:rPr>
          <w:rStyle w:val="Enfasidelicata"/>
          <w:rFonts w:ascii="Bell MT" w:hAnsi="Bell MT"/>
          <w:i w:val="0"/>
          <w:iCs w:val="0"/>
          <w:sz w:val="24"/>
          <w:szCs w:val="24"/>
        </w:rPr>
        <w:t xml:space="preserve"> do </w:t>
      </w:r>
      <w:proofErr w:type="spellStart"/>
      <w:r w:rsidRPr="00923D58">
        <w:rPr>
          <w:rStyle w:val="Enfasidelicata"/>
          <w:rFonts w:ascii="Bell MT" w:hAnsi="Bell MT"/>
          <w:i w:val="0"/>
          <w:iCs w:val="0"/>
          <w:sz w:val="24"/>
          <w:szCs w:val="24"/>
        </w:rPr>
        <w:t>eiusmod</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tempor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incididunt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ut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labore</w:t>
      </w:r>
      <w:proofErr w:type="spellEnd"/>
      <w:r w:rsidRPr="00923D58">
        <w:rPr>
          <w:rStyle w:val="Enfasidelicata"/>
          <w:rFonts w:ascii="Bell MT" w:hAnsi="Bell MT"/>
          <w:i w:val="0"/>
          <w:iCs w:val="0"/>
          <w:sz w:val="24"/>
          <w:szCs w:val="24"/>
        </w:rPr>
        <w:t xml:space="preserve"> et dolore magna </w:t>
      </w:r>
      <w:proofErr w:type="spellStart"/>
      <w:r w:rsidRPr="00923D58">
        <w:rPr>
          <w:rStyle w:val="Enfasidelicata"/>
          <w:rFonts w:ascii="Bell MT" w:hAnsi="Bell MT"/>
          <w:i w:val="0"/>
          <w:iCs w:val="0"/>
          <w:sz w:val="24"/>
          <w:szCs w:val="24"/>
        </w:rPr>
        <w:t>aliqua</w:t>
      </w:r>
      <w:proofErr w:type="spellEnd"/>
      <w:r w:rsidRPr="00923D58">
        <w:rPr>
          <w:rStyle w:val="Enfasidelicata"/>
          <w:rFonts w:ascii="Bell MT" w:hAnsi="Bell MT"/>
          <w:i w:val="0"/>
          <w:iCs w:val="0"/>
          <w:sz w:val="24"/>
          <w:szCs w:val="24"/>
        </w:rPr>
        <w:t xml:space="preserve">. </w:t>
      </w:r>
    </w:p>
    <w:p w14:paraId="3A221D73" w14:textId="1A507F43" w:rsidR="00434F51" w:rsidRDefault="00434F51" w:rsidP="00571C1D">
      <w:pPr>
        <w:spacing w:line="240" w:lineRule="auto"/>
        <w:rPr>
          <w:rStyle w:val="Enfasidelicata"/>
          <w:rFonts w:ascii="Bell MT" w:hAnsi="Bell MT"/>
          <w:i w:val="0"/>
          <w:iCs w:val="0"/>
          <w:sz w:val="24"/>
          <w:szCs w:val="24"/>
        </w:rPr>
      </w:pPr>
    </w:p>
    <w:p w14:paraId="552C31A2" w14:textId="77777777" w:rsidR="00434F51" w:rsidDel="00960A38" w:rsidRDefault="00434F51">
      <w:pPr>
        <w:rPr>
          <w:del w:id="168" w:author="Etion Pinari [2]" w:date="2020-12-06T20:51:00Z"/>
          <w:rStyle w:val="Enfasidelicata"/>
          <w:rFonts w:ascii="Bell MT" w:hAnsi="Bell MT"/>
          <w:i w:val="0"/>
          <w:iCs w:val="0"/>
          <w:sz w:val="24"/>
          <w:szCs w:val="24"/>
        </w:rPr>
      </w:pPr>
      <w:del w:id="169" w:author="Etion Pinari [2]" w:date="2020-12-06T20:51:00Z">
        <w:r w:rsidDel="00960A38">
          <w:rPr>
            <w:rStyle w:val="Enfasidelicata"/>
            <w:rFonts w:ascii="Bell MT" w:hAnsi="Bell MT"/>
            <w:i w:val="0"/>
            <w:iCs w:val="0"/>
            <w:sz w:val="24"/>
            <w:szCs w:val="24"/>
          </w:rPr>
          <w:lastRenderedPageBreak/>
          <w:br w:type="page"/>
        </w:r>
      </w:del>
    </w:p>
    <w:p w14:paraId="0CE6F9E2" w14:textId="77777777" w:rsidR="001118E3" w:rsidRPr="00923D58" w:rsidRDefault="001118E3">
      <w:pPr>
        <w:rPr>
          <w:rStyle w:val="Enfasidelicata"/>
          <w:rFonts w:ascii="Bell MT" w:hAnsi="Bell MT"/>
          <w:i w:val="0"/>
          <w:iCs w:val="0"/>
          <w:sz w:val="24"/>
          <w:szCs w:val="24"/>
        </w:rPr>
        <w:pPrChange w:id="170" w:author="Etion Pinari [2]" w:date="2020-12-06T20:51:00Z">
          <w:pPr>
            <w:spacing w:line="240" w:lineRule="auto"/>
          </w:pPr>
        </w:pPrChange>
      </w:pPr>
    </w:p>
    <w:p w14:paraId="755E5D46" w14:textId="4317CCFB" w:rsidR="001118E3" w:rsidRPr="00923D58" w:rsidRDefault="001118E3">
      <w:pPr>
        <w:pStyle w:val="Paragrafoelenco"/>
        <w:numPr>
          <w:ilvl w:val="0"/>
          <w:numId w:val="9"/>
        </w:numPr>
        <w:spacing w:line="240" w:lineRule="auto"/>
        <w:rPr>
          <w:rStyle w:val="Enfasidelicata"/>
          <w:rFonts w:ascii="Bell MT" w:hAnsi="Bell MT"/>
          <w:sz w:val="44"/>
          <w:szCs w:val="44"/>
        </w:rPr>
      </w:pPr>
      <w:r w:rsidRPr="00923D58">
        <w:rPr>
          <w:rStyle w:val="Enfasidelicata"/>
          <w:rFonts w:ascii="Bell MT" w:hAnsi="Bell MT"/>
          <w:sz w:val="44"/>
          <w:szCs w:val="44"/>
        </w:rPr>
        <w:t>OVERALL DESCRIPTION</w:t>
      </w:r>
      <w:r w:rsidR="001A5FAF" w:rsidRPr="008B1B38">
        <w:rPr>
          <w:rStyle w:val="Enfasidelicata"/>
          <w:rFonts w:ascii="Bell MT" w:hAnsi="Bell MT"/>
          <w:sz w:val="44"/>
          <w:szCs w:val="44"/>
        </w:rPr>
        <w:t xml:space="preserve"> </w:t>
      </w:r>
      <w:r w:rsidRPr="00923D58">
        <w:rPr>
          <w:rStyle w:val="Enfasidelicata"/>
          <w:rFonts w:ascii="Bell MT" w:hAnsi="Bell MT"/>
          <w:sz w:val="44"/>
          <w:szCs w:val="44"/>
        </w:rPr>
        <w:br/>
      </w:r>
    </w:p>
    <w:p w14:paraId="1562FF69" w14:textId="53C916C4" w:rsidR="00BD50E7" w:rsidRPr="00923D58" w:rsidRDefault="001118E3" w:rsidP="00571C1D">
      <w:pPr>
        <w:pStyle w:val="Paragrafoelenco"/>
        <w:numPr>
          <w:ilvl w:val="0"/>
          <w:numId w:val="12"/>
        </w:numPr>
        <w:spacing w:line="240" w:lineRule="auto"/>
        <w:rPr>
          <w:rStyle w:val="Enfasidelicata"/>
          <w:rFonts w:ascii="Bell MT" w:hAnsi="Bell MT"/>
          <w:i w:val="0"/>
          <w:iCs w:val="0"/>
          <w:sz w:val="32"/>
          <w:szCs w:val="32"/>
        </w:rPr>
      </w:pPr>
      <w:r w:rsidRPr="00923D58">
        <w:rPr>
          <w:rStyle w:val="Enfasidelicata"/>
          <w:rFonts w:ascii="Bell MT" w:hAnsi="Bell MT"/>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rFonts w:ascii="Bell MT" w:hAnsi="Bell MT"/>
          <w:i w:val="0"/>
          <w:iCs w:val="0"/>
          <w:sz w:val="28"/>
          <w:szCs w:val="28"/>
        </w:rPr>
      </w:pPr>
    </w:p>
    <w:p w14:paraId="6E65F997" w14:textId="42D78AC8" w:rsidR="00DC5D58" w:rsidRDefault="00DC5D58">
      <w:pPr>
        <w:pStyle w:val="Paragrafoelenco"/>
        <w:numPr>
          <w:ilvl w:val="0"/>
          <w:numId w:val="17"/>
        </w:numPr>
        <w:spacing w:line="240" w:lineRule="auto"/>
        <w:ind w:left="1321" w:hanging="357"/>
        <w:rPr>
          <w:rStyle w:val="Enfasidelicata"/>
          <w:rFonts w:ascii="Bell MT" w:hAnsi="Bell MT"/>
          <w:i w:val="0"/>
          <w:iCs w:val="0"/>
          <w:sz w:val="28"/>
          <w:szCs w:val="28"/>
        </w:rPr>
        <w:pPrChange w:id="171" w:author="Giorgio Romeo" w:date="2020-12-07T00:10:00Z">
          <w:pPr>
            <w:pStyle w:val="Paragrafoelenco"/>
            <w:numPr>
              <w:numId w:val="17"/>
            </w:numPr>
            <w:spacing w:line="240" w:lineRule="auto"/>
            <w:ind w:left="1069" w:hanging="360"/>
          </w:pPr>
        </w:pPrChange>
      </w:pPr>
      <w:r w:rsidRPr="00923D58">
        <w:rPr>
          <w:rStyle w:val="Enfasidelicata"/>
          <w:rFonts w:ascii="Bell MT" w:hAnsi="Bell MT"/>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rFonts w:ascii="Bell MT" w:hAnsi="Bell MT"/>
          <w:i w:val="0"/>
          <w:iCs w:val="0"/>
          <w:sz w:val="28"/>
          <w:szCs w:val="28"/>
        </w:rPr>
      </w:pPr>
    </w:p>
    <w:p w14:paraId="43E384BF" w14:textId="49EFDE5A" w:rsidR="00111780" w:rsidRPr="00923D58" w:rsidRDefault="006332A6" w:rsidP="00923D58">
      <w:pPr>
        <w:pStyle w:val="Paragrafoelenco"/>
        <w:numPr>
          <w:ilvl w:val="0"/>
          <w:numId w:val="19"/>
        </w:numPr>
      </w:pPr>
      <w:proofErr w:type="spellStart"/>
      <w:r w:rsidRPr="00923D58">
        <w:rPr>
          <w:rStyle w:val="Enfasidelicata"/>
          <w:rFonts w:ascii="Bell MT" w:hAnsi="Bell MT"/>
          <w:i w:val="0"/>
          <w:iCs w:val="0"/>
          <w:color w:val="0D0D0D" w:themeColor="text1" w:themeTint="F2"/>
          <w:sz w:val="24"/>
          <w:szCs w:val="24"/>
        </w:rPr>
        <w:t>Ha</w:t>
      </w:r>
      <w:r w:rsidR="00377EC6" w:rsidRPr="00923D58">
        <w:rPr>
          <w:rStyle w:val="Enfasidelicata"/>
          <w:rFonts w:ascii="Bell MT" w:hAnsi="Bell MT"/>
          <w:i w:val="0"/>
          <w:iCs w:val="0"/>
          <w:color w:val="0D0D0D" w:themeColor="text1" w:themeTint="F2"/>
          <w:sz w:val="24"/>
          <w:szCs w:val="24"/>
        </w:rPr>
        <w:t>j</w:t>
      </w:r>
      <w:r w:rsidRPr="00923D58">
        <w:rPr>
          <w:rStyle w:val="Enfasidelicata"/>
          <w:rFonts w:ascii="Bell MT" w:hAnsi="Bell MT"/>
          <w:i w:val="0"/>
          <w:iCs w:val="0"/>
          <w:color w:val="0D0D0D" w:themeColor="text1" w:themeTint="F2"/>
          <w:sz w:val="24"/>
          <w:szCs w:val="24"/>
        </w:rPr>
        <w:t>sen</w:t>
      </w:r>
      <w:proofErr w:type="spellEnd"/>
      <w:r w:rsidRPr="00923D58">
        <w:rPr>
          <w:rStyle w:val="Enfasidelicata"/>
          <w:rFonts w:ascii="Bell MT" w:hAnsi="Bell MT"/>
          <w:i w:val="0"/>
          <w:iCs w:val="0"/>
          <w:color w:val="0D0D0D" w:themeColor="text1" w:themeTint="F2"/>
          <w:sz w:val="24"/>
          <w:szCs w:val="24"/>
        </w:rPr>
        <w:t xml:space="preserve"> wishes to buy </w:t>
      </w:r>
      <w:r w:rsidR="00200B73" w:rsidRPr="00923D58">
        <w:rPr>
          <w:rStyle w:val="Enfasidelicata"/>
          <w:rFonts w:ascii="Bell MT" w:hAnsi="Bell MT"/>
          <w:i w:val="0"/>
          <w:iCs w:val="0"/>
          <w:color w:val="0D0D0D" w:themeColor="text1" w:themeTint="F2"/>
          <w:sz w:val="24"/>
          <w:szCs w:val="24"/>
        </w:rPr>
        <w:t xml:space="preserve">groceries </w:t>
      </w:r>
      <w:r w:rsidRPr="00923D58">
        <w:rPr>
          <w:rStyle w:val="Enfasidelicata"/>
          <w:rFonts w:ascii="Bell MT" w:hAnsi="Bell MT"/>
          <w:i w:val="0"/>
          <w:iCs w:val="0"/>
          <w:color w:val="0D0D0D" w:themeColor="text1" w:themeTint="F2"/>
          <w:sz w:val="24"/>
          <w:szCs w:val="24"/>
        </w:rPr>
        <w:t>but remembers that the nearest market</w:t>
      </w:r>
      <w:r w:rsidR="00A2714B" w:rsidRPr="00113680">
        <w:rPr>
          <w:rStyle w:val="Enfasidelicata"/>
          <w:rFonts w:ascii="Bell MT" w:hAnsi="Bell MT"/>
          <w:i w:val="0"/>
          <w:iCs w:val="0"/>
          <w:color w:val="0D0D0D" w:themeColor="text1" w:themeTint="F2"/>
          <w:sz w:val="24"/>
          <w:szCs w:val="24"/>
        </w:rPr>
        <w:t xml:space="preserve"> is small</w:t>
      </w:r>
      <w:r w:rsidR="00A2714B" w:rsidRPr="00923D58">
        <w:rPr>
          <w:rStyle w:val="Enfasidelicata"/>
          <w:rFonts w:ascii="Bell MT" w:hAnsi="Bell MT"/>
          <w:i w:val="0"/>
          <w:iCs w:val="0"/>
          <w:color w:val="0D0D0D" w:themeColor="text1" w:themeTint="F2"/>
          <w:sz w:val="24"/>
          <w:szCs w:val="24"/>
        </w:rPr>
        <w:t>,</w:t>
      </w:r>
      <w:r w:rsidRPr="00923D58">
        <w:rPr>
          <w:rStyle w:val="Enfasidelicata"/>
          <w:rFonts w:ascii="Bell MT" w:hAnsi="Bell MT"/>
          <w:i w:val="0"/>
          <w:iCs w:val="0"/>
          <w:color w:val="0D0D0D" w:themeColor="text1" w:themeTint="F2"/>
          <w:sz w:val="24"/>
          <w:szCs w:val="24"/>
        </w:rPr>
        <w:t xml:space="preserve"> and</w:t>
      </w:r>
      <w:r w:rsidR="00200B73" w:rsidRPr="00923D58">
        <w:rPr>
          <w:rStyle w:val="Enfasidelicata"/>
          <w:rFonts w:ascii="Bell MT" w:hAnsi="Bell MT"/>
          <w:i w:val="0"/>
          <w:iCs w:val="0"/>
          <w:color w:val="0D0D0D" w:themeColor="text1" w:themeTint="F2"/>
          <w:sz w:val="24"/>
          <w:szCs w:val="24"/>
        </w:rPr>
        <w:t xml:space="preserve"> he would probably have to wait for an hour</w:t>
      </w:r>
      <w:r w:rsidRPr="00923D58">
        <w:rPr>
          <w:rStyle w:val="Enfasidelicata"/>
          <w:rFonts w:ascii="Bell MT" w:hAnsi="Bell MT"/>
          <w:i w:val="0"/>
          <w:iCs w:val="0"/>
          <w:color w:val="0D0D0D" w:themeColor="text1" w:themeTint="F2"/>
          <w:sz w:val="24"/>
          <w:szCs w:val="24"/>
        </w:rPr>
        <w:t>. Instead of going downstairs and waiting in line</w:t>
      </w:r>
      <w:r w:rsidR="00200B73" w:rsidRPr="00923D58">
        <w:rPr>
          <w:rStyle w:val="Enfasidelicata"/>
          <w:rFonts w:ascii="Bell MT" w:hAnsi="Bell MT"/>
          <w:i w:val="0"/>
          <w:iCs w:val="0"/>
          <w:color w:val="0D0D0D" w:themeColor="text1" w:themeTint="F2"/>
          <w:sz w:val="24"/>
          <w:szCs w:val="24"/>
        </w:rPr>
        <w:t>:</w:t>
      </w:r>
    </w:p>
    <w:p w14:paraId="623F8213" w14:textId="2021AD94" w:rsidR="00200B73" w:rsidRPr="00923D58" w:rsidRDefault="00200B73"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H</w:t>
      </w:r>
      <w:r w:rsidR="006332A6" w:rsidRPr="699595DC">
        <w:rPr>
          <w:rStyle w:val="Enfasidelicata"/>
          <w:rFonts w:ascii="Bell MT" w:hAnsi="Bell MT"/>
          <w:i w:val="0"/>
          <w:iCs w:val="0"/>
          <w:sz w:val="24"/>
          <w:szCs w:val="24"/>
        </w:rPr>
        <w:t>e opens the app</w:t>
      </w:r>
      <w:r w:rsidR="00111780" w:rsidRPr="699595DC">
        <w:rPr>
          <w:rStyle w:val="Enfasidelicata"/>
          <w:rFonts w:ascii="Bell MT" w:hAnsi="Bell MT"/>
          <w:i w:val="0"/>
          <w:iCs w:val="0"/>
          <w:sz w:val="24"/>
          <w:szCs w:val="24"/>
        </w:rPr>
        <w:t xml:space="preserve"> on his </w:t>
      </w:r>
      <w:r w:rsidR="03975BFC" w:rsidRPr="699595DC">
        <w:rPr>
          <w:rStyle w:val="Enfasidelicata"/>
          <w:rFonts w:ascii="Bell MT" w:hAnsi="Bell MT"/>
          <w:i w:val="0"/>
          <w:iCs w:val="0"/>
          <w:sz w:val="24"/>
          <w:szCs w:val="24"/>
        </w:rPr>
        <w:t xml:space="preserve">device </w:t>
      </w:r>
      <w:r w:rsidR="006332A6" w:rsidRPr="699595DC">
        <w:rPr>
          <w:rStyle w:val="Enfasidelicata"/>
          <w:rFonts w:ascii="Bell MT" w:hAnsi="Bell MT"/>
          <w:i w:val="0"/>
          <w:iCs w:val="0"/>
          <w:sz w:val="24"/>
          <w:szCs w:val="24"/>
        </w:rPr>
        <w:t xml:space="preserve">and clicks on the button to </w:t>
      </w:r>
      <w:r w:rsidR="006332A6" w:rsidRPr="699595DC">
        <w:rPr>
          <w:rStyle w:val="Enfasidelicata"/>
          <w:rFonts w:ascii="Bell MT" w:hAnsi="Bell MT"/>
          <w:sz w:val="24"/>
          <w:szCs w:val="24"/>
        </w:rPr>
        <w:t>“</w:t>
      </w:r>
      <w:r w:rsidRPr="699595DC">
        <w:rPr>
          <w:rStyle w:val="Enfasidelicata"/>
          <w:rFonts w:ascii="Bell MT" w:hAnsi="Bell MT"/>
          <w:sz w:val="24"/>
          <w:szCs w:val="24"/>
        </w:rPr>
        <w:t>Get</w:t>
      </w:r>
      <w:r w:rsidR="006332A6" w:rsidRPr="699595DC">
        <w:rPr>
          <w:rStyle w:val="Enfasidelicata"/>
          <w:rFonts w:ascii="Bell MT" w:hAnsi="Bell MT"/>
          <w:sz w:val="24"/>
          <w:szCs w:val="24"/>
        </w:rPr>
        <w:t xml:space="preserve"> a</w:t>
      </w:r>
      <w:r w:rsidRPr="699595DC">
        <w:rPr>
          <w:rStyle w:val="Enfasidelicata"/>
          <w:rFonts w:ascii="Bell MT" w:hAnsi="Bell MT"/>
          <w:sz w:val="24"/>
          <w:szCs w:val="24"/>
        </w:rPr>
        <w:t xml:space="preserve"> </w:t>
      </w:r>
      <w:r w:rsidR="006332A6" w:rsidRPr="699595DC">
        <w:rPr>
          <w:rStyle w:val="Enfasidelicata"/>
          <w:rFonts w:ascii="Bell MT" w:hAnsi="Bell MT"/>
          <w:sz w:val="24"/>
          <w:szCs w:val="24"/>
        </w:rPr>
        <w:t>ticket”</w:t>
      </w:r>
    </w:p>
    <w:p w14:paraId="79C61AA9" w14:textId="046B3B65" w:rsidR="006332A6" w:rsidRPr="00923D58" w:rsidRDefault="00200B73" w:rsidP="699595DC">
      <w:pPr>
        <w:pStyle w:val="Paragrafoelenco"/>
        <w:numPr>
          <w:ilvl w:val="0"/>
          <w:numId w:val="4"/>
        </w:numPr>
        <w:spacing w:after="60" w:line="240" w:lineRule="auto"/>
        <w:rPr>
          <w:rStyle w:val="Enfasidelicata"/>
          <w:rFonts w:ascii="Bell MT" w:hAnsi="Bell MT"/>
          <w:i w:val="0"/>
          <w:iCs w:val="0"/>
          <w:sz w:val="24"/>
          <w:szCs w:val="24"/>
        </w:rPr>
      </w:pPr>
      <w:commentRangeStart w:id="172"/>
      <w:commentRangeStart w:id="173"/>
      <w:r w:rsidRPr="699595DC">
        <w:rPr>
          <w:rStyle w:val="Enfasidelicata"/>
          <w:rFonts w:ascii="Bell MT" w:hAnsi="Bell MT"/>
          <w:i w:val="0"/>
          <w:iCs w:val="0"/>
          <w:sz w:val="24"/>
          <w:szCs w:val="24"/>
        </w:rPr>
        <w:t>He chooses the market he wants to go from a map</w:t>
      </w:r>
      <w:commentRangeEnd w:id="172"/>
      <w:r>
        <w:commentReference w:id="172"/>
      </w:r>
      <w:commentRangeEnd w:id="173"/>
      <w:r>
        <w:commentReference w:id="173"/>
      </w:r>
    </w:p>
    <w:p w14:paraId="319A9C8B" w14:textId="4B4C89F8" w:rsidR="00200B73" w:rsidRPr="00923D58" w:rsidRDefault="00200B73"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Paragrafoelenco"/>
        <w:numPr>
          <w:ilvl w:val="0"/>
          <w:numId w:val="4"/>
        </w:numPr>
        <w:spacing w:after="60" w:line="240" w:lineRule="auto"/>
        <w:rPr>
          <w:rStyle w:val="Enfasidelicata"/>
          <w:rFonts w:ascii="Bell MT" w:hAnsi="Bell MT"/>
          <w:i w:val="0"/>
          <w:iCs w:val="0"/>
          <w:sz w:val="24"/>
          <w:szCs w:val="24"/>
        </w:rPr>
      </w:pPr>
      <w:proofErr w:type="spellStart"/>
      <w:r w:rsidRPr="00923D58">
        <w:rPr>
          <w:rStyle w:val="Enfasidelicata"/>
          <w:rFonts w:ascii="Bell MT" w:hAnsi="Bell MT"/>
          <w:i w:val="0"/>
          <w:iCs w:val="0"/>
          <w:sz w:val="24"/>
          <w:szCs w:val="24"/>
        </w:rPr>
        <w:t>Ha</w:t>
      </w:r>
      <w:r w:rsidR="00377EC6" w:rsidRPr="00923D58">
        <w:rPr>
          <w:rStyle w:val="Enfasidelicata"/>
          <w:rFonts w:ascii="Bell MT" w:hAnsi="Bell MT"/>
          <w:i w:val="0"/>
          <w:iCs w:val="0"/>
          <w:sz w:val="24"/>
          <w:szCs w:val="24"/>
        </w:rPr>
        <w:t>j</w:t>
      </w:r>
      <w:r w:rsidRPr="00923D58">
        <w:rPr>
          <w:rStyle w:val="Enfasidelicata"/>
          <w:rFonts w:ascii="Bell MT" w:hAnsi="Bell MT"/>
          <w:i w:val="0"/>
          <w:iCs w:val="0"/>
          <w:sz w:val="24"/>
          <w:szCs w:val="24"/>
        </w:rPr>
        <w:t>sen</w:t>
      </w:r>
      <w:proofErr w:type="spellEnd"/>
      <w:r w:rsidRPr="00923D58">
        <w:rPr>
          <w:rStyle w:val="Enfasidelicata"/>
          <w:rFonts w:ascii="Bell MT" w:hAnsi="Bell MT"/>
          <w:i w:val="0"/>
          <w:iCs w:val="0"/>
          <w:sz w:val="24"/>
          <w:szCs w:val="24"/>
        </w:rPr>
        <w:t xml:space="preserve"> decides </w:t>
      </w:r>
      <w:r w:rsidR="00111780" w:rsidRPr="00923D58">
        <w:rPr>
          <w:rStyle w:val="Enfasidelicata"/>
          <w:rFonts w:ascii="Bell MT" w:hAnsi="Bell MT"/>
          <w:i w:val="0"/>
          <w:iCs w:val="0"/>
          <w:sz w:val="24"/>
          <w:szCs w:val="24"/>
        </w:rPr>
        <w:t xml:space="preserve">to </w:t>
      </w:r>
      <w:r w:rsidRPr="00923D58">
        <w:rPr>
          <w:rStyle w:val="Enfasidelicata"/>
          <w:rFonts w:ascii="Bell MT" w:hAnsi="Bell MT"/>
          <w:i w:val="0"/>
          <w:iCs w:val="0"/>
          <w:sz w:val="24"/>
          <w:szCs w:val="24"/>
        </w:rPr>
        <w:t>go</w:t>
      </w:r>
      <w:r w:rsidR="00111780" w:rsidRPr="00923D58">
        <w:rPr>
          <w:rStyle w:val="Enfasidelicata"/>
          <w:rFonts w:ascii="Bell MT" w:hAnsi="Bell MT"/>
          <w:i w:val="0"/>
          <w:iCs w:val="0"/>
          <w:sz w:val="24"/>
          <w:szCs w:val="24"/>
        </w:rPr>
        <w:t xml:space="preserve"> at that time and clicks on </w:t>
      </w:r>
      <w:r w:rsidR="00111780" w:rsidRPr="00923D58">
        <w:rPr>
          <w:rStyle w:val="Enfasidelicata"/>
          <w:rFonts w:ascii="Bell MT" w:hAnsi="Bell MT"/>
          <w:sz w:val="24"/>
          <w:szCs w:val="24"/>
        </w:rPr>
        <w:t>“Confirm”</w:t>
      </w:r>
    </w:p>
    <w:p w14:paraId="6113E197" w14:textId="29C3621E" w:rsidR="00111780" w:rsidRPr="00923D58" w:rsidRDefault="00222115"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The system sends a notification to remind about his </w:t>
      </w:r>
      <w:commentRangeStart w:id="174"/>
      <w:commentRangeStart w:id="175"/>
      <w:r w:rsidRPr="00D01022">
        <w:rPr>
          <w:rStyle w:val="Enfasidelicata"/>
          <w:rFonts w:ascii="Bell MT" w:hAnsi="Bell MT"/>
          <w:i w:val="0"/>
          <w:iCs w:val="0"/>
          <w:sz w:val="24"/>
          <w:szCs w:val="24"/>
        </w:rPr>
        <w:t>appointment</w:t>
      </w:r>
      <w:commentRangeEnd w:id="174"/>
      <w:r>
        <w:commentReference w:id="174"/>
      </w:r>
      <w:commentRangeEnd w:id="175"/>
      <w:r>
        <w:commentReference w:id="175"/>
      </w:r>
      <w:r w:rsidR="00111780" w:rsidRPr="699595DC">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 xml:space="preserve">and </w:t>
      </w:r>
      <w:proofErr w:type="spellStart"/>
      <w:r w:rsidRPr="699595DC">
        <w:rPr>
          <w:rStyle w:val="Enfasidelicata"/>
          <w:rFonts w:ascii="Bell MT" w:hAnsi="Bell MT"/>
          <w:i w:val="0"/>
          <w:iCs w:val="0"/>
          <w:sz w:val="24"/>
          <w:szCs w:val="24"/>
        </w:rPr>
        <w:t>Hajsen</w:t>
      </w:r>
      <w:proofErr w:type="spellEnd"/>
      <w:r w:rsidRPr="699595DC">
        <w:rPr>
          <w:rStyle w:val="Enfasidelicata"/>
          <w:rFonts w:ascii="Bell MT" w:hAnsi="Bell MT"/>
          <w:i w:val="0"/>
          <w:iCs w:val="0"/>
          <w:sz w:val="24"/>
          <w:szCs w:val="24"/>
        </w:rPr>
        <w:t xml:space="preserve"> gets ready to go</w:t>
      </w:r>
    </w:p>
    <w:p w14:paraId="6D458FB5" w14:textId="7DC65F41"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7372346B" w14:textId="77777777" w:rsidR="005702C3" w:rsidRPr="00923D58" w:rsidRDefault="005702C3" w:rsidP="00571C1D">
      <w:pPr>
        <w:pStyle w:val="Paragrafoelenco"/>
        <w:spacing w:after="60" w:line="240" w:lineRule="auto"/>
        <w:rPr>
          <w:rStyle w:val="Enfasidelicata"/>
          <w:rFonts w:ascii="Bell MT" w:hAnsi="Bell MT"/>
          <w:i w:val="0"/>
          <w:iCs w:val="0"/>
          <w:sz w:val="24"/>
          <w:szCs w:val="24"/>
        </w:rPr>
      </w:pPr>
    </w:p>
    <w:p w14:paraId="36860704" w14:textId="515F2CEB" w:rsidR="00A2714B" w:rsidRPr="00923D58" w:rsidRDefault="004539B3" w:rsidP="00923D58">
      <w:pPr>
        <w:pStyle w:val="Paragrafoelenco"/>
        <w:numPr>
          <w:ilvl w:val="0"/>
          <w:numId w:val="19"/>
        </w:numPr>
        <w:rPr>
          <w:rFonts w:eastAsiaTheme="majorEastAsia" w:cstheme="majorBidi"/>
          <w:sz w:val="28"/>
          <w:szCs w:val="28"/>
        </w:rPr>
      </w:pPr>
      <w:r w:rsidRPr="00113680">
        <w:rPr>
          <w:rStyle w:val="Enfasidelicata"/>
          <w:rFonts w:ascii="Bell MT" w:hAnsi="Bell MT"/>
          <w:i w:val="0"/>
          <w:iCs w:val="0"/>
          <w:color w:val="000000" w:themeColor="text1"/>
          <w:sz w:val="24"/>
          <w:szCs w:val="24"/>
        </w:rPr>
        <w:t>Giulio has just remembered that he promised to her fiancée a special dinner the following day. Since it</w:t>
      </w:r>
      <w:r w:rsidR="006719AB">
        <w:rPr>
          <w:rStyle w:val="Enfasidelicata"/>
          <w:rFonts w:ascii="Bell MT" w:hAnsi="Bell MT"/>
          <w:i w:val="0"/>
          <w:iCs w:val="0"/>
          <w:color w:val="000000" w:themeColor="text1"/>
          <w:sz w:val="24"/>
          <w:szCs w:val="24"/>
        </w:rPr>
        <w:t xml:space="preserve"> i</w:t>
      </w:r>
      <w:r w:rsidRPr="00113680">
        <w:rPr>
          <w:rStyle w:val="Enfasidelicata"/>
          <w:rFonts w:ascii="Bell MT" w:hAnsi="Bell MT"/>
          <w:i w:val="0"/>
          <w:iCs w:val="0"/>
          <w:color w:val="000000" w:themeColor="text1"/>
          <w:sz w:val="24"/>
          <w:szCs w:val="24"/>
        </w:rPr>
        <w:t xml:space="preserve">s too late </w:t>
      </w:r>
      <w:r w:rsidR="00C60896" w:rsidRPr="00113680">
        <w:rPr>
          <w:rStyle w:val="Enfasidelicata"/>
          <w:rFonts w:ascii="Bell MT" w:hAnsi="Bell MT"/>
          <w:i w:val="0"/>
          <w:iCs w:val="0"/>
          <w:color w:val="000000" w:themeColor="text1"/>
          <w:sz w:val="24"/>
          <w:szCs w:val="24"/>
        </w:rPr>
        <w:t xml:space="preserve">and </w:t>
      </w:r>
      <w:r w:rsidRPr="00113680">
        <w:rPr>
          <w:rStyle w:val="Enfasidelicata"/>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Enfasidelicata"/>
          <w:rFonts w:ascii="Bell MT" w:hAnsi="Bell MT"/>
          <w:i w:val="0"/>
          <w:iCs w:val="0"/>
          <w:color w:val="000000" w:themeColor="text1"/>
          <w:sz w:val="24"/>
          <w:szCs w:val="24"/>
        </w:rPr>
        <w:t>to his home</w:t>
      </w:r>
      <w:r w:rsidRPr="00113680">
        <w:rPr>
          <w:rStyle w:val="Enfasidelicata"/>
          <w:rFonts w:ascii="Bell MT" w:hAnsi="Bell MT"/>
          <w:i w:val="0"/>
          <w:iCs w:val="0"/>
          <w:color w:val="000000" w:themeColor="text1"/>
          <w:sz w:val="24"/>
          <w:szCs w:val="24"/>
        </w:rPr>
        <w:t xml:space="preserve"> for the following day:</w:t>
      </w:r>
    </w:p>
    <w:p w14:paraId="5F1651C2" w14:textId="39A08E9E" w:rsidR="005702C3" w:rsidRPr="00923D58" w:rsidRDefault="00C60896"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He opens the app on </w:t>
      </w:r>
      <w:commentRangeStart w:id="176"/>
      <w:commentRangeStart w:id="177"/>
      <w:r w:rsidRPr="699595DC">
        <w:rPr>
          <w:rStyle w:val="Enfasidelicata"/>
          <w:rFonts w:ascii="Bell MT" w:hAnsi="Bell MT"/>
          <w:i w:val="0"/>
          <w:iCs w:val="0"/>
          <w:sz w:val="24"/>
          <w:szCs w:val="24"/>
        </w:rPr>
        <w:t xml:space="preserve">his </w:t>
      </w:r>
      <w:commentRangeEnd w:id="176"/>
      <w:r>
        <w:commentReference w:id="176"/>
      </w:r>
      <w:commentRangeEnd w:id="177"/>
      <w:r>
        <w:commentReference w:id="177"/>
      </w:r>
      <w:r w:rsidR="4F314F65" w:rsidRPr="699595DC">
        <w:rPr>
          <w:rStyle w:val="Enfasidelicata"/>
          <w:rFonts w:ascii="Bell MT" w:hAnsi="Bell MT"/>
          <w:i w:val="0"/>
          <w:iCs w:val="0"/>
          <w:sz w:val="24"/>
          <w:szCs w:val="24"/>
        </w:rPr>
        <w:t xml:space="preserve">device </w:t>
      </w:r>
      <w:r w:rsidRPr="699595DC">
        <w:rPr>
          <w:rStyle w:val="Enfasidelicata"/>
          <w:rFonts w:ascii="Bell MT" w:hAnsi="Bell MT"/>
          <w:i w:val="0"/>
          <w:iCs w:val="0"/>
          <w:sz w:val="24"/>
          <w:szCs w:val="24"/>
        </w:rPr>
        <w:t xml:space="preserve">and clicks on the button to </w:t>
      </w:r>
      <w:r w:rsidRPr="699595DC">
        <w:rPr>
          <w:rStyle w:val="Enfasidelicata"/>
          <w:rFonts w:ascii="Bell MT" w:hAnsi="Bell MT"/>
          <w:sz w:val="24"/>
          <w:szCs w:val="24"/>
        </w:rPr>
        <w:t>“Book a visit”</w:t>
      </w:r>
    </w:p>
    <w:p w14:paraId="7E0B395F" w14:textId="1BA111FA" w:rsidR="005702C3" w:rsidRPr="00923D58" w:rsidRDefault="00C60896"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He </w:t>
      </w:r>
      <w:r w:rsidR="09A6725E" w:rsidRPr="699595DC">
        <w:rPr>
          <w:rStyle w:val="Enfasidelicata"/>
          <w:rFonts w:ascii="Bell MT" w:hAnsi="Bell MT"/>
          <w:i w:val="0"/>
          <w:iCs w:val="0"/>
          <w:sz w:val="24"/>
          <w:szCs w:val="24"/>
        </w:rPr>
        <w:t>selects</w:t>
      </w:r>
      <w:r w:rsidR="004909D9">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the time he would want to go</w:t>
      </w:r>
    </w:p>
    <w:p w14:paraId="4EB5CD68" w14:textId="0DB2837E" w:rsidR="00C60896" w:rsidRPr="00923D58" w:rsidRDefault="00C60896"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Paragrafoelenco"/>
        <w:numPr>
          <w:ilvl w:val="0"/>
          <w:numId w:val="4"/>
        </w:numPr>
        <w:spacing w:after="60" w:line="240" w:lineRule="auto"/>
        <w:rPr>
          <w:rStyle w:val="Enfasidelicata"/>
          <w:rFonts w:ascii="Bell MT" w:hAnsi="Bell MT"/>
          <w:sz w:val="24"/>
          <w:szCs w:val="24"/>
        </w:rPr>
      </w:pPr>
      <w:r w:rsidRPr="00923D58">
        <w:rPr>
          <w:rStyle w:val="Enfasidelicata"/>
          <w:rFonts w:ascii="Bell MT" w:hAnsi="Bell MT"/>
          <w:i w:val="0"/>
          <w:iCs w:val="0"/>
          <w:sz w:val="24"/>
          <w:szCs w:val="24"/>
        </w:rPr>
        <w:t>The system asks Giulio an estimate of how much</w:t>
      </w:r>
      <w:r w:rsidR="00061068" w:rsidRPr="00923D58">
        <w:rPr>
          <w:rStyle w:val="Enfasidelicata"/>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Enfasidelicata"/>
          <w:rFonts w:ascii="Bell MT" w:hAnsi="Bell MT"/>
          <w:i w:val="0"/>
          <w:iCs w:val="0"/>
          <w:sz w:val="24"/>
          <w:szCs w:val="24"/>
        </w:rPr>
        <w:t xml:space="preserve"> and how much the visit will take</w:t>
      </w:r>
      <w:r w:rsidR="00061068" w:rsidRPr="00923D58">
        <w:rPr>
          <w:rStyle w:val="Enfasidelicata"/>
          <w:rFonts w:ascii="Bell MT" w:hAnsi="Bell MT"/>
          <w:i w:val="0"/>
          <w:iCs w:val="0"/>
          <w:sz w:val="24"/>
          <w:szCs w:val="24"/>
        </w:rPr>
        <w:t xml:space="preserve">, he clicks on </w:t>
      </w:r>
      <w:r w:rsidR="00061068" w:rsidRPr="00923D58">
        <w:rPr>
          <w:rStyle w:val="Enfasidelicata"/>
          <w:rFonts w:ascii="Bell MT" w:hAnsi="Bell MT"/>
          <w:sz w:val="24"/>
          <w:szCs w:val="24"/>
        </w:rPr>
        <w:t xml:space="preserve">“Confirm” </w:t>
      </w:r>
      <w:r w:rsidR="00061068" w:rsidRPr="00923D58">
        <w:rPr>
          <w:rStyle w:val="Enfasidelicata"/>
          <w:rFonts w:ascii="Bell MT" w:hAnsi="Bell MT"/>
          <w:i w:val="0"/>
          <w:iCs w:val="0"/>
          <w:sz w:val="24"/>
          <w:szCs w:val="24"/>
        </w:rPr>
        <w:t>leaving the two previous fields empty</w:t>
      </w:r>
    </w:p>
    <w:p w14:paraId="29426369" w14:textId="3DD69897"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Paragrafoelenco"/>
        <w:numPr>
          <w:ilvl w:val="0"/>
          <w:numId w:val="4"/>
        </w:numPr>
        <w:spacing w:after="60" w:line="240" w:lineRule="auto"/>
        <w:rPr>
          <w:rStyle w:val="Enfasidelicata"/>
          <w:rFonts w:ascii="Bell MT" w:hAnsi="Bell MT"/>
          <w:sz w:val="24"/>
          <w:szCs w:val="24"/>
        </w:rPr>
      </w:pPr>
      <w:r w:rsidRPr="00061068">
        <w:rPr>
          <w:rStyle w:val="Enfasidelicata"/>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After he finishes to do the shopping and paying for it, he opens the app and shows the </w:t>
      </w:r>
      <w:commentRangeStart w:id="178"/>
      <w:r w:rsidRPr="00061068">
        <w:rPr>
          <w:rStyle w:val="Enfasidelicata"/>
          <w:rFonts w:ascii="Bell MT" w:hAnsi="Bell MT"/>
          <w:i w:val="0"/>
          <w:iCs w:val="0"/>
          <w:sz w:val="24"/>
          <w:szCs w:val="24"/>
        </w:rPr>
        <w:t>ticket to the cashier</w:t>
      </w:r>
      <w:commentRangeEnd w:id="178"/>
      <w:r w:rsidRPr="00061068">
        <w:rPr>
          <w:rStyle w:val="Rimandocommento"/>
        </w:rPr>
        <w:commentReference w:id="178"/>
      </w:r>
    </w:p>
    <w:p w14:paraId="277899B0" w14:textId="1E0C2077" w:rsidR="005702C3" w:rsidRDefault="00AD455C" w:rsidP="00923D58">
      <w:pPr>
        <w:pStyle w:val="Paragrafoelenco"/>
        <w:numPr>
          <w:ilvl w:val="0"/>
          <w:numId w:val="4"/>
        </w:numPr>
        <w:spacing w:after="60" w:line="240" w:lineRule="auto"/>
        <w:rPr>
          <w:rStyle w:val="Enfasidelicata"/>
          <w:rFonts w:ascii="Bell MT" w:hAnsi="Bell MT"/>
          <w:i w:val="0"/>
          <w:iCs w:val="0"/>
          <w:sz w:val="24"/>
          <w:szCs w:val="24"/>
        </w:rPr>
      </w:pPr>
      <w:r>
        <w:rPr>
          <w:rStyle w:val="Enfasidelicata"/>
          <w:rFonts w:ascii="Bell MT" w:hAnsi="Bell MT"/>
          <w:i w:val="0"/>
          <w:iCs w:val="0"/>
          <w:sz w:val="24"/>
          <w:szCs w:val="24"/>
        </w:rPr>
        <w:t>H</w:t>
      </w:r>
      <w:r w:rsidR="00061068" w:rsidRPr="00AD455C">
        <w:rPr>
          <w:rStyle w:val="Enfasidelicata"/>
          <w:rFonts w:ascii="Bell MT" w:hAnsi="Bell MT"/>
          <w:i w:val="0"/>
          <w:iCs w:val="0"/>
          <w:sz w:val="24"/>
          <w:szCs w:val="24"/>
        </w:rPr>
        <w:t>e</w:t>
      </w:r>
      <w:r>
        <w:rPr>
          <w:rStyle w:val="Enfasidelicata"/>
          <w:rFonts w:ascii="Bell MT" w:hAnsi="Bell MT"/>
          <w:i w:val="0"/>
          <w:iCs w:val="0"/>
          <w:sz w:val="24"/>
          <w:szCs w:val="24"/>
        </w:rPr>
        <w:t xml:space="preserve"> proceeds to</w:t>
      </w:r>
      <w:r w:rsidR="00061068" w:rsidRPr="00AD455C">
        <w:rPr>
          <w:rStyle w:val="Enfasidelicata"/>
          <w:rFonts w:ascii="Bell MT" w:hAnsi="Bell MT"/>
          <w:i w:val="0"/>
          <w:iCs w:val="0"/>
          <w:sz w:val="24"/>
          <w:szCs w:val="24"/>
        </w:rPr>
        <w:t xml:space="preserve"> exit the market</w:t>
      </w:r>
    </w:p>
    <w:p w14:paraId="4E324FA6" w14:textId="7B26705D" w:rsidR="00CA1658" w:rsidRDefault="00CA1658" w:rsidP="00CA1658">
      <w:pPr>
        <w:pStyle w:val="Paragrafoelenco"/>
        <w:spacing w:after="60" w:line="240" w:lineRule="auto"/>
        <w:ind w:left="990"/>
        <w:rPr>
          <w:rStyle w:val="Enfasidelicata"/>
          <w:rFonts w:ascii="Bell MT" w:hAnsi="Bell MT"/>
          <w:i w:val="0"/>
          <w:iCs w:val="0"/>
          <w:sz w:val="24"/>
          <w:szCs w:val="24"/>
        </w:rPr>
      </w:pPr>
    </w:p>
    <w:p w14:paraId="0CB1908E" w14:textId="1303594D" w:rsidR="00CA1658" w:rsidRDefault="00CA1658" w:rsidP="00CA1658">
      <w:pPr>
        <w:pStyle w:val="Paragrafoelenco"/>
        <w:spacing w:after="60" w:line="240" w:lineRule="auto"/>
        <w:ind w:left="990"/>
        <w:rPr>
          <w:rStyle w:val="Enfasidelicata"/>
          <w:rFonts w:ascii="Bell MT" w:hAnsi="Bell MT"/>
          <w:i w:val="0"/>
          <w:iCs w:val="0"/>
          <w:sz w:val="24"/>
          <w:szCs w:val="24"/>
        </w:rPr>
      </w:pPr>
    </w:p>
    <w:p w14:paraId="02859DEB" w14:textId="77777777" w:rsidR="00CA1658" w:rsidRPr="00AD455C" w:rsidRDefault="00CA1658" w:rsidP="00D01022">
      <w:pPr>
        <w:pStyle w:val="Paragrafoelenco"/>
        <w:spacing w:after="60" w:line="240" w:lineRule="auto"/>
        <w:ind w:left="990"/>
        <w:rPr>
          <w:rFonts w:ascii="Bell MT" w:hAnsi="Bell MT"/>
          <w:sz w:val="24"/>
          <w:szCs w:val="24"/>
        </w:rPr>
      </w:pPr>
    </w:p>
    <w:p w14:paraId="6DCD778D" w14:textId="77777777" w:rsidR="00662ED3" w:rsidRPr="00923D58" w:rsidRDefault="00662ED3" w:rsidP="00571C1D">
      <w:pPr>
        <w:pStyle w:val="Paragrafoelenco"/>
        <w:spacing w:after="60" w:line="240" w:lineRule="auto"/>
        <w:rPr>
          <w:rFonts w:ascii="Bell MT" w:hAnsi="Bell MT"/>
          <w:sz w:val="24"/>
          <w:szCs w:val="24"/>
        </w:rPr>
      </w:pPr>
    </w:p>
    <w:p w14:paraId="0BC5D10B" w14:textId="6C90B59B" w:rsidR="001D5207" w:rsidRDefault="001D5207" w:rsidP="00936631">
      <w:pPr>
        <w:pStyle w:val="Paragrafoelenco"/>
        <w:numPr>
          <w:ilvl w:val="0"/>
          <w:numId w:val="19"/>
        </w:numPr>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lastRenderedPageBreak/>
        <w:t>Shalini is the manager of one of the grocery shops of the chain “</w:t>
      </w:r>
      <w:proofErr w:type="spellStart"/>
      <w:r>
        <w:rPr>
          <w:rStyle w:val="Enfasidelicata"/>
          <w:rFonts w:ascii="Bell MT" w:eastAsiaTheme="majorEastAsia" w:hAnsi="Bell MT" w:cstheme="majorBidi"/>
          <w:i w:val="0"/>
          <w:iCs w:val="0"/>
          <w:sz w:val="24"/>
          <w:szCs w:val="24"/>
        </w:rPr>
        <w:t>Ellelunga</w:t>
      </w:r>
      <w:proofErr w:type="spellEnd"/>
      <w:r>
        <w:rPr>
          <w:rStyle w:val="Enfasidelicata"/>
          <w:rFonts w:ascii="Bell MT" w:eastAsiaTheme="majorEastAsia" w:hAnsi="Bell MT" w:cstheme="majorBidi"/>
          <w:i w:val="0"/>
          <w:iCs w:val="0"/>
          <w:sz w:val="24"/>
          <w:szCs w:val="24"/>
        </w:rPr>
        <w:t>” and she wants to check on peak times how many people are entering inside</w:t>
      </w:r>
      <w:r w:rsidR="001D427E">
        <w:rPr>
          <w:rStyle w:val="Enfasidelicata"/>
          <w:rFonts w:ascii="Bell MT" w:eastAsiaTheme="majorEastAsia" w:hAnsi="Bell MT" w:cstheme="majorBidi"/>
          <w:i w:val="0"/>
          <w:iCs w:val="0"/>
          <w:sz w:val="24"/>
          <w:szCs w:val="24"/>
        </w:rPr>
        <w:t xml:space="preserve"> the shop</w:t>
      </w:r>
    </w:p>
    <w:p w14:paraId="41D58FBC" w14:textId="37EA17C8" w:rsidR="001D5207" w:rsidRDefault="001D427E" w:rsidP="699595DC">
      <w:pPr>
        <w:pStyle w:val="Puntoelenco"/>
        <w:tabs>
          <w:tab w:val="num" w:pos="1080"/>
        </w:tabs>
        <w:ind w:left="1080"/>
        <w:rPr>
          <w:rStyle w:val="Enfasidelicata"/>
          <w:rFonts w:ascii="Bell MT" w:eastAsiaTheme="majorEastAsia" w:hAnsi="Bell MT" w:cstheme="majorBidi"/>
          <w:i w:val="0"/>
          <w:iCs w:val="0"/>
          <w:sz w:val="24"/>
          <w:szCs w:val="24"/>
        </w:rPr>
      </w:pPr>
      <w:r w:rsidRPr="699595DC">
        <w:rPr>
          <w:rStyle w:val="Enfasidelicata"/>
          <w:rFonts w:ascii="Bell MT" w:eastAsiaTheme="majorEastAsia" w:hAnsi="Bell MT" w:cstheme="majorBidi"/>
          <w:i w:val="0"/>
          <w:iCs w:val="0"/>
          <w:sz w:val="24"/>
          <w:szCs w:val="24"/>
        </w:rPr>
        <w:t xml:space="preserve">She opens the application on </w:t>
      </w:r>
      <w:r w:rsidR="5A3ECC4B" w:rsidRPr="699595DC">
        <w:rPr>
          <w:rStyle w:val="Enfasidelicata"/>
          <w:rFonts w:ascii="Bell MT" w:eastAsiaTheme="majorEastAsia" w:hAnsi="Bell MT" w:cstheme="majorBidi"/>
          <w:i w:val="0"/>
          <w:iCs w:val="0"/>
          <w:sz w:val="24"/>
          <w:szCs w:val="24"/>
        </w:rPr>
        <w:t xml:space="preserve"> her device</w:t>
      </w:r>
    </w:p>
    <w:p w14:paraId="6B912AB1" w14:textId="43FE84E7"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ascii="Bell MT" w:eastAsiaTheme="majorEastAsia" w:hAnsi="Bell MT" w:cstheme="majorBidi"/>
          <w:i w:val="0"/>
          <w:iCs w:val="0"/>
          <w:sz w:val="24"/>
          <w:szCs w:val="24"/>
        </w:rPr>
      </w:pPr>
      <w:r w:rsidRPr="699595DC">
        <w:rPr>
          <w:rStyle w:val="Enfasidelicata"/>
          <w:rFonts w:ascii="Bell MT" w:eastAsiaTheme="majorEastAsia" w:hAnsi="Bell MT" w:cstheme="majorBidi"/>
          <w:i w:val="0"/>
          <w:iCs w:val="0"/>
          <w:sz w:val="24"/>
          <w:szCs w:val="24"/>
        </w:rPr>
        <w:t xml:space="preserve">In front of her there are number of effective and expected entrances for the </w:t>
      </w:r>
      <w:commentRangeStart w:id="179"/>
      <w:r w:rsidRPr="699595DC">
        <w:rPr>
          <w:rStyle w:val="Enfasidelicata"/>
          <w:rFonts w:ascii="Bell MT" w:eastAsiaTheme="majorEastAsia" w:hAnsi="Bell MT" w:cstheme="majorBidi"/>
          <w:i w:val="0"/>
          <w:iCs w:val="0"/>
          <w:sz w:val="24"/>
          <w:szCs w:val="24"/>
        </w:rPr>
        <w:t>current week</w:t>
      </w:r>
      <w:commentRangeEnd w:id="179"/>
      <w:r>
        <w:commentReference w:id="179"/>
      </w:r>
    </w:p>
    <w:p w14:paraId="11116D5B" w14:textId="78111167" w:rsidR="005702C3" w:rsidRPr="00923D58" w:rsidRDefault="005702C3" w:rsidP="00923D58">
      <w:pPr>
        <w:pStyle w:val="Paragrafoelenco"/>
        <w:numPr>
          <w:ilvl w:val="0"/>
          <w:numId w:val="19"/>
        </w:numPr>
        <w:rPr>
          <w:rStyle w:val="Enfasidelicata"/>
          <w:rFonts w:ascii="Bell MT" w:eastAsiaTheme="majorEastAsia" w:hAnsi="Bell MT" w:cstheme="majorBidi"/>
          <w:i w:val="0"/>
          <w:iCs w:val="0"/>
          <w:sz w:val="24"/>
          <w:szCs w:val="24"/>
        </w:rPr>
      </w:pPr>
      <w:r w:rsidRPr="00923D58">
        <w:rPr>
          <w:rStyle w:val="Enfasidelicata"/>
          <w:rFonts w:ascii="Bell MT" w:hAnsi="Bell MT"/>
          <w:i w:val="0"/>
          <w:iCs w:val="0"/>
          <w:sz w:val="24"/>
          <w:szCs w:val="24"/>
        </w:rPr>
        <w:t>Alberto B. hates technology,</w:t>
      </w:r>
      <w:r w:rsidR="0094261A" w:rsidRPr="00923D58">
        <w:rPr>
          <w:rStyle w:val="Enfasidelicata"/>
          <w:rFonts w:ascii="Bell MT" w:hAnsi="Bell MT"/>
          <w:i w:val="0"/>
          <w:iCs w:val="0"/>
          <w:sz w:val="24"/>
          <w:szCs w:val="24"/>
        </w:rPr>
        <w:t xml:space="preserve"> so he</w:t>
      </w:r>
      <w:r w:rsidRPr="00923D58">
        <w:rPr>
          <w:rStyle w:val="Enfasidelicata"/>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He gets to the ticket dispenser in front of the shop and presses the button to get a ticket</w:t>
      </w:r>
    </w:p>
    <w:p w14:paraId="3A2F9B22" w14:textId="5B07E3A9"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Reading the ticket</w:t>
      </w:r>
      <w:r w:rsidR="00CA1658">
        <w:rPr>
          <w:rStyle w:val="Enfasidelicata"/>
          <w:rFonts w:ascii="Bell MT" w:hAnsi="Bell MT"/>
          <w:i w:val="0"/>
          <w:iCs w:val="0"/>
          <w:sz w:val="24"/>
          <w:szCs w:val="24"/>
        </w:rPr>
        <w:t>,</w:t>
      </w:r>
      <w:r w:rsidRPr="00D01022">
        <w:rPr>
          <w:rStyle w:val="Enfasidelicata"/>
          <w:rFonts w:ascii="Bell MT" w:hAnsi="Bell MT"/>
          <w:i w:val="0"/>
          <w:iCs w:val="0"/>
          <w:sz w:val="24"/>
          <w:szCs w:val="24"/>
        </w:rPr>
        <w:t> he sees the time spot in which he can enter the market</w:t>
      </w:r>
    </w:p>
    <w:p w14:paraId="4F5F2864"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When the time is getting close to the appointment time, he gets back to the shop</w:t>
      </w:r>
    </w:p>
    <w:p w14:paraId="01B677D7"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He retrieves the ticket from his pocket and scans it in the apposite machine, that lets him enter the market</w:t>
      </w:r>
    </w:p>
    <w:p w14:paraId="502012E0"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After he finishes buying the groceries and paying for it, he shows the ticket to the cashier</w:t>
      </w:r>
    </w:p>
    <w:p w14:paraId="34637E7D" w14:textId="4F1E9436" w:rsidR="001D5207" w:rsidRDefault="00662ED3" w:rsidP="001D5207">
      <w:pPr>
        <w:pStyle w:val="Paragrafoelenco"/>
        <w:numPr>
          <w:ilvl w:val="0"/>
          <w:numId w:val="21"/>
        </w:numPr>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6328BA40" w14:textId="77777777" w:rsidR="001D5207" w:rsidRPr="00923D58" w:rsidRDefault="001D5207" w:rsidP="00923D58">
      <w:pPr>
        <w:pStyle w:val="Paragrafoelenco"/>
        <w:ind w:left="990"/>
        <w:rPr>
          <w:rStyle w:val="Enfasidelicata"/>
          <w:rFonts w:ascii="Bell MT" w:hAnsi="Bell MT"/>
          <w:i w:val="0"/>
          <w:iCs w:val="0"/>
        </w:rPr>
      </w:pPr>
    </w:p>
    <w:p w14:paraId="66FE4BE1" w14:textId="77777777" w:rsidR="00DC5D58" w:rsidRPr="00923D58" w:rsidRDefault="00DC5D58" w:rsidP="00923D58">
      <w:pPr>
        <w:pStyle w:val="Paragrafoelenco"/>
        <w:spacing w:after="60" w:line="240" w:lineRule="auto"/>
        <w:rPr>
          <w:rStyle w:val="Enfasidelicata"/>
          <w:rFonts w:ascii="Bell MT" w:hAnsi="Bell MT"/>
          <w:i w:val="0"/>
          <w:iCs w:val="0"/>
          <w:sz w:val="24"/>
          <w:szCs w:val="24"/>
          <w:lang w:val="en-US"/>
        </w:rPr>
      </w:pPr>
    </w:p>
    <w:p w14:paraId="353212D9" w14:textId="754A4914" w:rsidR="00DC5D58" w:rsidRPr="00923D58" w:rsidRDefault="00DC5D58" w:rsidP="00DC5D58">
      <w:pPr>
        <w:pStyle w:val="Paragrafoelenco"/>
        <w:numPr>
          <w:ilvl w:val="0"/>
          <w:numId w:val="17"/>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Paragrafoelenco"/>
        <w:rPr>
          <w:rFonts w:ascii="Bell MT" w:hAnsi="Bell MT" w:cs="Arial"/>
          <w:color w:val="000000"/>
          <w:shd w:val="clear" w:color="auto" w:fill="FFFFFF"/>
        </w:rPr>
      </w:pPr>
      <w:commentRangeStart w:id="180"/>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commentRangeEnd w:id="180"/>
      <w:proofErr w:type="spellEnd"/>
      <w:r w:rsidR="00AC7136">
        <w:rPr>
          <w:rStyle w:val="Rimandocommento"/>
        </w:rPr>
        <w:commentReference w:id="180"/>
      </w:r>
    </w:p>
    <w:p w14:paraId="544F04A6" w14:textId="4D53F0B3" w:rsidR="00DC5D58" w:rsidRPr="00923D58" w:rsidRDefault="00DC5D58" w:rsidP="00DC5D58">
      <w:pPr>
        <w:pStyle w:val="Paragrafoelenco"/>
        <w:rPr>
          <w:rFonts w:ascii="Bell MT" w:hAnsi="Bell MT" w:cs="Arial"/>
          <w:color w:val="000000"/>
          <w:shd w:val="clear" w:color="auto" w:fill="FFFFFF"/>
        </w:rPr>
      </w:pPr>
    </w:p>
    <w:p w14:paraId="2B6417FF" w14:textId="5BD1DA7C" w:rsidR="002560C6" w:rsidRPr="00923D58" w:rsidRDefault="00855732" w:rsidP="699595DC">
      <w:pPr>
        <w:pStyle w:val="Paragrafoelenco"/>
        <w:numPr>
          <w:ilvl w:val="0"/>
          <w:numId w:val="17"/>
        </w:numPr>
        <w:rPr>
          <w:rStyle w:val="Enfasidelicata"/>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699595DC">
        <w:rPr>
          <w:rStyle w:val="Enfasidelicata"/>
          <w:rFonts w:ascii="Bell MT" w:hAnsi="Bell MT"/>
          <w:i w:val="0"/>
          <w:iCs w:val="0"/>
          <w:sz w:val="28"/>
          <w:szCs w:val="28"/>
        </w:rPr>
        <w:t>Class Diagram</w:t>
      </w:r>
    </w:p>
    <w:p w14:paraId="706B045D" w14:textId="23425FF3" w:rsidR="00855732" w:rsidRDefault="00855732" w:rsidP="00855732">
      <w:pPr>
        <w:rPr>
          <w:ins w:id="181" w:author="Giorgio Romeo" w:date="2020-12-07T00:07:00Z"/>
          <w:rStyle w:val="Enfasidelicata"/>
          <w:rFonts w:ascii="Bell MT" w:hAnsi="Bell MT"/>
          <w:i w:val="0"/>
          <w:iCs w:val="0"/>
          <w:sz w:val="28"/>
          <w:szCs w:val="28"/>
        </w:rPr>
      </w:pPr>
    </w:p>
    <w:p w14:paraId="402C4B3F" w14:textId="2BA37CC0" w:rsidR="00855732" w:rsidRDefault="00855732" w:rsidP="00855732">
      <w:pPr>
        <w:rPr>
          <w:ins w:id="182" w:author="Giorgio Romeo" w:date="2020-12-07T00:07:00Z"/>
          <w:rStyle w:val="Enfasidelicata"/>
          <w:rFonts w:ascii="Bell MT" w:hAnsi="Bell MT"/>
          <w:i w:val="0"/>
          <w:iCs w:val="0"/>
          <w:sz w:val="28"/>
          <w:szCs w:val="28"/>
        </w:rPr>
      </w:pPr>
    </w:p>
    <w:p w14:paraId="4E7CFE0F" w14:textId="2C2B5B8B" w:rsidR="00855732" w:rsidRDefault="00855732" w:rsidP="00855732">
      <w:pPr>
        <w:rPr>
          <w:ins w:id="183" w:author="Giorgio Romeo" w:date="2020-12-07T00:07:00Z"/>
          <w:rStyle w:val="Enfasidelicata"/>
          <w:rFonts w:ascii="Bell MT" w:hAnsi="Bell MT"/>
          <w:i w:val="0"/>
          <w:iCs w:val="0"/>
          <w:sz w:val="28"/>
          <w:szCs w:val="28"/>
        </w:rPr>
      </w:pPr>
    </w:p>
    <w:p w14:paraId="1663B206" w14:textId="09B15172" w:rsidR="00855732" w:rsidRDefault="00855732" w:rsidP="00855732">
      <w:pPr>
        <w:rPr>
          <w:ins w:id="184" w:author="Giorgio Romeo" w:date="2020-12-07T00:07:00Z"/>
          <w:rStyle w:val="Enfasidelicata"/>
          <w:rFonts w:ascii="Bell MT" w:hAnsi="Bell MT"/>
          <w:i w:val="0"/>
          <w:iCs w:val="0"/>
          <w:sz w:val="28"/>
          <w:szCs w:val="28"/>
        </w:rPr>
      </w:pPr>
    </w:p>
    <w:p w14:paraId="05D07345" w14:textId="77777777" w:rsidR="00855732" w:rsidRPr="00855732" w:rsidRDefault="00855732">
      <w:pPr>
        <w:rPr>
          <w:ins w:id="185" w:author="Giorgio Romeo" w:date="2020-12-07T00:07:00Z"/>
          <w:rStyle w:val="Enfasidelicata"/>
          <w:rFonts w:ascii="Bell MT" w:hAnsi="Bell MT"/>
          <w:i w:val="0"/>
          <w:iCs w:val="0"/>
          <w:sz w:val="28"/>
          <w:szCs w:val="28"/>
        </w:rPr>
        <w:pPrChange w:id="186" w:author="Giorgio Romeo" w:date="2020-12-07T00:07:00Z">
          <w:pPr>
            <w:pStyle w:val="Paragrafoelenco"/>
            <w:numPr>
              <w:numId w:val="17"/>
            </w:numPr>
            <w:ind w:left="1069" w:hanging="360"/>
          </w:pPr>
        </w:pPrChange>
      </w:pPr>
    </w:p>
    <w:p w14:paraId="259B7791" w14:textId="15B46B9A" w:rsidR="00855732" w:rsidRDefault="002560C6">
      <w:pPr>
        <w:pStyle w:val="Paragrafoelenco"/>
        <w:numPr>
          <w:ilvl w:val="0"/>
          <w:numId w:val="17"/>
        </w:numPr>
        <w:spacing w:line="360" w:lineRule="auto"/>
        <w:rPr>
          <w:ins w:id="187" w:author="Giorgio Romeo" w:date="2020-12-07T00:12:00Z"/>
          <w:rStyle w:val="Enfasidelicata"/>
          <w:rFonts w:ascii="Bell MT" w:hAnsi="Bell MT"/>
          <w:i w:val="0"/>
          <w:iCs w:val="0"/>
          <w:sz w:val="28"/>
          <w:szCs w:val="28"/>
        </w:rPr>
        <w:pPrChange w:id="188" w:author="Giorgio Romeo" w:date="2020-12-07T00:13:00Z">
          <w:pPr>
            <w:pStyle w:val="Paragrafoelenco"/>
            <w:numPr>
              <w:numId w:val="17"/>
            </w:numPr>
            <w:ind w:left="1069" w:hanging="360"/>
          </w:pPr>
        </w:pPrChange>
      </w:pPr>
      <w:r w:rsidRPr="00923D58">
        <w:rPr>
          <w:rStyle w:val="Enfasidelicata"/>
          <w:rFonts w:ascii="Bell MT" w:hAnsi="Bell MT"/>
          <w:i w:val="0"/>
          <w:iCs w:val="0"/>
          <w:sz w:val="28"/>
          <w:szCs w:val="28"/>
        </w:rPr>
        <w:lastRenderedPageBreak/>
        <w:t>Statecharts</w:t>
      </w:r>
    </w:p>
    <w:p w14:paraId="03AA0BD9" w14:textId="4590B050" w:rsidR="00F73CE8" w:rsidRPr="00F73CE8" w:rsidRDefault="006232F9">
      <w:pPr>
        <w:pStyle w:val="Paragrafoelenco"/>
        <w:numPr>
          <w:ilvl w:val="0"/>
          <w:numId w:val="90"/>
        </w:numPr>
        <w:spacing w:line="480" w:lineRule="auto"/>
        <w:rPr>
          <w:ins w:id="189" w:author="Giorgio Romeo" w:date="2020-12-07T00:11:00Z"/>
          <w:rStyle w:val="Enfasidelicata"/>
          <w:rFonts w:ascii="Bell MT" w:hAnsi="Bell MT"/>
          <w:i w:val="0"/>
          <w:iCs w:val="0"/>
          <w:sz w:val="28"/>
          <w:szCs w:val="28"/>
        </w:rPr>
        <w:pPrChange w:id="190" w:author="Giorgio Romeo" w:date="2020-12-07T00:13:00Z">
          <w:pPr>
            <w:pStyle w:val="Paragrafoelenco"/>
            <w:numPr>
              <w:numId w:val="17"/>
            </w:numPr>
            <w:ind w:left="1069" w:hanging="360"/>
          </w:pPr>
        </w:pPrChange>
      </w:pPr>
      <w:ins w:id="191" w:author="Giorgio Romeo" w:date="2020-12-07T00:15:00Z">
        <w:r>
          <w:rPr>
            <w:rFonts w:ascii="Bell MT" w:hAnsi="Bell MT" w:cs="Arial"/>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ins>
      <w:ins w:id="192" w:author="Giorgio Romeo" w:date="2020-12-07T00:13:00Z">
        <w:r w:rsidR="00F73CE8">
          <w:rPr>
            <w:rStyle w:val="Enfasidelicata"/>
            <w:rFonts w:ascii="Bell MT" w:hAnsi="Bell MT"/>
            <w:i w:val="0"/>
            <w:iCs w:val="0"/>
            <w:sz w:val="28"/>
            <w:szCs w:val="28"/>
          </w:rPr>
          <w:t>T</w:t>
        </w:r>
      </w:ins>
      <w:ins w:id="193" w:author="Giorgio Romeo" w:date="2020-12-07T00:14:00Z">
        <w:r w:rsidR="00F73CE8">
          <w:rPr>
            <w:rStyle w:val="Enfasidelicata"/>
            <w:rFonts w:ascii="Bell MT" w:hAnsi="Bell MT"/>
            <w:i w:val="0"/>
            <w:iCs w:val="0"/>
            <w:sz w:val="28"/>
            <w:szCs w:val="28"/>
          </w:rPr>
          <w:t>icket</w:t>
        </w:r>
      </w:ins>
      <w:ins w:id="194" w:author="Giorgio Romeo" w:date="2020-12-07T00:15:00Z">
        <w:r w:rsidR="00F73CE8">
          <w:rPr>
            <w:rStyle w:val="Enfasidelicata"/>
            <w:rFonts w:ascii="Bell MT" w:hAnsi="Bell MT"/>
            <w:i w:val="0"/>
            <w:iCs w:val="0"/>
            <w:sz w:val="28"/>
            <w:szCs w:val="28"/>
          </w:rPr>
          <w:t xml:space="preserve">’s </w:t>
        </w:r>
        <w:commentRangeStart w:id="195"/>
        <w:r w:rsidR="00F73CE8">
          <w:rPr>
            <w:rStyle w:val="Enfasidelicata"/>
            <w:rFonts w:ascii="Bell MT" w:hAnsi="Bell MT"/>
            <w:i w:val="0"/>
            <w:iCs w:val="0"/>
            <w:sz w:val="28"/>
            <w:szCs w:val="28"/>
          </w:rPr>
          <w:t>status</w:t>
        </w:r>
        <w:commentRangeEnd w:id="195"/>
        <w:r w:rsidR="00F73CE8">
          <w:rPr>
            <w:rStyle w:val="Rimandocommento"/>
          </w:rPr>
          <w:commentReference w:id="195"/>
        </w:r>
      </w:ins>
    </w:p>
    <w:p w14:paraId="58C88B3B" w14:textId="5F1AA996" w:rsidR="00855732" w:rsidRPr="00855732" w:rsidRDefault="00855732">
      <w:pPr>
        <w:rPr>
          <w:rStyle w:val="Enfasidelicata"/>
          <w:rFonts w:ascii="Bell MT" w:hAnsi="Bell MT"/>
          <w:i w:val="0"/>
          <w:iCs w:val="0"/>
          <w:sz w:val="28"/>
          <w:szCs w:val="28"/>
        </w:rPr>
        <w:pPrChange w:id="196" w:author="Giorgio Romeo" w:date="2020-12-07T00:11:00Z">
          <w:pPr>
            <w:pStyle w:val="Paragrafoelenco"/>
            <w:numPr>
              <w:numId w:val="17"/>
            </w:numPr>
            <w:ind w:left="1069" w:hanging="360"/>
          </w:pPr>
        </w:pPrChange>
      </w:pPr>
    </w:p>
    <w:p w14:paraId="2FF0C729" w14:textId="1CEABA06" w:rsidR="002560C6" w:rsidRPr="00923D58" w:rsidDel="00855732" w:rsidRDefault="002560C6" w:rsidP="002560C6">
      <w:pPr>
        <w:pStyle w:val="Paragrafoelenco"/>
        <w:rPr>
          <w:del w:id="197" w:author="Giorgio Romeo" w:date="2020-12-07T00:11:00Z"/>
          <w:rFonts w:ascii="Bell MT" w:hAnsi="Bell MT" w:cs="Arial"/>
          <w:color w:val="000000"/>
          <w:shd w:val="clear" w:color="auto" w:fill="FFFFFF"/>
        </w:rPr>
      </w:pPr>
      <w:del w:id="198" w:author="Giorgio Romeo" w:date="2020-12-07T00:11:00Z">
        <w:r w:rsidRPr="00923D58" w:rsidDel="00855732">
          <w:rPr>
            <w:rFonts w:ascii="Bell MT" w:hAnsi="Bell MT" w:cs="Arial"/>
            <w:color w:val="000000"/>
            <w:shd w:val="clear" w:color="auto" w:fill="FFFFFF"/>
          </w:rPr>
          <w:delText xml:space="preserve">Lorem ipsum dolor sit amet, consectetur adipiscing elit, sed do eiusmod tempor incididunt ut labore et dolore magna aliqua. </w:delText>
        </w:r>
        <w:r w:rsidRPr="00923D58" w:rsidDel="00855732">
          <w:rPr>
            <w:rFonts w:ascii="Bell MT" w:hAnsi="Bell MT" w:cs="Arial"/>
            <w:color w:val="000000"/>
            <w:shd w:val="clear" w:color="auto" w:fill="FFFFFF"/>
            <w:lang w:val="it-IT"/>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855732">
          <w:rPr>
            <w:rFonts w:ascii="Bell MT" w:hAnsi="Bell MT" w:cs="Arial"/>
            <w:color w:val="000000"/>
            <w:shd w:val="clear" w:color="auto" w:fill="FFFFFF"/>
          </w:rPr>
          <w:delText>Excepteur sint occaecat cupidatat non proident, sunt in culpa qui officia deserunt mollit anim id est laborum.</w:delText>
        </w:r>
      </w:del>
    </w:p>
    <w:p w14:paraId="4BDDDDD5" w14:textId="7A465F32" w:rsidR="008B1B38" w:rsidRDefault="008B1B38" w:rsidP="008B1B38">
      <w:pPr>
        <w:pStyle w:val="Paragrafoelenco"/>
        <w:rPr>
          <w:rFonts w:ascii="Bell MT" w:hAnsi="Bell MT" w:cs="Arial"/>
          <w:color w:val="000000"/>
          <w:sz w:val="32"/>
          <w:szCs w:val="32"/>
          <w:shd w:val="clear" w:color="auto" w:fill="FFFFFF"/>
        </w:rPr>
      </w:pPr>
    </w:p>
    <w:p w14:paraId="78BF099B" w14:textId="33FD5396" w:rsidR="000116D9" w:rsidRPr="005F61F9" w:rsidDel="00D20AED" w:rsidRDefault="00A160DB">
      <w:pPr>
        <w:pStyle w:val="Paragrafoelenco"/>
        <w:jc w:val="both"/>
        <w:rPr>
          <w:del w:id="199" w:author="Giorgio Romeo" w:date="2020-12-07T00:53:00Z"/>
          <w:rFonts w:ascii="Bell MT" w:hAnsi="Bell MT" w:cs="Arial"/>
          <w:color w:val="000000"/>
          <w:sz w:val="28"/>
          <w:szCs w:val="28"/>
          <w:shd w:val="clear" w:color="auto" w:fill="FFFFFF"/>
          <w:rPrChange w:id="200" w:author="Giorgio Romeo" w:date="2020-12-07T00:43:00Z">
            <w:rPr>
              <w:del w:id="201" w:author="Giorgio Romeo" w:date="2020-12-07T00:53:00Z"/>
              <w:rFonts w:ascii="Bell MT" w:hAnsi="Bell MT" w:cs="Arial"/>
              <w:color w:val="000000"/>
              <w:sz w:val="32"/>
              <w:szCs w:val="32"/>
              <w:shd w:val="clear" w:color="auto" w:fill="FFFFFF"/>
            </w:rPr>
          </w:rPrChange>
        </w:rPr>
        <w:pPrChange w:id="202" w:author="Giorgio Romeo" w:date="2020-12-07T01:03:00Z">
          <w:pPr>
            <w:pStyle w:val="Paragrafoelenco"/>
          </w:pPr>
        </w:pPrChange>
      </w:pPr>
      <w:ins w:id="203" w:author="Giorgio Romeo" w:date="2020-12-07T00:40:00Z">
        <w:r>
          <w:rPr>
            <w:rFonts w:ascii="Bell MT" w:hAnsi="Bell MT" w:cs="Arial"/>
            <w:color w:val="000000"/>
            <w:sz w:val="28"/>
            <w:szCs w:val="28"/>
            <w:shd w:val="clear" w:color="auto" w:fill="FFFFFF"/>
          </w:rPr>
          <w:t>T</w:t>
        </w:r>
      </w:ins>
      <w:ins w:id="204" w:author="Giorgio Romeo" w:date="2020-12-07T00:32:00Z">
        <w:r>
          <w:rPr>
            <w:rFonts w:ascii="Bell MT" w:hAnsi="Bell MT" w:cs="Arial"/>
            <w:color w:val="000000"/>
            <w:sz w:val="28"/>
            <w:szCs w:val="28"/>
            <w:shd w:val="clear" w:color="auto" w:fill="FFFFFF"/>
          </w:rPr>
          <w:t xml:space="preserve">ickets are crucial </w:t>
        </w:r>
      </w:ins>
      <w:ins w:id="205" w:author="Giorgio Romeo" w:date="2020-12-07T00:37:00Z">
        <w:r>
          <w:rPr>
            <w:rFonts w:ascii="Bell MT" w:hAnsi="Bell MT" w:cs="Arial"/>
            <w:color w:val="000000"/>
            <w:sz w:val="28"/>
            <w:szCs w:val="28"/>
            <w:shd w:val="clear" w:color="auto" w:fill="FFFFFF"/>
          </w:rPr>
          <w:t>to guarantee the</w:t>
        </w:r>
      </w:ins>
      <w:ins w:id="206" w:author="Giorgio Romeo" w:date="2020-12-07T00:33:00Z">
        <w:r>
          <w:rPr>
            <w:rFonts w:ascii="Bell MT" w:hAnsi="Bell MT" w:cs="Arial"/>
            <w:color w:val="000000"/>
            <w:sz w:val="28"/>
            <w:szCs w:val="28"/>
            <w:shd w:val="clear" w:color="auto" w:fill="FFFFFF"/>
          </w:rPr>
          <w:t xml:space="preserve"> virtual (</w:t>
        </w:r>
      </w:ins>
      <w:ins w:id="207" w:author="Giorgio Romeo" w:date="2020-12-07T00:42:00Z">
        <w:r w:rsidR="005F61F9">
          <w:rPr>
            <w:rFonts w:ascii="Bell MT" w:hAnsi="Bell MT" w:cs="Arial"/>
            <w:color w:val="000000"/>
            <w:sz w:val="28"/>
            <w:szCs w:val="28"/>
            <w:shd w:val="clear" w:color="auto" w:fill="FFFFFF"/>
          </w:rPr>
          <w:t>and</w:t>
        </w:r>
      </w:ins>
      <w:ins w:id="208" w:author="Giorgio Romeo" w:date="2020-12-07T00:33:00Z">
        <w:r>
          <w:rPr>
            <w:rFonts w:ascii="Bell MT" w:hAnsi="Bell MT" w:cs="Arial"/>
            <w:color w:val="000000"/>
            <w:sz w:val="28"/>
            <w:szCs w:val="28"/>
            <w:shd w:val="clear" w:color="auto" w:fill="FFFFFF"/>
          </w:rPr>
          <w:t xml:space="preserve"> physical) lin</w:t>
        </w:r>
      </w:ins>
      <w:ins w:id="209" w:author="Giorgio Romeo" w:date="2020-12-07T00:36:00Z">
        <w:r>
          <w:rPr>
            <w:rFonts w:ascii="Bell MT" w:hAnsi="Bell MT" w:cs="Arial"/>
            <w:color w:val="000000"/>
            <w:sz w:val="28"/>
            <w:szCs w:val="28"/>
            <w:shd w:val="clear" w:color="auto" w:fill="FFFFFF"/>
          </w:rPr>
          <w:t xml:space="preserve">ing </w:t>
        </w:r>
      </w:ins>
      <w:ins w:id="210" w:author="Giorgio Romeo" w:date="2020-12-07T00:33:00Z">
        <w:r>
          <w:rPr>
            <w:rFonts w:ascii="Bell MT" w:hAnsi="Bell MT" w:cs="Arial"/>
            <w:color w:val="000000"/>
            <w:sz w:val="28"/>
            <w:szCs w:val="28"/>
            <w:shd w:val="clear" w:color="auto" w:fill="FFFFFF"/>
          </w:rPr>
          <w:t>up</w:t>
        </w:r>
      </w:ins>
      <w:ins w:id="211" w:author="Giorgio Romeo" w:date="2020-12-07T00:36:00Z">
        <w:r>
          <w:rPr>
            <w:rFonts w:ascii="Bell MT" w:hAnsi="Bell MT" w:cs="Arial"/>
            <w:color w:val="000000"/>
            <w:sz w:val="28"/>
            <w:szCs w:val="28"/>
            <w:shd w:val="clear" w:color="auto" w:fill="FFFFFF"/>
          </w:rPr>
          <w:t xml:space="preserve"> mechanism</w:t>
        </w:r>
      </w:ins>
      <w:ins w:id="212" w:author="Giorgio Romeo" w:date="2020-12-07T00:34:00Z">
        <w:r>
          <w:rPr>
            <w:rFonts w:ascii="Bell MT" w:hAnsi="Bell MT" w:cs="Arial"/>
            <w:color w:val="000000"/>
            <w:sz w:val="28"/>
            <w:szCs w:val="28"/>
            <w:shd w:val="clear" w:color="auto" w:fill="FFFFFF"/>
          </w:rPr>
          <w:t xml:space="preserve">. An </w:t>
        </w:r>
      </w:ins>
      <w:ins w:id="213" w:author="Giorgio Romeo" w:date="2020-12-07T00:39:00Z">
        <w:r w:rsidRPr="00A160DB">
          <w:rPr>
            <w:rFonts w:ascii="Bell MT" w:hAnsi="Bell MT" w:cs="Arial"/>
            <w:i/>
            <w:iCs/>
            <w:color w:val="000000"/>
            <w:sz w:val="28"/>
            <w:szCs w:val="28"/>
            <w:shd w:val="clear" w:color="auto" w:fill="FFFFFF"/>
            <w:rPrChange w:id="214" w:author="Giorgio Romeo" w:date="2020-12-07T00:40:00Z">
              <w:rPr>
                <w:rFonts w:ascii="Bell MT" w:hAnsi="Bell MT" w:cs="Arial"/>
                <w:color w:val="000000"/>
                <w:sz w:val="28"/>
                <w:szCs w:val="28"/>
                <w:shd w:val="clear" w:color="auto" w:fill="FFFFFF"/>
              </w:rPr>
            </w:rPrChange>
          </w:rPr>
          <w:t>“Available”</w:t>
        </w:r>
        <w:r>
          <w:rPr>
            <w:rFonts w:ascii="Bell MT" w:hAnsi="Bell MT" w:cs="Arial"/>
            <w:color w:val="000000"/>
            <w:sz w:val="28"/>
            <w:szCs w:val="28"/>
            <w:shd w:val="clear" w:color="auto" w:fill="FFFFFF"/>
          </w:rPr>
          <w:t xml:space="preserve"> ticket </w:t>
        </w:r>
      </w:ins>
      <w:ins w:id="215" w:author="Giorgio Romeo" w:date="2020-12-07T00:50:00Z">
        <w:r w:rsidR="005F61F9">
          <w:rPr>
            <w:rFonts w:ascii="Bell MT" w:hAnsi="Bell MT" w:cs="Arial"/>
            <w:color w:val="000000"/>
            <w:sz w:val="28"/>
            <w:szCs w:val="28"/>
            <w:shd w:val="clear" w:color="auto" w:fill="FFFFFF"/>
          </w:rPr>
          <w:t xml:space="preserve">becomes </w:t>
        </w:r>
        <w:r w:rsidR="005F61F9" w:rsidRPr="005F61F9">
          <w:rPr>
            <w:rFonts w:ascii="Bell MT" w:hAnsi="Bell MT" w:cs="Arial"/>
            <w:i/>
            <w:iCs/>
            <w:color w:val="000000"/>
            <w:sz w:val="28"/>
            <w:szCs w:val="28"/>
            <w:shd w:val="clear" w:color="auto" w:fill="FFFFFF"/>
            <w:rPrChange w:id="216" w:author="Giorgio Romeo" w:date="2020-12-07T00:50:00Z">
              <w:rPr>
                <w:rFonts w:ascii="Bell MT" w:hAnsi="Bell MT" w:cs="Arial"/>
                <w:color w:val="000000"/>
                <w:sz w:val="28"/>
                <w:szCs w:val="28"/>
                <w:shd w:val="clear" w:color="auto" w:fill="FFFFFF"/>
              </w:rPr>
            </w:rPrChange>
          </w:rPr>
          <w:t>“Booked”</w:t>
        </w:r>
        <w:r w:rsidR="005F61F9">
          <w:rPr>
            <w:rFonts w:ascii="Bell MT" w:hAnsi="Bell MT" w:cs="Arial"/>
            <w:color w:val="000000"/>
            <w:sz w:val="28"/>
            <w:szCs w:val="28"/>
            <w:shd w:val="clear" w:color="auto" w:fill="FFFFFF"/>
          </w:rPr>
          <w:t xml:space="preserve"> when it is</w:t>
        </w:r>
      </w:ins>
      <w:ins w:id="217" w:author="Giorgio Romeo" w:date="2020-12-07T00:39:00Z">
        <w:r>
          <w:rPr>
            <w:rFonts w:ascii="Bell MT" w:hAnsi="Bell MT" w:cs="Arial"/>
            <w:color w:val="000000"/>
            <w:sz w:val="28"/>
            <w:szCs w:val="28"/>
            <w:shd w:val="clear" w:color="auto" w:fill="FFFFFF"/>
          </w:rPr>
          <w:t xml:space="preserve"> booked either virtually or physically</w:t>
        </w:r>
      </w:ins>
      <w:ins w:id="218" w:author="Giorgio Romeo" w:date="2020-12-07T00:43:00Z">
        <w:r w:rsidR="005F61F9">
          <w:rPr>
            <w:rFonts w:ascii="Bell MT" w:hAnsi="Bell MT" w:cs="Arial"/>
            <w:color w:val="000000"/>
            <w:sz w:val="28"/>
            <w:szCs w:val="28"/>
            <w:shd w:val="clear" w:color="auto" w:fill="FFFFFF"/>
          </w:rPr>
          <w:t>.</w:t>
        </w:r>
      </w:ins>
      <w:ins w:id="219" w:author="Giorgio Romeo" w:date="2020-12-07T01:00:00Z">
        <w:r w:rsidR="00D20AED">
          <w:rPr>
            <w:rFonts w:ascii="Bell MT" w:hAnsi="Bell MT" w:cs="Arial"/>
            <w:color w:val="000000"/>
            <w:sz w:val="28"/>
            <w:szCs w:val="28"/>
            <w:shd w:val="clear" w:color="auto" w:fill="FFFFFF"/>
          </w:rPr>
          <w:t xml:space="preserve"> The </w:t>
        </w:r>
      </w:ins>
      <w:ins w:id="220" w:author="Giorgio Romeo" w:date="2020-12-07T01:01:00Z">
        <w:r w:rsidR="00D20AED">
          <w:rPr>
            <w:rFonts w:ascii="Bell MT" w:hAnsi="Bell MT" w:cs="Arial"/>
            <w:color w:val="000000"/>
            <w:sz w:val="28"/>
            <w:szCs w:val="28"/>
            <w:shd w:val="clear" w:color="auto" w:fill="FFFFFF"/>
          </w:rPr>
          <w:t>user must scan the</w:t>
        </w:r>
      </w:ins>
      <w:ins w:id="221" w:author="Giorgio Romeo" w:date="2020-12-07T00:46:00Z">
        <w:r w:rsidR="005F61F9">
          <w:rPr>
            <w:rFonts w:ascii="Bell MT" w:hAnsi="Bell MT" w:cs="Arial"/>
            <w:color w:val="000000"/>
            <w:sz w:val="28"/>
            <w:szCs w:val="28"/>
            <w:shd w:val="clear" w:color="auto" w:fill="FFFFFF"/>
          </w:rPr>
          <w:t xml:space="preserve"> </w:t>
        </w:r>
      </w:ins>
      <w:ins w:id="222" w:author="Giorgio Romeo" w:date="2020-12-07T00:43:00Z">
        <w:r w:rsidR="005F61F9" w:rsidRPr="005F61F9">
          <w:rPr>
            <w:rFonts w:ascii="Bell MT" w:hAnsi="Bell MT" w:cs="Arial"/>
            <w:i/>
            <w:iCs/>
            <w:color w:val="000000"/>
            <w:sz w:val="28"/>
            <w:szCs w:val="28"/>
            <w:shd w:val="clear" w:color="auto" w:fill="FFFFFF"/>
            <w:rPrChange w:id="223" w:author="Giorgio Romeo" w:date="2020-12-07T00:43:00Z">
              <w:rPr>
                <w:rFonts w:ascii="Bell MT" w:hAnsi="Bell MT" w:cs="Arial"/>
                <w:color w:val="000000"/>
                <w:sz w:val="28"/>
                <w:szCs w:val="28"/>
                <w:shd w:val="clear" w:color="auto" w:fill="FFFFFF"/>
              </w:rPr>
            </w:rPrChange>
          </w:rPr>
          <w:t>“Booked”</w:t>
        </w:r>
      </w:ins>
      <w:ins w:id="224" w:author="Giorgio Romeo" w:date="2020-12-07T00:45:00Z">
        <w:r w:rsidR="005F61F9">
          <w:rPr>
            <w:rFonts w:ascii="Bell MT" w:hAnsi="Bell MT" w:cs="Arial"/>
            <w:i/>
            <w:iCs/>
            <w:color w:val="000000"/>
            <w:sz w:val="28"/>
            <w:szCs w:val="28"/>
            <w:shd w:val="clear" w:color="auto" w:fill="FFFFFF"/>
          </w:rPr>
          <w:t xml:space="preserve"> </w:t>
        </w:r>
        <w:r w:rsidR="005F61F9">
          <w:rPr>
            <w:rFonts w:ascii="Bell MT" w:hAnsi="Bell MT" w:cs="Arial"/>
            <w:color w:val="000000"/>
            <w:sz w:val="28"/>
            <w:szCs w:val="28"/>
            <w:shd w:val="clear" w:color="auto" w:fill="FFFFFF"/>
          </w:rPr>
          <w:t>ti</w:t>
        </w:r>
      </w:ins>
      <w:ins w:id="225" w:author="Giorgio Romeo" w:date="2020-12-07T00:43:00Z">
        <w:r w:rsidR="005F61F9">
          <w:rPr>
            <w:rFonts w:ascii="Bell MT" w:hAnsi="Bell MT" w:cs="Arial"/>
            <w:color w:val="000000"/>
            <w:sz w:val="28"/>
            <w:szCs w:val="28"/>
            <w:shd w:val="clear" w:color="auto" w:fill="FFFFFF"/>
          </w:rPr>
          <w:t xml:space="preserve">cket </w:t>
        </w:r>
      </w:ins>
      <w:ins w:id="226" w:author="Giorgio Romeo" w:date="2020-12-07T01:00:00Z">
        <w:r w:rsidR="00D20AED">
          <w:rPr>
            <w:rFonts w:ascii="Bell MT" w:hAnsi="Bell MT" w:cs="Arial"/>
            <w:color w:val="000000"/>
            <w:sz w:val="28"/>
            <w:szCs w:val="28"/>
            <w:shd w:val="clear" w:color="auto" w:fill="FFFFFF"/>
          </w:rPr>
          <w:t xml:space="preserve">within 5 minutes his indicated </w:t>
        </w:r>
      </w:ins>
      <w:ins w:id="227" w:author="Giorgio Romeo" w:date="2020-12-07T00:52:00Z">
        <w:r w:rsidR="00D20AED">
          <w:rPr>
            <w:rFonts w:ascii="Bell MT" w:hAnsi="Bell MT" w:cs="Arial"/>
            <w:color w:val="000000"/>
            <w:sz w:val="28"/>
            <w:szCs w:val="28"/>
            <w:shd w:val="clear" w:color="auto" w:fill="FFFFFF"/>
          </w:rPr>
          <w:t xml:space="preserve"> </w:t>
        </w:r>
      </w:ins>
      <w:ins w:id="228" w:author="Giorgio Romeo" w:date="2020-12-07T01:01:00Z">
        <w:r w:rsidR="00D20AED">
          <w:rPr>
            <w:rFonts w:ascii="Bell MT" w:hAnsi="Bell MT" w:cs="Arial"/>
            <w:color w:val="000000"/>
            <w:sz w:val="28"/>
            <w:szCs w:val="28"/>
            <w:shd w:val="clear" w:color="auto" w:fill="FFFFFF"/>
          </w:rPr>
          <w:t xml:space="preserve">time slot (“Activated” state) </w:t>
        </w:r>
      </w:ins>
      <w:ins w:id="229" w:author="Giorgio Romeo" w:date="2020-12-07T00:52:00Z">
        <w:r w:rsidR="00D20AED">
          <w:rPr>
            <w:rFonts w:ascii="Bell MT" w:hAnsi="Bell MT" w:cs="Arial"/>
            <w:color w:val="000000"/>
            <w:sz w:val="28"/>
            <w:szCs w:val="28"/>
            <w:shd w:val="clear" w:color="auto" w:fill="FFFFFF"/>
          </w:rPr>
          <w:t xml:space="preserve">in order to </w:t>
        </w:r>
      </w:ins>
      <w:ins w:id="230" w:author="Giorgio Romeo" w:date="2020-12-07T01:01:00Z">
        <w:r w:rsidR="00D20AED">
          <w:rPr>
            <w:rFonts w:ascii="Bell MT" w:hAnsi="Bell MT" w:cs="Arial"/>
            <w:color w:val="000000"/>
            <w:sz w:val="28"/>
            <w:szCs w:val="28"/>
            <w:shd w:val="clear" w:color="auto" w:fill="FFFFFF"/>
          </w:rPr>
          <w:t>enter the store, otherwise the ticket wil</w:t>
        </w:r>
      </w:ins>
      <w:ins w:id="231" w:author="Giorgio Romeo" w:date="2020-12-07T01:02:00Z">
        <w:r w:rsidR="00D20AED">
          <w:rPr>
            <w:rFonts w:ascii="Bell MT" w:hAnsi="Bell MT" w:cs="Arial"/>
            <w:color w:val="000000"/>
            <w:sz w:val="28"/>
            <w:szCs w:val="28"/>
            <w:shd w:val="clear" w:color="auto" w:fill="FFFFFF"/>
          </w:rPr>
          <w:t>l expire and become useless.</w:t>
        </w:r>
      </w:ins>
    </w:p>
    <w:p w14:paraId="65356598" w14:textId="34D22FB0" w:rsidR="000116D9" w:rsidRPr="00D20AED" w:rsidRDefault="00D20AED">
      <w:pPr>
        <w:pStyle w:val="Paragrafoelenco"/>
        <w:jc w:val="both"/>
        <w:rPr>
          <w:rFonts w:ascii="Bell MT" w:hAnsi="Bell MT" w:cs="Arial"/>
          <w:color w:val="000000"/>
          <w:sz w:val="28"/>
          <w:szCs w:val="28"/>
          <w:shd w:val="clear" w:color="auto" w:fill="FFFFFF"/>
          <w:rPrChange w:id="232" w:author="Giorgio Romeo" w:date="2020-12-07T00:59:00Z">
            <w:rPr>
              <w:rFonts w:ascii="Bell MT" w:hAnsi="Bell MT" w:cs="Arial"/>
              <w:color w:val="000000"/>
              <w:sz w:val="32"/>
              <w:szCs w:val="32"/>
              <w:shd w:val="clear" w:color="auto" w:fill="FFFFFF"/>
            </w:rPr>
          </w:rPrChange>
        </w:rPr>
        <w:pPrChange w:id="233" w:author="Giorgio Romeo" w:date="2020-12-07T01:03:00Z">
          <w:pPr>
            <w:pStyle w:val="Paragrafoelenco"/>
          </w:pPr>
        </w:pPrChange>
      </w:pPr>
      <w:ins w:id="234" w:author="Giorgio Romeo" w:date="2020-12-07T00:53:00Z">
        <w:r>
          <w:rPr>
            <w:rFonts w:ascii="Bell MT" w:hAnsi="Bell MT" w:cs="Arial"/>
            <w:color w:val="000000"/>
            <w:sz w:val="32"/>
            <w:szCs w:val="32"/>
            <w:shd w:val="clear" w:color="auto" w:fill="FFFFFF"/>
          </w:rPr>
          <w:t xml:space="preserve"> </w:t>
        </w:r>
      </w:ins>
      <w:ins w:id="235" w:author="Giorgio Romeo" w:date="2020-12-07T00:54:00Z">
        <w:r>
          <w:rPr>
            <w:rFonts w:ascii="Bell MT" w:hAnsi="Bell MT" w:cs="Arial"/>
            <w:color w:val="000000"/>
            <w:sz w:val="28"/>
            <w:szCs w:val="28"/>
            <w:shd w:val="clear" w:color="auto" w:fill="FFFFFF"/>
          </w:rPr>
          <w:t xml:space="preserve">The user, who owns the ticket, after scanning </w:t>
        </w:r>
      </w:ins>
      <w:ins w:id="236" w:author="Giorgio Romeo" w:date="2020-12-07T01:02:00Z">
        <w:r>
          <w:rPr>
            <w:rFonts w:ascii="Bell MT" w:hAnsi="Bell MT" w:cs="Arial"/>
            <w:color w:val="000000"/>
            <w:sz w:val="28"/>
            <w:szCs w:val="28"/>
            <w:shd w:val="clear" w:color="auto" w:fill="FFFFFF"/>
          </w:rPr>
          <w:t>it</w:t>
        </w:r>
        <w:r w:rsidR="006B1D70">
          <w:rPr>
            <w:rFonts w:ascii="Bell MT" w:hAnsi="Bell MT" w:cs="Arial"/>
            <w:color w:val="000000"/>
            <w:sz w:val="28"/>
            <w:szCs w:val="28"/>
            <w:shd w:val="clear" w:color="auto" w:fill="FFFFFF"/>
          </w:rPr>
          <w:t xml:space="preserve"> to</w:t>
        </w:r>
      </w:ins>
      <w:ins w:id="237" w:author="Giorgio Romeo" w:date="2020-12-07T00:54:00Z">
        <w:r>
          <w:rPr>
            <w:rFonts w:ascii="Bell MT" w:hAnsi="Bell MT" w:cs="Arial"/>
            <w:color w:val="000000"/>
            <w:sz w:val="28"/>
            <w:szCs w:val="28"/>
            <w:shd w:val="clear" w:color="auto" w:fill="FFFFFF"/>
          </w:rPr>
          <w:t xml:space="preserve"> enter the store, will use </w:t>
        </w:r>
      </w:ins>
      <w:ins w:id="238" w:author="Giorgio Romeo" w:date="2020-12-07T00:55:00Z">
        <w:r>
          <w:rPr>
            <w:rFonts w:ascii="Bell MT" w:hAnsi="Bell MT" w:cs="Arial"/>
            <w:color w:val="000000"/>
            <w:sz w:val="28"/>
            <w:szCs w:val="28"/>
            <w:shd w:val="clear" w:color="auto" w:fill="FFFFFF"/>
          </w:rPr>
          <w:t xml:space="preserve">the same ticket to exit. </w:t>
        </w:r>
      </w:ins>
      <w:ins w:id="239" w:author="Giorgio Romeo" w:date="2020-12-07T00:57:00Z">
        <w:r>
          <w:rPr>
            <w:rFonts w:ascii="Bell MT" w:hAnsi="Bell MT" w:cs="Arial"/>
            <w:color w:val="000000"/>
            <w:sz w:val="28"/>
            <w:szCs w:val="28"/>
            <w:shd w:val="clear" w:color="auto" w:fill="FFFFFF"/>
          </w:rPr>
          <w:t>I</w:t>
        </w:r>
      </w:ins>
      <w:ins w:id="240" w:author="Giorgio Romeo" w:date="2020-12-07T00:55:00Z">
        <w:r>
          <w:rPr>
            <w:rFonts w:ascii="Bell MT" w:hAnsi="Bell MT" w:cs="Arial"/>
            <w:color w:val="000000"/>
            <w:sz w:val="28"/>
            <w:szCs w:val="28"/>
            <w:shd w:val="clear" w:color="auto" w:fill="FFFFFF"/>
          </w:rPr>
          <w:t xml:space="preserve">f the </w:t>
        </w:r>
      </w:ins>
      <w:ins w:id="241" w:author="Giorgio Romeo" w:date="2020-12-07T00:58:00Z">
        <w:r>
          <w:rPr>
            <w:rFonts w:ascii="Bell MT" w:hAnsi="Bell MT" w:cs="Arial"/>
            <w:color w:val="000000"/>
            <w:sz w:val="28"/>
            <w:szCs w:val="28"/>
            <w:shd w:val="clear" w:color="auto" w:fill="FFFFFF"/>
          </w:rPr>
          <w:t xml:space="preserve">user’s </w:t>
        </w:r>
      </w:ins>
      <w:ins w:id="242" w:author="Giorgio Romeo" w:date="2020-12-07T00:55:00Z">
        <w:r>
          <w:rPr>
            <w:rFonts w:ascii="Bell MT" w:hAnsi="Bell MT" w:cs="Arial"/>
            <w:color w:val="000000"/>
            <w:sz w:val="28"/>
            <w:szCs w:val="28"/>
            <w:shd w:val="clear" w:color="auto" w:fill="FFFFFF"/>
          </w:rPr>
          <w:t>ticket becomes unavailable (</w:t>
        </w:r>
      </w:ins>
      <w:ins w:id="243" w:author="Giorgio Romeo" w:date="2020-12-07T00:56:00Z">
        <w:r>
          <w:rPr>
            <w:rFonts w:ascii="Bell MT" w:hAnsi="Bell MT" w:cs="Arial"/>
            <w:color w:val="000000"/>
            <w:sz w:val="28"/>
            <w:szCs w:val="28"/>
            <w:shd w:val="clear" w:color="auto" w:fill="FFFFFF"/>
          </w:rPr>
          <w:t xml:space="preserve">e.g., the physical ticket is lost, the </w:t>
        </w:r>
      </w:ins>
      <w:ins w:id="244" w:author="Giorgio Romeo" w:date="2020-12-07T00:57:00Z">
        <w:r>
          <w:rPr>
            <w:rFonts w:ascii="Bell MT" w:hAnsi="Bell MT" w:cs="Arial"/>
            <w:color w:val="000000"/>
            <w:sz w:val="28"/>
            <w:szCs w:val="28"/>
            <w:shd w:val="clear" w:color="auto" w:fill="FFFFFF"/>
          </w:rPr>
          <w:t xml:space="preserve">user’s device has low battery) while </w:t>
        </w:r>
      </w:ins>
      <w:ins w:id="245" w:author="Giorgio Romeo" w:date="2020-12-07T00:58:00Z">
        <w:r>
          <w:rPr>
            <w:rFonts w:ascii="Bell MT" w:hAnsi="Bell MT" w:cs="Arial"/>
            <w:color w:val="000000"/>
            <w:sz w:val="28"/>
            <w:szCs w:val="28"/>
            <w:shd w:val="clear" w:color="auto" w:fill="FFFFFF"/>
          </w:rPr>
          <w:t>he</w:t>
        </w:r>
      </w:ins>
      <w:ins w:id="246" w:author="Giorgio Romeo" w:date="2020-12-07T00:57:00Z">
        <w:r>
          <w:rPr>
            <w:rFonts w:ascii="Bell MT" w:hAnsi="Bell MT" w:cs="Arial"/>
            <w:color w:val="000000"/>
            <w:sz w:val="28"/>
            <w:szCs w:val="28"/>
            <w:shd w:val="clear" w:color="auto" w:fill="FFFFFF"/>
          </w:rPr>
          <w:t xml:space="preserve"> is doing the shopping, </w:t>
        </w:r>
      </w:ins>
      <w:ins w:id="247" w:author="Giorgio Romeo" w:date="2020-12-07T00:58:00Z">
        <w:r>
          <w:rPr>
            <w:rFonts w:ascii="Bell MT" w:hAnsi="Bell MT" w:cs="Arial"/>
            <w:color w:val="000000"/>
            <w:sz w:val="28"/>
            <w:szCs w:val="28"/>
            <w:shd w:val="clear" w:color="auto" w:fill="FFFFFF"/>
          </w:rPr>
          <w:t>the user</w:t>
        </w:r>
      </w:ins>
      <w:ins w:id="248" w:author="Giorgio Romeo" w:date="2020-12-07T00:57:00Z">
        <w:r>
          <w:rPr>
            <w:rFonts w:ascii="Bell MT" w:hAnsi="Bell MT" w:cs="Arial"/>
            <w:color w:val="000000"/>
            <w:sz w:val="28"/>
            <w:szCs w:val="28"/>
            <w:shd w:val="clear" w:color="auto" w:fill="FFFFFF"/>
          </w:rPr>
          <w:t xml:space="preserve"> is allowed </w:t>
        </w:r>
      </w:ins>
      <w:ins w:id="249" w:author="Giorgio Romeo" w:date="2020-12-07T00:58:00Z">
        <w:r>
          <w:rPr>
            <w:rFonts w:ascii="Bell MT" w:hAnsi="Bell MT" w:cs="Arial"/>
            <w:color w:val="000000"/>
            <w:sz w:val="28"/>
            <w:szCs w:val="28"/>
            <w:shd w:val="clear" w:color="auto" w:fill="FFFFFF"/>
          </w:rPr>
          <w:t xml:space="preserve">to exit the store anyway. </w:t>
        </w:r>
      </w:ins>
      <w:ins w:id="250" w:author="Giorgio Romeo" w:date="2020-12-07T01:03:00Z">
        <w:r w:rsidR="006B1D70">
          <w:rPr>
            <w:rFonts w:ascii="Bell MT" w:hAnsi="Bell MT" w:cs="Arial"/>
            <w:color w:val="000000"/>
            <w:sz w:val="28"/>
            <w:szCs w:val="28"/>
            <w:shd w:val="clear" w:color="auto" w:fill="FFFFFF"/>
          </w:rPr>
          <w:t>In this case, t</w:t>
        </w:r>
      </w:ins>
      <w:ins w:id="251" w:author="Giorgio Romeo" w:date="2020-12-07T00:58:00Z">
        <w:r>
          <w:rPr>
            <w:rFonts w:ascii="Bell MT" w:hAnsi="Bell MT" w:cs="Arial"/>
            <w:color w:val="000000"/>
            <w:sz w:val="28"/>
            <w:szCs w:val="28"/>
            <w:shd w:val="clear" w:color="auto" w:fill="FFFFFF"/>
          </w:rPr>
          <w:t xml:space="preserve">he </w:t>
        </w:r>
        <w:r w:rsidRPr="00D20AED">
          <w:rPr>
            <w:rFonts w:ascii="Bell MT" w:hAnsi="Bell MT" w:cs="Arial"/>
            <w:i/>
            <w:iCs/>
            <w:color w:val="000000"/>
            <w:sz w:val="28"/>
            <w:szCs w:val="28"/>
            <w:shd w:val="clear" w:color="auto" w:fill="FFFFFF"/>
            <w:rPrChange w:id="252" w:author="Giorgio Romeo" w:date="2020-12-07T00:58:00Z">
              <w:rPr>
                <w:rFonts w:ascii="Bell MT" w:hAnsi="Bell MT" w:cs="Arial"/>
                <w:color w:val="000000"/>
                <w:sz w:val="28"/>
                <w:szCs w:val="28"/>
                <w:shd w:val="clear" w:color="auto" w:fill="FFFFFF"/>
              </w:rPr>
            </w:rPrChange>
          </w:rPr>
          <w:t>“Activated”</w:t>
        </w:r>
        <w:r>
          <w:rPr>
            <w:rFonts w:ascii="Bell MT" w:hAnsi="Bell MT" w:cs="Arial"/>
            <w:i/>
            <w:iCs/>
            <w:color w:val="000000"/>
            <w:sz w:val="28"/>
            <w:szCs w:val="28"/>
            <w:shd w:val="clear" w:color="auto" w:fill="FFFFFF"/>
          </w:rPr>
          <w:t xml:space="preserve"> </w:t>
        </w:r>
      </w:ins>
      <w:ins w:id="253" w:author="Giorgio Romeo" w:date="2020-12-07T00:59:00Z">
        <w:r>
          <w:rPr>
            <w:rFonts w:ascii="Bell MT" w:hAnsi="Bell MT" w:cs="Arial"/>
            <w:color w:val="000000"/>
            <w:sz w:val="28"/>
            <w:szCs w:val="28"/>
            <w:shd w:val="clear" w:color="auto" w:fill="FFFFFF"/>
          </w:rPr>
          <w:t>ticket will expire after an hour from the indicated time slot and will be considered scanned</w:t>
        </w:r>
      </w:ins>
      <w:ins w:id="254" w:author="Giorgio Romeo" w:date="2020-12-07T01:04:00Z">
        <w:r w:rsidR="006B1D70">
          <w:rPr>
            <w:rFonts w:ascii="Bell MT" w:hAnsi="Bell MT" w:cs="Arial"/>
            <w:color w:val="000000"/>
            <w:sz w:val="28"/>
            <w:szCs w:val="28"/>
            <w:shd w:val="clear" w:color="auto" w:fill="FFFFFF"/>
          </w:rPr>
          <w:t xml:space="preserve"> anyway</w:t>
        </w:r>
      </w:ins>
      <w:ins w:id="255" w:author="Giorgio Romeo" w:date="2020-12-07T00:59:00Z">
        <w:r>
          <w:rPr>
            <w:rFonts w:ascii="Bell MT" w:hAnsi="Bell MT" w:cs="Arial"/>
            <w:color w:val="000000"/>
            <w:sz w:val="28"/>
            <w:szCs w:val="28"/>
            <w:shd w:val="clear" w:color="auto" w:fill="FFFFFF"/>
          </w:rPr>
          <w:t>.</w:t>
        </w:r>
      </w:ins>
    </w:p>
    <w:p w14:paraId="03408321" w14:textId="3B847D74" w:rsidR="000116D9" w:rsidRDefault="000116D9" w:rsidP="008B1B38">
      <w:pPr>
        <w:pStyle w:val="Paragrafoelenco"/>
        <w:rPr>
          <w:rFonts w:ascii="Bell MT" w:hAnsi="Bell MT" w:cs="Arial"/>
          <w:color w:val="000000"/>
          <w:sz w:val="32"/>
          <w:szCs w:val="32"/>
          <w:shd w:val="clear" w:color="auto" w:fill="FFFFFF"/>
        </w:rPr>
      </w:pPr>
    </w:p>
    <w:p w14:paraId="775E35B1" w14:textId="743EB3B8" w:rsidR="000116D9" w:rsidRDefault="000116D9" w:rsidP="008B1B38">
      <w:pPr>
        <w:pStyle w:val="Paragrafoelenco"/>
        <w:rPr>
          <w:rFonts w:ascii="Bell MT" w:hAnsi="Bell MT" w:cs="Arial"/>
          <w:color w:val="000000"/>
          <w:sz w:val="32"/>
          <w:szCs w:val="32"/>
          <w:shd w:val="clear" w:color="auto" w:fill="FFFFFF"/>
        </w:rPr>
      </w:pPr>
    </w:p>
    <w:p w14:paraId="248193C1" w14:textId="566E4538" w:rsidR="000116D9" w:rsidRDefault="000116D9" w:rsidP="008B1B38">
      <w:pPr>
        <w:pStyle w:val="Paragrafoelenco"/>
        <w:rPr>
          <w:ins w:id="256" w:author="Giorgio Romeo" w:date="2020-12-07T00:10:00Z"/>
          <w:rFonts w:ascii="Bell MT" w:hAnsi="Bell MT" w:cs="Arial"/>
          <w:color w:val="000000"/>
          <w:sz w:val="32"/>
          <w:szCs w:val="32"/>
          <w:shd w:val="clear" w:color="auto" w:fill="FFFFFF"/>
        </w:rPr>
      </w:pPr>
    </w:p>
    <w:p w14:paraId="5F624FEE" w14:textId="3835BC9E" w:rsidR="00855732" w:rsidRDefault="00855732" w:rsidP="008B1B38">
      <w:pPr>
        <w:pStyle w:val="Paragrafoelenco"/>
        <w:rPr>
          <w:ins w:id="257" w:author="Giorgio Romeo" w:date="2020-12-07T00:10:00Z"/>
          <w:rFonts w:ascii="Bell MT" w:hAnsi="Bell MT" w:cs="Arial"/>
          <w:color w:val="000000"/>
          <w:sz w:val="32"/>
          <w:szCs w:val="32"/>
          <w:shd w:val="clear" w:color="auto" w:fill="FFFFFF"/>
        </w:rPr>
      </w:pPr>
    </w:p>
    <w:p w14:paraId="1C4B8EAF" w14:textId="19ADA18C" w:rsidR="00855732" w:rsidRDefault="00855732" w:rsidP="008B1B38">
      <w:pPr>
        <w:pStyle w:val="Paragrafoelenco"/>
        <w:rPr>
          <w:ins w:id="258" w:author="Giorgio Romeo" w:date="2020-12-07T00:10:00Z"/>
          <w:rFonts w:ascii="Bell MT" w:hAnsi="Bell MT" w:cs="Arial"/>
          <w:color w:val="000000"/>
          <w:sz w:val="32"/>
          <w:szCs w:val="32"/>
          <w:shd w:val="clear" w:color="auto" w:fill="FFFFFF"/>
        </w:rPr>
      </w:pPr>
    </w:p>
    <w:p w14:paraId="351B46C3" w14:textId="72766494" w:rsidR="00855732" w:rsidRDefault="00855732" w:rsidP="008B1B38">
      <w:pPr>
        <w:pStyle w:val="Paragrafoelenco"/>
        <w:rPr>
          <w:ins w:id="259" w:author="Giorgio Romeo" w:date="2020-12-07T00:10:00Z"/>
          <w:rFonts w:ascii="Bell MT" w:hAnsi="Bell MT" w:cs="Arial"/>
          <w:color w:val="000000"/>
          <w:sz w:val="32"/>
          <w:szCs w:val="32"/>
          <w:shd w:val="clear" w:color="auto" w:fill="FFFFFF"/>
        </w:rPr>
      </w:pPr>
    </w:p>
    <w:p w14:paraId="42FD7561" w14:textId="108CEE92" w:rsidR="00855732" w:rsidRDefault="00855732" w:rsidP="008B1B38">
      <w:pPr>
        <w:pStyle w:val="Paragrafoelenco"/>
        <w:rPr>
          <w:ins w:id="260" w:author="Giorgio Romeo" w:date="2020-12-07T00:10:00Z"/>
          <w:rFonts w:ascii="Bell MT" w:hAnsi="Bell MT" w:cs="Arial"/>
          <w:color w:val="000000"/>
          <w:sz w:val="32"/>
          <w:szCs w:val="32"/>
          <w:shd w:val="clear" w:color="auto" w:fill="FFFFFF"/>
        </w:rPr>
      </w:pPr>
    </w:p>
    <w:p w14:paraId="09A912D6" w14:textId="36444D45" w:rsidR="00855732" w:rsidRDefault="00855732" w:rsidP="008B1B38">
      <w:pPr>
        <w:pStyle w:val="Paragrafoelenco"/>
        <w:rPr>
          <w:ins w:id="261" w:author="Giorgio Romeo" w:date="2020-12-07T00:10:00Z"/>
          <w:rFonts w:ascii="Bell MT" w:hAnsi="Bell MT" w:cs="Arial"/>
          <w:color w:val="000000"/>
          <w:sz w:val="32"/>
          <w:szCs w:val="32"/>
          <w:shd w:val="clear" w:color="auto" w:fill="FFFFFF"/>
        </w:rPr>
      </w:pPr>
    </w:p>
    <w:p w14:paraId="75552C60" w14:textId="5F9456AF" w:rsidR="00855732" w:rsidRDefault="00855732" w:rsidP="008B1B38">
      <w:pPr>
        <w:pStyle w:val="Paragrafoelenco"/>
        <w:rPr>
          <w:ins w:id="262" w:author="Giorgio Romeo" w:date="2020-12-07T00:10:00Z"/>
          <w:rFonts w:ascii="Bell MT" w:hAnsi="Bell MT" w:cs="Arial"/>
          <w:color w:val="000000"/>
          <w:sz w:val="32"/>
          <w:szCs w:val="32"/>
          <w:shd w:val="clear" w:color="auto" w:fill="FFFFFF"/>
        </w:rPr>
      </w:pPr>
    </w:p>
    <w:p w14:paraId="58CE627F" w14:textId="00A583B3" w:rsidR="00855732" w:rsidRDefault="00855732" w:rsidP="008B1B38">
      <w:pPr>
        <w:pStyle w:val="Paragrafoelenco"/>
        <w:rPr>
          <w:ins w:id="263" w:author="Giorgio Romeo" w:date="2020-12-07T00:10:00Z"/>
          <w:rFonts w:ascii="Bell MT" w:hAnsi="Bell MT" w:cs="Arial"/>
          <w:color w:val="000000"/>
          <w:sz w:val="32"/>
          <w:szCs w:val="32"/>
          <w:shd w:val="clear" w:color="auto" w:fill="FFFFFF"/>
        </w:rPr>
      </w:pPr>
    </w:p>
    <w:p w14:paraId="68BA0A2B" w14:textId="442510E7" w:rsidR="00855732" w:rsidRDefault="00855732" w:rsidP="008B1B38">
      <w:pPr>
        <w:pStyle w:val="Paragrafoelenco"/>
        <w:rPr>
          <w:ins w:id="264" w:author="Giorgio Romeo" w:date="2020-12-07T00:10:00Z"/>
          <w:rFonts w:ascii="Bell MT" w:hAnsi="Bell MT" w:cs="Arial"/>
          <w:color w:val="000000"/>
          <w:sz w:val="32"/>
          <w:szCs w:val="32"/>
          <w:shd w:val="clear" w:color="auto" w:fill="FFFFFF"/>
        </w:rPr>
      </w:pPr>
    </w:p>
    <w:p w14:paraId="5D0647D5" w14:textId="54FE8F05" w:rsidR="00855732" w:rsidRDefault="00855732" w:rsidP="008B1B38">
      <w:pPr>
        <w:pStyle w:val="Paragrafoelenco"/>
        <w:rPr>
          <w:ins w:id="265" w:author="Giorgio Romeo" w:date="2020-12-07T00:10:00Z"/>
          <w:rFonts w:ascii="Bell MT" w:hAnsi="Bell MT" w:cs="Arial"/>
          <w:color w:val="000000"/>
          <w:sz w:val="32"/>
          <w:szCs w:val="32"/>
          <w:shd w:val="clear" w:color="auto" w:fill="FFFFFF"/>
        </w:rPr>
      </w:pPr>
    </w:p>
    <w:p w14:paraId="44C18816" w14:textId="4F8E8297" w:rsidR="00855732" w:rsidRDefault="00855732" w:rsidP="008B1B38">
      <w:pPr>
        <w:pStyle w:val="Paragrafoelenco"/>
        <w:rPr>
          <w:ins w:id="266" w:author="Giorgio Romeo" w:date="2020-12-07T00:10:00Z"/>
          <w:rFonts w:ascii="Bell MT" w:hAnsi="Bell MT" w:cs="Arial"/>
          <w:color w:val="000000"/>
          <w:sz w:val="32"/>
          <w:szCs w:val="32"/>
          <w:shd w:val="clear" w:color="auto" w:fill="FFFFFF"/>
        </w:rPr>
      </w:pPr>
    </w:p>
    <w:p w14:paraId="2934C974" w14:textId="69211E83" w:rsidR="00855732" w:rsidRDefault="00855732" w:rsidP="008B1B38">
      <w:pPr>
        <w:pStyle w:val="Paragrafoelenco"/>
        <w:rPr>
          <w:ins w:id="267" w:author="Giorgio Romeo" w:date="2020-12-07T00:10:00Z"/>
          <w:rFonts w:ascii="Bell MT" w:hAnsi="Bell MT" w:cs="Arial"/>
          <w:color w:val="000000"/>
          <w:sz w:val="32"/>
          <w:szCs w:val="32"/>
          <w:shd w:val="clear" w:color="auto" w:fill="FFFFFF"/>
        </w:rPr>
      </w:pPr>
    </w:p>
    <w:p w14:paraId="369C6A59" w14:textId="29A89B3F" w:rsidR="00855732" w:rsidRDefault="00855732" w:rsidP="008B1B38">
      <w:pPr>
        <w:pStyle w:val="Paragrafoelenco"/>
        <w:rPr>
          <w:ins w:id="268" w:author="Giorgio Romeo" w:date="2020-12-07T00:10:00Z"/>
          <w:rFonts w:ascii="Bell MT" w:hAnsi="Bell MT" w:cs="Arial"/>
          <w:color w:val="000000"/>
          <w:sz w:val="32"/>
          <w:szCs w:val="32"/>
          <w:shd w:val="clear" w:color="auto" w:fill="FFFFFF"/>
        </w:rPr>
      </w:pPr>
    </w:p>
    <w:p w14:paraId="44587B3B" w14:textId="117C5AE2" w:rsidR="00855732" w:rsidRDefault="00855732" w:rsidP="008B1B38">
      <w:pPr>
        <w:pStyle w:val="Paragrafoelenco"/>
        <w:rPr>
          <w:ins w:id="269" w:author="Giorgio Romeo" w:date="2020-12-07T00:10:00Z"/>
          <w:rFonts w:ascii="Bell MT" w:hAnsi="Bell MT" w:cs="Arial"/>
          <w:color w:val="000000"/>
          <w:sz w:val="32"/>
          <w:szCs w:val="32"/>
          <w:shd w:val="clear" w:color="auto" w:fill="FFFFFF"/>
        </w:rPr>
      </w:pPr>
    </w:p>
    <w:p w14:paraId="6AB73869" w14:textId="11FC09B6" w:rsidR="00855732" w:rsidRDefault="00855732" w:rsidP="008B1B38">
      <w:pPr>
        <w:pStyle w:val="Paragrafoelenco"/>
        <w:rPr>
          <w:ins w:id="270" w:author="Giorgio Romeo" w:date="2020-12-07T00:10:00Z"/>
          <w:rFonts w:ascii="Bell MT" w:hAnsi="Bell MT" w:cs="Arial"/>
          <w:color w:val="000000"/>
          <w:sz w:val="32"/>
          <w:szCs w:val="32"/>
          <w:shd w:val="clear" w:color="auto" w:fill="FFFFFF"/>
        </w:rPr>
      </w:pPr>
    </w:p>
    <w:p w14:paraId="0D0D3E5F" w14:textId="501E7F47" w:rsidR="00855732" w:rsidRDefault="00855732" w:rsidP="008B1B38">
      <w:pPr>
        <w:pStyle w:val="Paragrafoelenco"/>
        <w:rPr>
          <w:ins w:id="271" w:author="Giorgio Romeo" w:date="2020-12-07T00:10:00Z"/>
          <w:rFonts w:ascii="Bell MT" w:hAnsi="Bell MT" w:cs="Arial"/>
          <w:color w:val="000000"/>
          <w:sz w:val="32"/>
          <w:szCs w:val="32"/>
          <w:shd w:val="clear" w:color="auto" w:fill="FFFFFF"/>
        </w:rPr>
      </w:pPr>
    </w:p>
    <w:p w14:paraId="3D05AC8C" w14:textId="1DB943F7" w:rsidR="00855732" w:rsidRDefault="00855732" w:rsidP="008B1B38">
      <w:pPr>
        <w:pStyle w:val="Paragrafoelenco"/>
        <w:rPr>
          <w:ins w:id="272" w:author="Giorgio Romeo" w:date="2020-12-07T00:10:00Z"/>
          <w:rFonts w:ascii="Bell MT" w:hAnsi="Bell MT" w:cs="Arial"/>
          <w:color w:val="000000"/>
          <w:sz w:val="32"/>
          <w:szCs w:val="32"/>
          <w:shd w:val="clear" w:color="auto" w:fill="FFFFFF"/>
        </w:rPr>
      </w:pPr>
    </w:p>
    <w:p w14:paraId="67710AAF" w14:textId="76B3BF00" w:rsidR="00855732" w:rsidRDefault="00855732" w:rsidP="008B1B38">
      <w:pPr>
        <w:pStyle w:val="Paragrafoelenco"/>
        <w:rPr>
          <w:ins w:id="273" w:author="Giorgio Romeo" w:date="2020-12-07T00:10:00Z"/>
          <w:rFonts w:ascii="Bell MT" w:hAnsi="Bell MT" w:cs="Arial"/>
          <w:color w:val="000000"/>
          <w:sz w:val="32"/>
          <w:szCs w:val="32"/>
          <w:shd w:val="clear" w:color="auto" w:fill="FFFFFF"/>
        </w:rPr>
      </w:pPr>
    </w:p>
    <w:p w14:paraId="68B364A0" w14:textId="77777777" w:rsidR="00855732" w:rsidRDefault="00855732" w:rsidP="008B1B38">
      <w:pPr>
        <w:pStyle w:val="Paragrafoelenco"/>
        <w:rPr>
          <w:rFonts w:ascii="Bell MT" w:hAnsi="Bell MT" w:cs="Arial"/>
          <w:color w:val="000000"/>
          <w:sz w:val="32"/>
          <w:szCs w:val="32"/>
          <w:shd w:val="clear" w:color="auto" w:fill="FFFFFF"/>
        </w:rPr>
      </w:pPr>
    </w:p>
    <w:p w14:paraId="2A2D7D5A" w14:textId="2E2EB6B2" w:rsidR="000116D9" w:rsidRDefault="000116D9" w:rsidP="008B1B38">
      <w:pPr>
        <w:pStyle w:val="Paragrafoelenco"/>
        <w:rPr>
          <w:rFonts w:ascii="Bell MT" w:hAnsi="Bell MT" w:cs="Arial"/>
          <w:color w:val="000000"/>
          <w:sz w:val="32"/>
          <w:szCs w:val="32"/>
          <w:shd w:val="clear" w:color="auto" w:fill="FFFFFF"/>
        </w:rPr>
      </w:pPr>
    </w:p>
    <w:p w14:paraId="51238BB3" w14:textId="5BB34557" w:rsidR="000116D9" w:rsidRDefault="000116D9" w:rsidP="008B1B38">
      <w:pPr>
        <w:pStyle w:val="Paragrafoelenco"/>
        <w:rPr>
          <w:rFonts w:ascii="Bell MT" w:hAnsi="Bell MT" w:cs="Arial"/>
          <w:color w:val="000000"/>
          <w:sz w:val="32"/>
          <w:szCs w:val="32"/>
          <w:shd w:val="clear" w:color="auto" w:fill="FFFFFF"/>
        </w:rPr>
      </w:pPr>
    </w:p>
    <w:p w14:paraId="0778095A" w14:textId="77777777" w:rsidR="000116D9" w:rsidRPr="00923D58" w:rsidRDefault="000116D9" w:rsidP="008B1B38">
      <w:pPr>
        <w:pStyle w:val="Paragrafoelenco"/>
        <w:rPr>
          <w:rFonts w:ascii="Bell MT" w:hAnsi="Bell MT" w:cs="Arial"/>
          <w:color w:val="000000"/>
          <w:sz w:val="32"/>
          <w:szCs w:val="32"/>
          <w:shd w:val="clear" w:color="auto" w:fill="FFFFFF"/>
        </w:rPr>
      </w:pPr>
    </w:p>
    <w:p w14:paraId="0E0F76B3" w14:textId="3471FC76" w:rsidR="008B1B38" w:rsidRPr="00923D58" w:rsidRDefault="008B1B38" w:rsidP="008B1B38">
      <w:pPr>
        <w:pStyle w:val="Paragrafoelenco"/>
        <w:numPr>
          <w:ilvl w:val="0"/>
          <w:numId w:val="12"/>
        </w:numPr>
        <w:rPr>
          <w:rStyle w:val="Enfasidelicata"/>
          <w:rFonts w:ascii="Bell MT" w:hAnsi="Bell MT"/>
          <w:sz w:val="32"/>
          <w:szCs w:val="32"/>
        </w:rPr>
      </w:pPr>
      <w:r w:rsidRPr="00923D58">
        <w:rPr>
          <w:rStyle w:val="Enfasidelicata"/>
          <w:rFonts w:ascii="Bell MT" w:hAnsi="Bell MT"/>
          <w:sz w:val="32"/>
          <w:szCs w:val="32"/>
        </w:rPr>
        <w:t>Product functions:</w:t>
      </w:r>
    </w:p>
    <w:p w14:paraId="2180C834" w14:textId="1AA3504C" w:rsidR="00540A7B" w:rsidRPr="009C27DC" w:rsidDel="009C27DC" w:rsidRDefault="00540A7B">
      <w:pPr>
        <w:ind w:left="270"/>
        <w:rPr>
          <w:del w:id="274" w:author="Etion Pinari [2]" w:date="2020-12-06T12:02:00Z"/>
          <w:rStyle w:val="Enfasidelicata"/>
          <w:rFonts w:ascii="Bell MT" w:hAnsi="Bell MT"/>
          <w:sz w:val="36"/>
          <w:szCs w:val="36"/>
        </w:rPr>
        <w:pPrChange w:id="275" w:author="Etion Pinari [2]" w:date="2020-12-06T19:14:00Z">
          <w:pPr>
            <w:pStyle w:val="Paragrafoelenco"/>
            <w:numPr>
              <w:numId w:val="25"/>
            </w:numPr>
            <w:ind w:left="1069" w:hanging="360"/>
          </w:pPr>
        </w:pPrChange>
      </w:pPr>
      <w:commentRangeStart w:id="276"/>
      <w:commentRangeStart w:id="277"/>
      <w:del w:id="278" w:author="Etion Pinari [2]" w:date="2020-12-06T12:02:00Z">
        <w:r w:rsidRPr="009C27DC" w:rsidDel="009C27DC">
          <w:rPr>
            <w:rStyle w:val="Enfasidelicata"/>
            <w:rFonts w:ascii="Bell MT" w:hAnsi="Bell MT"/>
            <w:sz w:val="24"/>
            <w:szCs w:val="24"/>
          </w:rPr>
          <w:delText xml:space="preserve"> </w:delText>
        </w:r>
        <w:r w:rsidR="00195ED0" w:rsidRPr="009C27DC" w:rsidDel="009C27DC">
          <w:rPr>
            <w:rStyle w:val="Enfasidelicata"/>
            <w:rFonts w:ascii="Bell MT" w:hAnsi="Bell MT"/>
            <w:sz w:val="24"/>
            <w:szCs w:val="24"/>
          </w:rPr>
          <w:delText>Fu</w:delText>
        </w:r>
        <w:r w:rsidR="00195ED0" w:rsidRPr="009C27DC" w:rsidDel="009C27DC">
          <w:rPr>
            <w:rStyle w:val="Enfasidelicata"/>
            <w:rFonts w:ascii="Bell MT" w:hAnsi="Bell MT"/>
            <w:sz w:val="28"/>
            <w:szCs w:val="28"/>
          </w:rPr>
          <w:delText>nctional Requirements:</w:delText>
        </w:r>
      </w:del>
    </w:p>
    <w:p w14:paraId="78FC2C02" w14:textId="72F780D8" w:rsidR="27BE2734" w:rsidRDefault="27BE2734">
      <w:pPr>
        <w:ind w:left="270"/>
        <w:rPr>
          <w:rStyle w:val="Enfasidelicata"/>
          <w:rFonts w:ascii="Bell MT" w:hAnsi="Bell MT"/>
          <w:i w:val="0"/>
          <w:iCs w:val="0"/>
          <w:sz w:val="24"/>
          <w:szCs w:val="24"/>
        </w:rPr>
        <w:pPrChange w:id="279" w:author="Etion Pinari [2]" w:date="2020-12-06T19:14:00Z">
          <w:pPr/>
        </w:pPrChange>
      </w:pPr>
      <w:r w:rsidRPr="00D01022">
        <w:rPr>
          <w:rStyle w:val="Enfasidelicata"/>
          <w:rFonts w:ascii="Bell MT" w:hAnsi="Bell MT"/>
          <w:i w:val="0"/>
          <w:iCs w:val="0"/>
          <w:sz w:val="24"/>
          <w:szCs w:val="24"/>
        </w:rPr>
        <w:t>The most</w:t>
      </w:r>
      <w:r w:rsidRPr="699595DC">
        <w:rPr>
          <w:rStyle w:val="Enfasidelicata"/>
          <w:rFonts w:ascii="Bell MT" w:hAnsi="Bell MT"/>
          <w:i w:val="0"/>
          <w:iCs w:val="0"/>
          <w:sz w:val="24"/>
          <w:szCs w:val="24"/>
        </w:rPr>
        <w:t xml:space="preserve"> important aspects of the system to be are the regulation and management of the entrances in stores</w:t>
      </w:r>
      <w:r w:rsidR="47FCEBF1" w:rsidRPr="699595DC">
        <w:rPr>
          <w:rStyle w:val="Enfasidelicata"/>
          <w:rFonts w:ascii="Bell MT" w:hAnsi="Bell MT"/>
          <w:i w:val="0"/>
          <w:iCs w:val="0"/>
          <w:sz w:val="24"/>
          <w:szCs w:val="24"/>
        </w:rPr>
        <w:t xml:space="preserve"> as seen in the above scenarios. </w:t>
      </w:r>
      <w:commentRangeEnd w:id="276"/>
      <w:r w:rsidR="00AC7136">
        <w:rPr>
          <w:rStyle w:val="Rimandocommento"/>
        </w:rPr>
        <w:commentReference w:id="276"/>
      </w:r>
      <w:commentRangeEnd w:id="277"/>
      <w:r w:rsidR="00AC7136">
        <w:rPr>
          <w:rStyle w:val="Rimandocommento"/>
        </w:rPr>
        <w:commentReference w:id="277"/>
      </w:r>
    </w:p>
    <w:p w14:paraId="6B674A7B" w14:textId="38E32453" w:rsidR="00EC2B1B" w:rsidRDefault="47FCEBF1">
      <w:pPr>
        <w:ind w:left="270"/>
        <w:rPr>
          <w:rStyle w:val="Enfasidelicata"/>
          <w:rFonts w:ascii="Bell MT" w:hAnsi="Bell MT"/>
          <w:i w:val="0"/>
          <w:iCs w:val="0"/>
          <w:sz w:val="24"/>
          <w:szCs w:val="24"/>
        </w:rPr>
        <w:pPrChange w:id="280" w:author="Etion Pinari [2]" w:date="2020-12-06T19:14:00Z">
          <w:pPr/>
        </w:pPrChange>
      </w:pPr>
      <w:r w:rsidRPr="699595DC">
        <w:rPr>
          <w:rStyle w:val="Enfasidelicata"/>
          <w:rFonts w:ascii="Bell MT" w:hAnsi="Bell MT"/>
          <w:i w:val="0"/>
          <w:iCs w:val="0"/>
          <w:sz w:val="24"/>
          <w:szCs w:val="24"/>
        </w:rPr>
        <w:t xml:space="preserve">The </w:t>
      </w:r>
      <w:commentRangeStart w:id="281"/>
      <w:r w:rsidRPr="699595DC">
        <w:rPr>
          <w:rStyle w:val="Enfasidelicata"/>
          <w:rFonts w:ascii="Bell MT" w:hAnsi="Bell MT"/>
          <w:i w:val="0"/>
          <w:iCs w:val="0"/>
          <w:sz w:val="24"/>
          <w:szCs w:val="24"/>
        </w:rPr>
        <w:t>system</w:t>
      </w:r>
      <w:r w:rsidR="00EC2B1B">
        <w:rPr>
          <w:rStyle w:val="Enfasidelicata"/>
          <w:rFonts w:ascii="Bell MT" w:hAnsi="Bell MT"/>
          <w:i w:val="0"/>
          <w:iCs w:val="0"/>
          <w:sz w:val="24"/>
          <w:szCs w:val="24"/>
        </w:rPr>
        <w:t>-</w:t>
      </w:r>
      <w:r w:rsidRPr="699595DC">
        <w:rPr>
          <w:rStyle w:val="Enfasidelicata"/>
          <w:rFonts w:ascii="Bell MT" w:hAnsi="Bell MT"/>
          <w:i w:val="0"/>
          <w:iCs w:val="0"/>
          <w:sz w:val="24"/>
          <w:szCs w:val="24"/>
        </w:rPr>
        <w:t>to</w:t>
      </w:r>
      <w:r w:rsidR="00EC2B1B">
        <w:rPr>
          <w:rStyle w:val="Enfasidelicata"/>
          <w:rFonts w:ascii="Bell MT" w:hAnsi="Bell MT"/>
          <w:i w:val="0"/>
          <w:iCs w:val="0"/>
          <w:sz w:val="24"/>
          <w:szCs w:val="24"/>
        </w:rPr>
        <w:t>-</w:t>
      </w:r>
      <w:r w:rsidRPr="699595DC">
        <w:rPr>
          <w:rStyle w:val="Enfasidelicata"/>
          <w:rFonts w:ascii="Bell MT" w:hAnsi="Bell MT"/>
          <w:i w:val="0"/>
          <w:iCs w:val="0"/>
          <w:sz w:val="24"/>
          <w:szCs w:val="24"/>
        </w:rPr>
        <w:t xml:space="preserve">be should </w:t>
      </w:r>
      <w:r w:rsidR="160FCA10" w:rsidRPr="699595DC">
        <w:rPr>
          <w:rStyle w:val="Enfasidelicata"/>
          <w:rFonts w:ascii="Bell MT" w:hAnsi="Bell MT"/>
          <w:i w:val="0"/>
          <w:iCs w:val="0"/>
          <w:sz w:val="24"/>
          <w:szCs w:val="24"/>
        </w:rPr>
        <w:t>inform its users of what stores are available to go</w:t>
      </w:r>
      <w:r w:rsidR="2AD10596" w:rsidRPr="699595DC">
        <w:rPr>
          <w:rStyle w:val="Enfasidelicata"/>
          <w:rFonts w:ascii="Bell MT" w:hAnsi="Bell MT"/>
          <w:i w:val="0"/>
          <w:iCs w:val="0"/>
          <w:sz w:val="24"/>
          <w:szCs w:val="24"/>
        </w:rPr>
        <w:t xml:space="preserve"> to</w:t>
      </w:r>
      <w:r w:rsidR="16DB3B7F" w:rsidRPr="699595DC">
        <w:rPr>
          <w:rStyle w:val="Enfasidelicata"/>
          <w:rFonts w:ascii="Bell MT" w:hAnsi="Bell MT"/>
          <w:i w:val="0"/>
          <w:iCs w:val="0"/>
          <w:sz w:val="24"/>
          <w:szCs w:val="24"/>
        </w:rPr>
        <w:t xml:space="preserve"> and allow them to take a ticket and line up without needing to </w:t>
      </w:r>
      <w:commentRangeEnd w:id="281"/>
      <w:r w:rsidR="00B915FA">
        <w:rPr>
          <w:rStyle w:val="Rimandocommento"/>
        </w:rPr>
        <w:commentReference w:id="281"/>
      </w:r>
      <w:r w:rsidR="16DB3B7F" w:rsidRPr="699595DC">
        <w:rPr>
          <w:rStyle w:val="Enfasidelicata"/>
          <w:rFonts w:ascii="Bell MT" w:hAnsi="Bell MT"/>
          <w:i w:val="0"/>
          <w:iCs w:val="0"/>
          <w:sz w:val="24"/>
          <w:szCs w:val="24"/>
        </w:rPr>
        <w:t>be in presence in front of the store.</w:t>
      </w:r>
      <w:r w:rsidR="00EC2B1B">
        <w:rPr>
          <w:rStyle w:val="Enfasidelicata"/>
          <w:rFonts w:ascii="Bell MT" w:hAnsi="Bell MT"/>
          <w:i w:val="0"/>
          <w:iCs w:val="0"/>
          <w:sz w:val="24"/>
          <w:szCs w:val="24"/>
        </w:rPr>
        <w:t xml:space="preserve"> </w:t>
      </w:r>
    </w:p>
    <w:p w14:paraId="550282CF" w14:textId="72443F96" w:rsidR="47FCEBF1" w:rsidRDefault="00EC2B1B">
      <w:pPr>
        <w:ind w:left="270"/>
        <w:rPr>
          <w:ins w:id="282" w:author="Cristian Sbrolli" w:date="2020-12-05T03:34:00Z"/>
          <w:rStyle w:val="Enfasidelicata"/>
          <w:rFonts w:ascii="Bell MT" w:hAnsi="Bell MT"/>
          <w:i w:val="0"/>
          <w:iCs w:val="0"/>
          <w:sz w:val="24"/>
          <w:szCs w:val="24"/>
        </w:rPr>
        <w:pPrChange w:id="283" w:author="Etion Pinari [2]" w:date="2020-12-06T19:14:00Z">
          <w:pPr/>
        </w:pPrChange>
      </w:pPr>
      <w:commentRangeStart w:id="284"/>
      <w:r>
        <w:rPr>
          <w:rStyle w:val="Enfasidelicata"/>
          <w:rFonts w:ascii="Bell MT" w:hAnsi="Bell MT"/>
          <w:i w:val="0"/>
          <w:iCs w:val="0"/>
          <w:sz w:val="24"/>
          <w:szCs w:val="24"/>
        </w:rPr>
        <w:t>The system should also be a guidance of help to the store managers</w:t>
      </w:r>
      <w:r w:rsidR="0019584F">
        <w:rPr>
          <w:rStyle w:val="Enfasidelicata"/>
          <w:rFonts w:ascii="Bell MT" w:hAnsi="Bell MT"/>
          <w:i w:val="0"/>
          <w:iCs w:val="0"/>
          <w:sz w:val="24"/>
          <w:szCs w:val="24"/>
        </w:rPr>
        <w:t xml:space="preserve"> by providing information about the number of people who have </w:t>
      </w:r>
      <w:commentRangeStart w:id="285"/>
      <w:r w:rsidR="0019584F">
        <w:rPr>
          <w:rStyle w:val="Enfasidelicata"/>
          <w:rFonts w:ascii="Bell MT" w:hAnsi="Bell MT"/>
          <w:i w:val="0"/>
          <w:iCs w:val="0"/>
          <w:sz w:val="24"/>
          <w:szCs w:val="24"/>
        </w:rPr>
        <w:t>entered</w:t>
      </w:r>
      <w:commentRangeEnd w:id="285"/>
      <w:r w:rsidR="007E288D">
        <w:rPr>
          <w:rStyle w:val="Rimandocommento"/>
        </w:rPr>
        <w:commentReference w:id="285"/>
      </w:r>
      <w:ins w:id="286" w:author="Etion Pinari [2]" w:date="2020-12-06T19:12:00Z">
        <w:r w:rsidR="00AC7136">
          <w:rPr>
            <w:rStyle w:val="Enfasidelicata"/>
            <w:rFonts w:ascii="Bell MT" w:hAnsi="Bell MT"/>
            <w:i w:val="0"/>
            <w:iCs w:val="0"/>
            <w:sz w:val="24"/>
            <w:szCs w:val="24"/>
          </w:rPr>
          <w:t>.</w:t>
        </w:r>
      </w:ins>
      <w:commentRangeEnd w:id="284"/>
      <w:ins w:id="287" w:author="Etion Pinari [2]" w:date="2020-12-06T19:13:00Z">
        <w:r w:rsidR="00AC7136">
          <w:rPr>
            <w:rStyle w:val="Rimandocommento"/>
          </w:rPr>
          <w:commentReference w:id="284"/>
        </w:r>
      </w:ins>
    </w:p>
    <w:p w14:paraId="1D5E06CF" w14:textId="77777777" w:rsidR="007E288D" w:rsidRPr="00D01022" w:rsidRDefault="007E288D" w:rsidP="699595DC">
      <w:pPr>
        <w:rPr>
          <w:rStyle w:val="Enfasidelicata"/>
          <w:rFonts w:ascii="Bell MT" w:hAnsi="Bell MT"/>
          <w:i w:val="0"/>
          <w:iCs w:val="0"/>
          <w:sz w:val="24"/>
          <w:szCs w:val="24"/>
        </w:rPr>
      </w:pPr>
    </w:p>
    <w:p w14:paraId="137EEFE3" w14:textId="4A24F70D" w:rsidR="699595DC" w:rsidRDefault="699595DC"/>
    <w:p w14:paraId="5AFF32D5" w14:textId="59D0CEE2" w:rsidR="008B1B38" w:rsidRPr="00923D58" w:rsidRDefault="008B1B38" w:rsidP="008B1B38">
      <w:pPr>
        <w:pStyle w:val="Paragrafoelenco"/>
        <w:numPr>
          <w:ilvl w:val="0"/>
          <w:numId w:val="12"/>
        </w:numPr>
        <w:rPr>
          <w:rFonts w:ascii="Bell MT" w:hAnsi="Bell MT" w:cs="Arial"/>
          <w:color w:val="000000"/>
          <w:shd w:val="clear" w:color="auto" w:fill="FFFFFF"/>
        </w:rPr>
      </w:pPr>
      <w:r>
        <w:rPr>
          <w:rFonts w:ascii="Bell MT" w:hAnsi="Bell MT" w:cs="Arial"/>
          <w:color w:val="000000"/>
          <w:sz w:val="32"/>
          <w:szCs w:val="32"/>
          <w:shd w:val="clear" w:color="auto" w:fill="FFFFFF"/>
        </w:rPr>
        <w:t>User Characteristics</w:t>
      </w:r>
    </w:p>
    <w:p w14:paraId="6FBC7F96" w14:textId="0B34CADA" w:rsidR="005077B2" w:rsidRPr="00923D58" w:rsidRDefault="008645B3" w:rsidP="005077B2">
      <w:pPr>
        <w:ind w:left="360"/>
        <w:rPr>
          <w:rStyle w:val="Enfasidelicata"/>
          <w:i w:val="0"/>
          <w:iCs w:val="0"/>
        </w:rPr>
      </w:pPr>
      <w:r w:rsidRPr="00923D58">
        <w:rPr>
          <w:rStyle w:val="Enfasidelicata"/>
          <w:rFonts w:ascii="Bell MT" w:hAnsi="Bell MT"/>
          <w:i w:val="0"/>
          <w:iCs w:val="0"/>
          <w:sz w:val="24"/>
          <w:szCs w:val="24"/>
        </w:rPr>
        <w:t>Virtual User:</w:t>
      </w:r>
      <w:r w:rsidR="00590AA7" w:rsidRPr="00923D58">
        <w:rPr>
          <w:rStyle w:val="Enfasidelicata"/>
          <w:rFonts w:ascii="Bell MT" w:hAnsi="Bell MT"/>
          <w:i w:val="0"/>
          <w:iCs w:val="0"/>
          <w:sz w:val="24"/>
          <w:szCs w:val="24"/>
        </w:rPr>
        <w:t xml:space="preserve"> </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Enfasidelicata"/>
          <w:rFonts w:ascii="Bell MT" w:hAnsi="Bell MT"/>
          <w:i w:val="0"/>
          <w:iCs w:val="0"/>
          <w:sz w:val="24"/>
          <w:szCs w:val="24"/>
        </w:rPr>
      </w:pPr>
      <w:r w:rsidRPr="00D01022">
        <w:rPr>
          <w:rStyle w:val="Enfasidelicata"/>
          <w:rFonts w:ascii="Bell MT" w:hAnsi="Bell MT"/>
          <w:i w:val="0"/>
          <w:iCs w:val="0"/>
          <w:sz w:val="24"/>
          <w:szCs w:val="24"/>
        </w:rPr>
        <w:t>Physical User</w:t>
      </w:r>
      <w:r w:rsidRPr="00923D58">
        <w:rPr>
          <w:rStyle w:val="Enfasidelicata"/>
          <w:i w:val="0"/>
          <w:iCs w:val="0"/>
        </w:rPr>
        <w:t>:</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w:t>
      </w:r>
      <w:r w:rsidR="005077B2">
        <w:rPr>
          <w:rStyle w:val="Enfasidelicata"/>
          <w:rFonts w:ascii="Bell MT" w:hAnsi="Bell MT"/>
          <w:i w:val="0"/>
          <w:iCs w:val="0"/>
          <w:sz w:val="24"/>
          <w:szCs w:val="24"/>
        </w:rPr>
        <w:t xml:space="preserve">goes directly to the shop and takes a </w:t>
      </w:r>
      <w:r w:rsidR="00AD455C">
        <w:rPr>
          <w:rStyle w:val="Enfasidelicata"/>
          <w:rFonts w:ascii="Bell MT" w:hAnsi="Bell MT"/>
          <w:i w:val="0"/>
          <w:iCs w:val="0"/>
          <w:sz w:val="24"/>
          <w:szCs w:val="24"/>
        </w:rPr>
        <w:t xml:space="preserve">ticket </w:t>
      </w:r>
      <w:r w:rsidR="005077B2">
        <w:rPr>
          <w:rStyle w:val="Enfasidelicata"/>
          <w:rFonts w:ascii="Bell MT" w:hAnsi="Bell MT"/>
          <w:i w:val="0"/>
          <w:iCs w:val="0"/>
          <w:sz w:val="24"/>
          <w:szCs w:val="24"/>
        </w:rPr>
        <w:t>with the date and the time written on the card, from the dispenser</w:t>
      </w:r>
      <w:r w:rsidR="005077B2" w:rsidRPr="005077B2">
        <w:rPr>
          <w:rStyle w:val="Enfasidelicata"/>
          <w:rFonts w:ascii="Bell MT" w:hAnsi="Bell MT"/>
          <w:i w:val="0"/>
          <w:iCs w:val="0"/>
          <w:sz w:val="24"/>
          <w:szCs w:val="24"/>
        </w:rPr>
        <w:t xml:space="preserve">. He will have to show the </w:t>
      </w:r>
      <w:r w:rsidR="005077B2">
        <w:rPr>
          <w:rStyle w:val="Enfasidelicata"/>
          <w:rFonts w:ascii="Bell MT" w:hAnsi="Bell MT"/>
          <w:i w:val="0"/>
          <w:iCs w:val="0"/>
          <w:sz w:val="24"/>
          <w:szCs w:val="24"/>
        </w:rPr>
        <w:t>card</w:t>
      </w:r>
      <w:r w:rsidR="005077B2" w:rsidRPr="005077B2">
        <w:rPr>
          <w:rStyle w:val="Enfasidelicata"/>
          <w:rFonts w:ascii="Bell MT" w:hAnsi="Bell MT"/>
          <w:i w:val="0"/>
          <w:iCs w:val="0"/>
          <w:sz w:val="24"/>
          <w:szCs w:val="24"/>
        </w:rPr>
        <w:t xml:space="preserv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lastRenderedPageBreak/>
        <w:t xml:space="preserve">Cashier: An employee of the shop who will provide with the correct scanning of the </w:t>
      </w:r>
      <w:r w:rsidR="00AD455C">
        <w:rPr>
          <w:rStyle w:val="Enfasidelicata"/>
          <w:rFonts w:ascii="Bell MT" w:hAnsi="Bell MT"/>
          <w:i w:val="0"/>
          <w:iCs w:val="0"/>
          <w:sz w:val="24"/>
          <w:szCs w:val="24"/>
        </w:rPr>
        <w:t>ticket</w:t>
      </w:r>
      <w:r>
        <w:rPr>
          <w:rStyle w:val="Enfasidelicata"/>
          <w:rFonts w:ascii="Bell MT" w:hAnsi="Bell MT"/>
          <w:i w:val="0"/>
          <w:iCs w:val="0"/>
          <w:sz w:val="24"/>
          <w:szCs w:val="24"/>
        </w:rPr>
        <w:t xml:space="preserve"> before the exit of a Physical/Virtual User. If the market has a self check-out department, the turnstile will serve as the aforementioned employee.</w:t>
      </w:r>
    </w:p>
    <w:p w14:paraId="4E266CD8" w14:textId="0B9CDA92"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Manager: An employee of the shop who is interested in </w:t>
      </w:r>
      <w:r w:rsidR="001D5207">
        <w:rPr>
          <w:rStyle w:val="Enfasidelicata"/>
          <w:rFonts w:ascii="Bell MT" w:hAnsi="Bell MT"/>
          <w:i w:val="0"/>
          <w:iCs w:val="0"/>
          <w:sz w:val="24"/>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rFonts w:ascii="Bell MT" w:hAnsi="Bell MT"/>
          <w:i w:val="0"/>
          <w:iCs w:val="0"/>
          <w:sz w:val="24"/>
          <w:szCs w:val="24"/>
        </w:rPr>
      </w:pPr>
    </w:p>
    <w:p w14:paraId="434D55ED" w14:textId="7BFCF1C7" w:rsidR="00F90645" w:rsidRDefault="00F90645" w:rsidP="005077B2">
      <w:pPr>
        <w:ind w:left="360"/>
        <w:rPr>
          <w:rStyle w:val="Enfasidelicata"/>
          <w:rFonts w:ascii="Bell MT" w:hAnsi="Bell MT"/>
          <w:i w:val="0"/>
          <w:iCs w:val="0"/>
          <w:sz w:val="24"/>
          <w:szCs w:val="24"/>
        </w:rPr>
      </w:pPr>
    </w:p>
    <w:p w14:paraId="194F77BD" w14:textId="6BE46DCA" w:rsidR="00D152F5" w:rsidRDefault="00F90645" w:rsidP="00D152F5">
      <w:pPr>
        <w:pStyle w:val="Paragrafoelenco"/>
        <w:numPr>
          <w:ilvl w:val="0"/>
          <w:numId w:val="12"/>
        </w:numPr>
        <w:rPr>
          <w:rStyle w:val="Enfasidelicata"/>
          <w:rFonts w:ascii="Bell MT" w:hAnsi="Bell MT"/>
          <w:i w:val="0"/>
          <w:iCs w:val="0"/>
          <w:sz w:val="32"/>
          <w:szCs w:val="32"/>
        </w:rPr>
      </w:pPr>
      <w:r>
        <w:rPr>
          <w:rStyle w:val="Enfasidelicata"/>
          <w:rFonts w:ascii="Bell MT" w:hAnsi="Bell MT"/>
          <w:i w:val="0"/>
          <w:iCs w:val="0"/>
          <w:sz w:val="24"/>
          <w:szCs w:val="24"/>
        </w:rPr>
        <w:br w:type="page"/>
      </w:r>
      <w:r w:rsidR="00D152F5" w:rsidRPr="00EE0195">
        <w:rPr>
          <w:rStyle w:val="Enfasidelicata"/>
          <w:rFonts w:ascii="Bell MT" w:hAnsi="Bell MT"/>
          <w:i w:val="0"/>
          <w:iCs w:val="0"/>
          <w:sz w:val="32"/>
          <w:szCs w:val="32"/>
        </w:rPr>
        <w:lastRenderedPageBreak/>
        <w:t xml:space="preserve">Assumptions, </w:t>
      </w:r>
      <w:proofErr w:type="gramStart"/>
      <w:r w:rsidR="00D152F5" w:rsidRPr="00EE0195">
        <w:rPr>
          <w:rStyle w:val="Enfasidelicata"/>
          <w:rFonts w:ascii="Bell MT" w:hAnsi="Bell MT"/>
          <w:i w:val="0"/>
          <w:iCs w:val="0"/>
          <w:sz w:val="32"/>
          <w:szCs w:val="32"/>
        </w:rPr>
        <w:t>dependencies</w:t>
      </w:r>
      <w:proofErr w:type="gramEnd"/>
      <w:r w:rsidR="00D152F5" w:rsidRPr="00EE0195">
        <w:rPr>
          <w:rStyle w:val="Enfasidelicata"/>
          <w:rFonts w:ascii="Bell MT" w:hAnsi="Bell MT"/>
          <w:i w:val="0"/>
          <w:iCs w:val="0"/>
          <w:sz w:val="32"/>
          <w:szCs w:val="32"/>
        </w:rPr>
        <w:t xml:space="preserve"> and constraints</w:t>
      </w:r>
    </w:p>
    <w:tbl>
      <w:tblPr>
        <w:tblStyle w:val="Grigliatabella"/>
        <w:tblpPr w:leftFromText="141" w:rightFromText="141" w:vertAnchor="page" w:horzAnchor="margin" w:tblpY="2131"/>
        <w:tblW w:w="0" w:type="auto"/>
        <w:tblLayout w:type="fixed"/>
        <w:tblLook w:val="04A0" w:firstRow="1" w:lastRow="0" w:firstColumn="1" w:lastColumn="0" w:noHBand="0" w:noVBand="1"/>
      </w:tblPr>
      <w:tblGrid>
        <w:gridCol w:w="550"/>
        <w:gridCol w:w="9412"/>
      </w:tblGrid>
      <w:tr w:rsidR="00EC2B1B" w14:paraId="2E065113" w14:textId="77777777" w:rsidTr="00EC2B1B">
        <w:trPr>
          <w:trHeight w:val="440"/>
        </w:trPr>
        <w:tc>
          <w:tcPr>
            <w:tcW w:w="550" w:type="dxa"/>
            <w:vAlign w:val="center"/>
          </w:tcPr>
          <w:p w14:paraId="0984C7DA"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A1</w:t>
            </w:r>
          </w:p>
        </w:tc>
        <w:tc>
          <w:tcPr>
            <w:tcW w:w="9412" w:type="dxa"/>
            <w:vAlign w:val="center"/>
          </w:tcPr>
          <w:p w14:paraId="45F39E22" w14:textId="77777777" w:rsidR="00EC2B1B" w:rsidRPr="00EE0195" w:rsidRDefault="00EC2B1B" w:rsidP="00EC2B1B">
            <w:pPr>
              <w:pStyle w:val="Paragrafoelenco"/>
              <w:ind w:left="0"/>
              <w:jc w:val="center"/>
              <w:rPr>
                <w:rFonts w:ascii="Bell MT" w:hAnsi="Bell MT" w:cs="Arial"/>
                <w:sz w:val="24"/>
                <w:szCs w:val="24"/>
                <w:shd w:val="clear" w:color="auto" w:fill="FFFFFF"/>
              </w:rPr>
            </w:pPr>
            <w:commentRangeStart w:id="288"/>
            <w:commentRangeStart w:id="289"/>
            <w:r>
              <w:rPr>
                <w:rFonts w:ascii="Bell MT" w:hAnsi="Bell MT" w:cs="Arial"/>
                <w:sz w:val="24"/>
                <w:szCs w:val="24"/>
                <w:shd w:val="clear" w:color="auto" w:fill="FFFFFF"/>
              </w:rPr>
              <w:t>Users will take the shortest path to shops</w:t>
            </w:r>
            <w:commentRangeEnd w:id="288"/>
            <w:r w:rsidR="00F07180">
              <w:rPr>
                <w:rStyle w:val="Rimandocommento"/>
              </w:rPr>
              <w:commentReference w:id="288"/>
            </w:r>
            <w:commentRangeEnd w:id="289"/>
            <w:r w:rsidR="00EC198B">
              <w:rPr>
                <w:rStyle w:val="Rimandocommento"/>
              </w:rPr>
              <w:commentReference w:id="289"/>
            </w:r>
          </w:p>
        </w:tc>
      </w:tr>
      <w:tr w:rsidR="00EC2B1B" w14:paraId="7444794B" w14:textId="77777777" w:rsidTr="00EC2B1B">
        <w:trPr>
          <w:trHeight w:val="506"/>
        </w:trPr>
        <w:tc>
          <w:tcPr>
            <w:tcW w:w="550" w:type="dxa"/>
            <w:vAlign w:val="center"/>
          </w:tcPr>
          <w:p w14:paraId="43610DC2"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A2</w:t>
            </w:r>
          </w:p>
        </w:tc>
        <w:tc>
          <w:tcPr>
            <w:tcW w:w="9412" w:type="dxa"/>
            <w:vAlign w:val="center"/>
          </w:tcPr>
          <w:p w14:paraId="7D59ACBB" w14:textId="77777777" w:rsidR="00EC2B1B" w:rsidRPr="00EE0195"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User which specified a shopping list will spend 90% of their time within that visit in the departments related to the declared list</w:t>
            </w:r>
          </w:p>
        </w:tc>
      </w:tr>
      <w:tr w:rsidR="00EC2B1B" w14:paraId="7124701E" w14:textId="77777777" w:rsidTr="00EC2B1B">
        <w:trPr>
          <w:trHeight w:val="398"/>
        </w:trPr>
        <w:tc>
          <w:tcPr>
            <w:tcW w:w="550" w:type="dxa"/>
            <w:vAlign w:val="center"/>
          </w:tcPr>
          <w:p w14:paraId="01EE19BA"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A3</w:t>
            </w:r>
          </w:p>
        </w:tc>
        <w:tc>
          <w:tcPr>
            <w:tcW w:w="9412" w:type="dxa"/>
            <w:vAlign w:val="center"/>
          </w:tcPr>
          <w:p w14:paraId="265DA234" w14:textId="77777777" w:rsidR="00EC2B1B" w:rsidRPr="00EE0195" w:rsidRDefault="00EC2B1B" w:rsidP="00EC2B1B">
            <w:pPr>
              <w:pStyle w:val="Paragrafoelenco"/>
              <w:ind w:left="0"/>
              <w:jc w:val="center"/>
              <w:rPr>
                <w:rFonts w:ascii="Bell MT" w:hAnsi="Bell MT" w:cs="Arial"/>
                <w:shd w:val="clear" w:color="auto" w:fill="FFFFFF"/>
              </w:rPr>
            </w:pPr>
            <w:r>
              <w:rPr>
                <w:rFonts w:ascii="Bell MT" w:hAnsi="Bell MT" w:cs="Arial"/>
                <w:sz w:val="24"/>
                <w:szCs w:val="24"/>
                <w:shd w:val="clear" w:color="auto" w:fill="FFFFFF"/>
              </w:rPr>
              <w:t>Data about store departments and items collocation in departments is correct</w:t>
            </w:r>
          </w:p>
        </w:tc>
      </w:tr>
      <w:tr w:rsidR="00EC2B1B" w:rsidDel="0076022B" w14:paraId="025C71E4" w14:textId="1B6E16F9" w:rsidTr="00EC2B1B">
        <w:trPr>
          <w:trHeight w:val="117"/>
          <w:del w:id="290" w:author="Etion Pinari [2]" w:date="2020-12-06T20:19:00Z"/>
        </w:trPr>
        <w:tc>
          <w:tcPr>
            <w:tcW w:w="550" w:type="dxa"/>
            <w:vAlign w:val="center"/>
          </w:tcPr>
          <w:p w14:paraId="1DEE2DD4" w14:textId="19656CCA" w:rsidR="00EC2B1B" w:rsidRPr="00EE0195" w:rsidDel="0076022B" w:rsidRDefault="00EC2B1B" w:rsidP="00EC2B1B">
            <w:pPr>
              <w:pStyle w:val="Paragrafoelenco"/>
              <w:ind w:left="0"/>
              <w:jc w:val="center"/>
              <w:rPr>
                <w:del w:id="291" w:author="Etion Pinari [2]" w:date="2020-12-06T20:19:00Z"/>
                <w:rFonts w:ascii="Bell MT" w:hAnsi="Bell MT" w:cs="Arial"/>
                <w:sz w:val="28"/>
                <w:szCs w:val="28"/>
                <w:shd w:val="clear" w:color="auto" w:fill="FFFFFF"/>
              </w:rPr>
            </w:pPr>
            <w:del w:id="292" w:author="Etion Pinari [2]" w:date="2020-12-06T20:19:00Z">
              <w:r w:rsidDel="0076022B">
                <w:rPr>
                  <w:rFonts w:ascii="Bell MT" w:hAnsi="Bell MT" w:cs="Arial"/>
                  <w:sz w:val="28"/>
                  <w:szCs w:val="28"/>
                  <w:shd w:val="clear" w:color="auto" w:fill="FFFFFF"/>
                </w:rPr>
                <w:delText>A4</w:delText>
              </w:r>
            </w:del>
          </w:p>
        </w:tc>
        <w:tc>
          <w:tcPr>
            <w:tcW w:w="9412" w:type="dxa"/>
            <w:vAlign w:val="center"/>
          </w:tcPr>
          <w:p w14:paraId="5560EC77" w14:textId="20B6AF41" w:rsidR="00EC2B1B" w:rsidRPr="00EE0195" w:rsidDel="0076022B" w:rsidRDefault="00EC2B1B" w:rsidP="00EC2B1B">
            <w:pPr>
              <w:pStyle w:val="Paragrafoelenco"/>
              <w:ind w:left="0"/>
              <w:jc w:val="center"/>
              <w:rPr>
                <w:del w:id="293" w:author="Etion Pinari [2]" w:date="2020-12-06T20:19:00Z"/>
                <w:rFonts w:ascii="Bell MT" w:hAnsi="Bell MT" w:cs="Arial"/>
                <w:sz w:val="24"/>
                <w:szCs w:val="24"/>
                <w:shd w:val="clear" w:color="auto" w:fill="FFFFFF"/>
              </w:rPr>
            </w:pPr>
            <w:commentRangeStart w:id="294"/>
            <w:commentRangeStart w:id="295"/>
            <w:del w:id="296" w:author="Etion Pinari [2]" w:date="2020-12-06T20:19:00Z">
              <w:r w:rsidDel="0076022B">
                <w:rPr>
                  <w:rFonts w:ascii="Bell MT" w:hAnsi="Bell MT" w:cs="Arial"/>
                  <w:sz w:val="24"/>
                  <w:szCs w:val="24"/>
                  <w:shd w:val="clear" w:color="auto" w:fill="FFFFFF"/>
                </w:rPr>
                <w:delText>All store entrances and exits will have turnstiles gates</w:delText>
              </w:r>
              <w:commentRangeEnd w:id="294"/>
              <w:r w:rsidR="00CB2053" w:rsidDel="0076022B">
                <w:rPr>
                  <w:rStyle w:val="Rimandocommento"/>
                </w:rPr>
                <w:commentReference w:id="294"/>
              </w:r>
              <w:commentRangeEnd w:id="295"/>
              <w:r w:rsidR="00EC198B" w:rsidDel="0076022B">
                <w:rPr>
                  <w:rStyle w:val="Rimandocommento"/>
                </w:rPr>
                <w:commentReference w:id="295"/>
              </w:r>
            </w:del>
          </w:p>
        </w:tc>
      </w:tr>
      <w:tr w:rsidR="00EC2B1B" w14:paraId="5997FC68" w14:textId="77777777" w:rsidTr="00EC2B1B">
        <w:trPr>
          <w:trHeight w:val="117"/>
        </w:trPr>
        <w:tc>
          <w:tcPr>
            <w:tcW w:w="550" w:type="dxa"/>
            <w:vAlign w:val="center"/>
          </w:tcPr>
          <w:p w14:paraId="2F89F772" w14:textId="0324BB06" w:rsidR="00EC2B1B" w:rsidRPr="00EE0195" w:rsidRDefault="00EC2B1B" w:rsidP="00EC2B1B">
            <w:pPr>
              <w:pStyle w:val="Paragrafoelenco"/>
              <w:ind w:left="0"/>
              <w:jc w:val="center"/>
              <w:rPr>
                <w:rFonts w:ascii="Bell MT" w:hAnsi="Bell MT" w:cs="Arial"/>
                <w:sz w:val="28"/>
                <w:szCs w:val="28"/>
                <w:shd w:val="clear" w:color="auto" w:fill="FFFFFF"/>
              </w:rPr>
            </w:pPr>
            <w:del w:id="297" w:author="Etion Pinari [2]" w:date="2020-12-06T20:19:00Z">
              <w:r w:rsidDel="0076022B">
                <w:rPr>
                  <w:rFonts w:ascii="Bell MT" w:hAnsi="Bell MT" w:cs="Arial"/>
                  <w:sz w:val="28"/>
                  <w:szCs w:val="28"/>
                  <w:shd w:val="clear" w:color="auto" w:fill="FFFFFF"/>
                </w:rPr>
                <w:delText>A</w:delText>
              </w:r>
              <w:r w:rsidRPr="00EE0195" w:rsidDel="0076022B">
                <w:rPr>
                  <w:rFonts w:ascii="Bell MT" w:hAnsi="Bell MT" w:cs="Arial"/>
                  <w:sz w:val="28"/>
                  <w:szCs w:val="28"/>
                  <w:shd w:val="clear" w:color="auto" w:fill="FFFFFF"/>
                </w:rPr>
                <w:delText>5</w:delText>
              </w:r>
            </w:del>
            <w:ins w:id="298" w:author="Etion Pinari [2]" w:date="2020-12-06T20:19:00Z">
              <w:r w:rsidR="0076022B">
                <w:rPr>
                  <w:rFonts w:ascii="Bell MT" w:hAnsi="Bell MT" w:cs="Arial"/>
                  <w:sz w:val="28"/>
                  <w:szCs w:val="28"/>
                  <w:shd w:val="clear" w:color="auto" w:fill="FFFFFF"/>
                </w:rPr>
                <w:t>A4</w:t>
              </w:r>
            </w:ins>
          </w:p>
        </w:tc>
        <w:tc>
          <w:tcPr>
            <w:tcW w:w="9412" w:type="dxa"/>
            <w:vAlign w:val="center"/>
          </w:tcPr>
          <w:p w14:paraId="5AE68C0F" w14:textId="77777777" w:rsidR="00EC2B1B" w:rsidRPr="00EE0195"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Users in stores will abide to local norms on social distancing</w:t>
            </w:r>
          </w:p>
        </w:tc>
      </w:tr>
      <w:tr w:rsidR="00EC2B1B" w14:paraId="2B16994F" w14:textId="77777777" w:rsidTr="00EC2B1B">
        <w:trPr>
          <w:trHeight w:val="117"/>
        </w:trPr>
        <w:tc>
          <w:tcPr>
            <w:tcW w:w="550" w:type="dxa"/>
            <w:vAlign w:val="center"/>
          </w:tcPr>
          <w:p w14:paraId="36BAFD45" w14:textId="3C4D9145" w:rsidR="00EC2B1B" w:rsidRDefault="00EC2B1B" w:rsidP="00EC2B1B">
            <w:pPr>
              <w:pStyle w:val="Paragrafoelenco"/>
              <w:ind w:left="0"/>
              <w:jc w:val="center"/>
              <w:rPr>
                <w:rFonts w:ascii="Bell MT" w:hAnsi="Bell MT" w:cs="Arial"/>
                <w:sz w:val="28"/>
                <w:szCs w:val="28"/>
                <w:shd w:val="clear" w:color="auto" w:fill="FFFFFF"/>
              </w:rPr>
            </w:pPr>
            <w:del w:id="299" w:author="Etion Pinari [2]" w:date="2020-12-06T20:19:00Z">
              <w:r w:rsidDel="0076022B">
                <w:rPr>
                  <w:rFonts w:ascii="Bell MT" w:hAnsi="Bell MT" w:cs="Arial"/>
                  <w:sz w:val="28"/>
                  <w:szCs w:val="28"/>
                  <w:shd w:val="clear" w:color="auto" w:fill="FFFFFF"/>
                </w:rPr>
                <w:delText>A6</w:delText>
              </w:r>
            </w:del>
            <w:ins w:id="300" w:author="Etion Pinari [2]" w:date="2020-12-06T20:19:00Z">
              <w:r w:rsidR="0076022B">
                <w:rPr>
                  <w:rFonts w:ascii="Bell MT" w:hAnsi="Bell MT" w:cs="Arial"/>
                  <w:sz w:val="28"/>
                  <w:szCs w:val="28"/>
                  <w:shd w:val="clear" w:color="auto" w:fill="FFFFFF"/>
                </w:rPr>
                <w:t>A5</w:t>
              </w:r>
            </w:ins>
          </w:p>
        </w:tc>
        <w:tc>
          <w:tcPr>
            <w:tcW w:w="9412" w:type="dxa"/>
            <w:vAlign w:val="center"/>
          </w:tcPr>
          <w:p w14:paraId="3E931197" w14:textId="77777777" w:rsidR="00EC2B1B"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Only one person will enter the store per ticket</w:t>
            </w:r>
          </w:p>
        </w:tc>
      </w:tr>
      <w:tr w:rsidR="00EC2B1B" w14:paraId="771B6B24" w14:textId="77777777" w:rsidTr="00EC2B1B">
        <w:trPr>
          <w:trHeight w:val="117"/>
        </w:trPr>
        <w:tc>
          <w:tcPr>
            <w:tcW w:w="550" w:type="dxa"/>
            <w:vAlign w:val="center"/>
          </w:tcPr>
          <w:p w14:paraId="1D04422B" w14:textId="71377E40" w:rsidR="00EC2B1B" w:rsidRDefault="00EC2B1B" w:rsidP="00EC2B1B">
            <w:pPr>
              <w:pStyle w:val="Paragrafoelenco"/>
              <w:ind w:left="0"/>
              <w:jc w:val="center"/>
              <w:rPr>
                <w:rFonts w:ascii="Bell MT" w:hAnsi="Bell MT" w:cs="Arial"/>
                <w:sz w:val="28"/>
                <w:szCs w:val="28"/>
                <w:shd w:val="clear" w:color="auto" w:fill="FFFFFF"/>
              </w:rPr>
            </w:pPr>
            <w:del w:id="301" w:author="Etion Pinari [2]" w:date="2020-12-06T20:19:00Z">
              <w:r w:rsidDel="0076022B">
                <w:rPr>
                  <w:rFonts w:ascii="Bell MT" w:hAnsi="Bell MT" w:cs="Arial"/>
                  <w:sz w:val="28"/>
                  <w:szCs w:val="28"/>
                  <w:shd w:val="clear" w:color="auto" w:fill="FFFFFF"/>
                </w:rPr>
                <w:delText>A7</w:delText>
              </w:r>
            </w:del>
            <w:ins w:id="302" w:author="Etion Pinari [2]" w:date="2020-12-06T20:19:00Z">
              <w:r w:rsidR="0076022B">
                <w:rPr>
                  <w:rFonts w:ascii="Bell MT" w:hAnsi="Bell MT" w:cs="Arial"/>
                  <w:sz w:val="28"/>
                  <w:szCs w:val="28"/>
                  <w:shd w:val="clear" w:color="auto" w:fill="FFFFFF"/>
                </w:rPr>
                <w:t>A6</w:t>
              </w:r>
            </w:ins>
          </w:p>
        </w:tc>
        <w:tc>
          <w:tcPr>
            <w:tcW w:w="9412" w:type="dxa"/>
            <w:vAlign w:val="center"/>
          </w:tcPr>
          <w:p w14:paraId="476B36A0" w14:textId="02C46684" w:rsidR="00EC2B1B"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 xml:space="preserve">All people who are in front of the store have an appointment to enter the store within </w:t>
            </w:r>
            <w:r w:rsidR="008D5406">
              <w:rPr>
                <w:rFonts w:ascii="Bell MT" w:hAnsi="Bell MT" w:cs="Arial"/>
                <w:sz w:val="24"/>
                <w:szCs w:val="24"/>
                <w:shd w:val="clear" w:color="auto" w:fill="FFFFFF"/>
              </w:rPr>
              <w:t xml:space="preserve">the next </w:t>
            </w:r>
            <w:r>
              <w:rPr>
                <w:rFonts w:ascii="Bell MT" w:hAnsi="Bell MT" w:cs="Arial"/>
                <w:sz w:val="24"/>
                <w:szCs w:val="24"/>
                <w:shd w:val="clear" w:color="auto" w:fill="FFFFFF"/>
              </w:rPr>
              <w:t>1</w:t>
            </w:r>
            <w:r w:rsidR="008D5406">
              <w:rPr>
                <w:rFonts w:ascii="Bell MT" w:hAnsi="Bell MT" w:cs="Arial"/>
                <w:sz w:val="24"/>
                <w:szCs w:val="24"/>
                <w:shd w:val="clear" w:color="auto" w:fill="FFFFFF"/>
              </w:rPr>
              <w:t>5</w:t>
            </w:r>
            <w:r>
              <w:rPr>
                <w:rFonts w:ascii="Bell MT" w:hAnsi="Bell MT" w:cs="Arial"/>
                <w:sz w:val="24"/>
                <w:szCs w:val="24"/>
                <w:shd w:val="clear" w:color="auto" w:fill="FFFFFF"/>
              </w:rPr>
              <w:t xml:space="preserve"> minutes</w:t>
            </w:r>
          </w:p>
        </w:tc>
      </w:tr>
    </w:tbl>
    <w:p w14:paraId="6585AF7B" w14:textId="77777777" w:rsidR="00D152F5" w:rsidRPr="00D152F5" w:rsidRDefault="00D152F5" w:rsidP="00D01022">
      <w:pPr>
        <w:pStyle w:val="Paragrafoelenco"/>
        <w:ind w:left="630"/>
        <w:rPr>
          <w:rStyle w:val="Enfasidelicata"/>
          <w:rFonts w:ascii="Bell MT" w:hAnsi="Bell MT"/>
          <w:i w:val="0"/>
          <w:iCs w:val="0"/>
          <w:sz w:val="24"/>
          <w:szCs w:val="24"/>
        </w:rPr>
      </w:pPr>
    </w:p>
    <w:p w14:paraId="5CCC4AAB" w14:textId="3E4F3032" w:rsidR="008B1B38" w:rsidRDefault="008B1B38" w:rsidP="00923D58">
      <w:pPr>
        <w:ind w:left="360"/>
        <w:rPr>
          <w:rStyle w:val="Enfasidelicata"/>
          <w:rFonts w:ascii="Bell MT" w:hAnsi="Bell MT"/>
          <w:i w:val="0"/>
          <w:iCs w:val="0"/>
          <w:sz w:val="24"/>
          <w:szCs w:val="24"/>
        </w:rPr>
      </w:pPr>
    </w:p>
    <w:p w14:paraId="7EF8CA06" w14:textId="6B2C40F6" w:rsidR="009961E2" w:rsidRDefault="009961E2" w:rsidP="00923D58">
      <w:pPr>
        <w:ind w:left="360"/>
        <w:rPr>
          <w:rStyle w:val="Enfasidelicata"/>
          <w:rFonts w:ascii="Bell MT" w:hAnsi="Bell MT"/>
          <w:i w:val="0"/>
          <w:iCs w:val="0"/>
          <w:sz w:val="24"/>
          <w:szCs w:val="24"/>
        </w:rPr>
      </w:pPr>
    </w:p>
    <w:p w14:paraId="1BC51F5F" w14:textId="745138AE" w:rsidR="009961E2" w:rsidRDefault="009961E2" w:rsidP="00923D58">
      <w:pPr>
        <w:ind w:left="360"/>
        <w:rPr>
          <w:rStyle w:val="Enfasidelicata"/>
          <w:rFonts w:ascii="Bell MT" w:hAnsi="Bell MT"/>
          <w:i w:val="0"/>
          <w:iCs w:val="0"/>
          <w:sz w:val="24"/>
          <w:szCs w:val="24"/>
        </w:rPr>
      </w:pPr>
    </w:p>
    <w:p w14:paraId="6AF85BC0" w14:textId="54E4CE5C" w:rsidR="009961E2" w:rsidRDefault="009961E2" w:rsidP="00923D58">
      <w:pPr>
        <w:ind w:left="360"/>
        <w:rPr>
          <w:rStyle w:val="Enfasidelicata"/>
          <w:rFonts w:ascii="Bell MT" w:hAnsi="Bell MT"/>
          <w:i w:val="0"/>
          <w:iCs w:val="0"/>
          <w:sz w:val="24"/>
          <w:szCs w:val="24"/>
        </w:rPr>
      </w:pPr>
    </w:p>
    <w:p w14:paraId="7698ABA5" w14:textId="59FDDCBD" w:rsidR="009961E2" w:rsidRDefault="009961E2" w:rsidP="00D01022">
      <w:pPr>
        <w:rPr>
          <w:rStyle w:val="Enfasidelicata"/>
          <w:rFonts w:ascii="Bell MT" w:hAnsi="Bell MT"/>
          <w:i w:val="0"/>
          <w:iCs w:val="0"/>
          <w:sz w:val="24"/>
          <w:szCs w:val="24"/>
        </w:rPr>
      </w:pPr>
    </w:p>
    <w:p w14:paraId="7B0A2BFA" w14:textId="5F717B2F" w:rsidR="009961E2" w:rsidRDefault="009961E2" w:rsidP="00923D58">
      <w:pPr>
        <w:ind w:left="360"/>
        <w:rPr>
          <w:rStyle w:val="Enfasidelicata"/>
          <w:rFonts w:ascii="Bell MT" w:hAnsi="Bell MT"/>
          <w:i w:val="0"/>
          <w:iCs w:val="0"/>
          <w:sz w:val="24"/>
          <w:szCs w:val="24"/>
        </w:rPr>
      </w:pPr>
    </w:p>
    <w:p w14:paraId="1F8FAD3E" w14:textId="65F5DDF7" w:rsidR="00F90645" w:rsidRDefault="00F90645" w:rsidP="00923D58">
      <w:pPr>
        <w:ind w:left="360"/>
        <w:rPr>
          <w:rStyle w:val="Enfasidelicata"/>
          <w:rFonts w:ascii="Bell MT" w:hAnsi="Bell MT"/>
          <w:i w:val="0"/>
          <w:iCs w:val="0"/>
          <w:sz w:val="24"/>
          <w:szCs w:val="24"/>
        </w:rPr>
      </w:pPr>
    </w:p>
    <w:p w14:paraId="245140A6" w14:textId="5C29D3B4" w:rsidR="00F90645" w:rsidRDefault="00F90645" w:rsidP="00923D58">
      <w:pPr>
        <w:ind w:left="360"/>
        <w:rPr>
          <w:rStyle w:val="Enfasidelicata"/>
          <w:rFonts w:ascii="Bell MT" w:hAnsi="Bell MT"/>
          <w:i w:val="0"/>
          <w:iCs w:val="0"/>
          <w:sz w:val="24"/>
          <w:szCs w:val="24"/>
        </w:rPr>
      </w:pPr>
    </w:p>
    <w:p w14:paraId="4BAB9175" w14:textId="0FF81305" w:rsidR="00F90645" w:rsidRDefault="00F90645" w:rsidP="00923D58">
      <w:pPr>
        <w:ind w:left="360"/>
        <w:rPr>
          <w:rStyle w:val="Enfasidelicata"/>
          <w:rFonts w:ascii="Bell MT" w:hAnsi="Bell MT"/>
          <w:i w:val="0"/>
          <w:iCs w:val="0"/>
          <w:sz w:val="24"/>
          <w:szCs w:val="24"/>
        </w:rPr>
      </w:pPr>
    </w:p>
    <w:p w14:paraId="3AFE4E4E" w14:textId="490ED59C" w:rsidR="00F90645" w:rsidRDefault="00F90645" w:rsidP="00923D58">
      <w:pPr>
        <w:ind w:left="360"/>
        <w:rPr>
          <w:rStyle w:val="Enfasidelicata"/>
          <w:rFonts w:ascii="Bell MT" w:hAnsi="Bell MT"/>
          <w:i w:val="0"/>
          <w:iCs w:val="0"/>
          <w:sz w:val="24"/>
          <w:szCs w:val="24"/>
        </w:rPr>
      </w:pPr>
    </w:p>
    <w:p w14:paraId="5925A241" w14:textId="13CE76A0" w:rsidR="00F90645" w:rsidRDefault="00F90645" w:rsidP="00923D58">
      <w:pPr>
        <w:ind w:left="360"/>
        <w:rPr>
          <w:rStyle w:val="Enfasidelicata"/>
          <w:rFonts w:ascii="Bell MT" w:hAnsi="Bell MT"/>
          <w:i w:val="0"/>
          <w:iCs w:val="0"/>
          <w:sz w:val="24"/>
          <w:szCs w:val="24"/>
        </w:rPr>
      </w:pPr>
    </w:p>
    <w:p w14:paraId="72A997E3" w14:textId="6F34CF68" w:rsidR="00F90645" w:rsidRDefault="00F90645" w:rsidP="00923D58">
      <w:pPr>
        <w:ind w:left="360"/>
        <w:rPr>
          <w:rStyle w:val="Enfasidelicata"/>
          <w:rFonts w:ascii="Bell MT" w:hAnsi="Bell MT"/>
          <w:i w:val="0"/>
          <w:iCs w:val="0"/>
          <w:sz w:val="24"/>
          <w:szCs w:val="24"/>
        </w:rPr>
      </w:pPr>
    </w:p>
    <w:p w14:paraId="5805B101" w14:textId="6D6466AD" w:rsidR="00F90645" w:rsidRDefault="00F90645" w:rsidP="00923D58">
      <w:pPr>
        <w:ind w:left="360"/>
        <w:rPr>
          <w:rStyle w:val="Enfasidelicata"/>
          <w:rFonts w:ascii="Bell MT" w:hAnsi="Bell MT"/>
          <w:i w:val="0"/>
          <w:iCs w:val="0"/>
          <w:sz w:val="24"/>
          <w:szCs w:val="24"/>
        </w:rPr>
      </w:pPr>
    </w:p>
    <w:p w14:paraId="3FC3E998" w14:textId="78F36398" w:rsidR="00F90645" w:rsidRDefault="00F90645" w:rsidP="00923D58">
      <w:pPr>
        <w:ind w:left="360"/>
        <w:rPr>
          <w:ins w:id="303" w:author="Etion Pinari [2]" w:date="2020-12-06T20:19:00Z"/>
          <w:rStyle w:val="Enfasidelicata"/>
          <w:rFonts w:ascii="Bell MT" w:hAnsi="Bell MT"/>
          <w:i w:val="0"/>
          <w:iCs w:val="0"/>
          <w:sz w:val="24"/>
          <w:szCs w:val="24"/>
        </w:rPr>
      </w:pPr>
    </w:p>
    <w:p w14:paraId="2C40B249" w14:textId="77777777" w:rsidR="0076022B" w:rsidRDefault="0076022B" w:rsidP="00923D58">
      <w:pPr>
        <w:ind w:left="360"/>
        <w:rPr>
          <w:rStyle w:val="Enfasidelicata"/>
          <w:rFonts w:ascii="Bell MT" w:hAnsi="Bell MT"/>
          <w:i w:val="0"/>
          <w:iCs w:val="0"/>
          <w:sz w:val="24"/>
          <w:szCs w:val="24"/>
        </w:rPr>
      </w:pPr>
    </w:p>
    <w:p w14:paraId="36018863" w14:textId="77777777" w:rsidR="00EC2B1B" w:rsidRDefault="00EC2B1B" w:rsidP="00923D58">
      <w:pPr>
        <w:ind w:left="360"/>
        <w:rPr>
          <w:rStyle w:val="Enfasidelicata"/>
          <w:rFonts w:ascii="Bell MT" w:hAnsi="Bell MT"/>
          <w:i w:val="0"/>
          <w:iCs w:val="0"/>
          <w:sz w:val="24"/>
          <w:szCs w:val="24"/>
        </w:rPr>
      </w:pPr>
    </w:p>
    <w:p w14:paraId="48AFA24C" w14:textId="77777777" w:rsidR="00F90645" w:rsidRDefault="00F90645" w:rsidP="00923D58">
      <w:pPr>
        <w:ind w:left="360"/>
        <w:rPr>
          <w:rStyle w:val="Enfasidelicata"/>
          <w:rFonts w:ascii="Bell MT" w:hAnsi="Bell MT"/>
          <w:i w:val="0"/>
          <w:iCs w:val="0"/>
          <w:sz w:val="24"/>
          <w:szCs w:val="24"/>
        </w:rPr>
      </w:pPr>
    </w:p>
    <w:p w14:paraId="7E1118B0" w14:textId="2FE5156D" w:rsidR="00FD6EF9" w:rsidRDefault="001A5FAF" w:rsidP="001A5FAF">
      <w:pPr>
        <w:pStyle w:val="Paragrafoelenco"/>
        <w:numPr>
          <w:ilvl w:val="0"/>
          <w:numId w:val="9"/>
        </w:numPr>
        <w:spacing w:line="240" w:lineRule="auto"/>
        <w:rPr>
          <w:rStyle w:val="Enfasidelicata"/>
          <w:rFonts w:ascii="Bell MT" w:hAnsi="Bell MT"/>
          <w:sz w:val="44"/>
          <w:szCs w:val="44"/>
        </w:rPr>
      </w:pPr>
      <w:r w:rsidRPr="001A5FAF">
        <w:rPr>
          <w:rStyle w:val="Enfasidelicata"/>
          <w:rFonts w:ascii="Bell MT" w:hAnsi="Bell MT"/>
          <w:sz w:val="44"/>
          <w:szCs w:val="44"/>
        </w:rPr>
        <w:lastRenderedPageBreak/>
        <w:t>SPECIFIC REQUIREMENTS</w:t>
      </w:r>
      <w:r w:rsidR="00B76B18">
        <w:rPr>
          <w:rStyle w:val="Enfasidelicata"/>
          <w:rFonts w:ascii="Bell MT" w:hAnsi="Bell MT"/>
          <w:sz w:val="44"/>
          <w:szCs w:val="44"/>
        </w:rPr>
        <w:br/>
      </w:r>
    </w:p>
    <w:p w14:paraId="293417AB" w14:textId="6C69BF84" w:rsidR="00DF3309"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sidRPr="00923D58">
        <w:rPr>
          <w:rStyle w:val="Enfasidelicata"/>
          <w:rFonts w:ascii="Bell MT" w:hAnsi="Bell MT"/>
          <w:sz w:val="36"/>
          <w:szCs w:val="36"/>
        </w:rPr>
        <w:t>External Interface Requirements</w:t>
      </w:r>
      <w:r w:rsidR="00DF3309">
        <w:rPr>
          <w:rStyle w:val="Enfasidelicata"/>
          <w:rFonts w:ascii="Bell MT" w:hAnsi="Bell MT"/>
          <w:sz w:val="36"/>
          <w:szCs w:val="36"/>
        </w:rPr>
        <w:t>:</w:t>
      </w:r>
      <w:r>
        <w:rPr>
          <w:rStyle w:val="Enfasidelicata"/>
          <w:rFonts w:ascii="Bell MT" w:hAnsi="Bell MT"/>
          <w:sz w:val="36"/>
          <w:szCs w:val="36"/>
        </w:rPr>
        <w:br/>
      </w:r>
    </w:p>
    <w:p w14:paraId="634709D3" w14:textId="102B1280" w:rsidR="00C03833" w:rsidRDefault="00DF3309" w:rsidP="00C03833">
      <w:pPr>
        <w:pStyle w:val="Paragrafoelenco"/>
        <w:numPr>
          <w:ilvl w:val="1"/>
          <w:numId w:val="22"/>
        </w:numPr>
        <w:spacing w:line="240" w:lineRule="auto"/>
        <w:rPr>
          <w:rStyle w:val="Enfasidelicata"/>
          <w:rFonts w:ascii="Bell MT" w:hAnsi="Bell MT"/>
          <w:sz w:val="32"/>
          <w:szCs w:val="32"/>
        </w:rPr>
      </w:pPr>
      <w:r w:rsidRPr="00C03833">
        <w:rPr>
          <w:rStyle w:val="Enfasidelicata"/>
          <w:rFonts w:ascii="Bell MT" w:hAnsi="Bell MT"/>
          <w:sz w:val="32"/>
          <w:szCs w:val="32"/>
        </w:rPr>
        <w:t>User Interfaces:</w:t>
      </w:r>
      <w:r w:rsidR="00F90645">
        <w:rPr>
          <w:rStyle w:val="Enfasidelicata"/>
          <w:rFonts w:ascii="Bell MT" w:hAnsi="Bell MT"/>
          <w:sz w:val="32"/>
          <w:szCs w:val="32"/>
        </w:rPr>
        <w:br/>
      </w:r>
    </w:p>
    <w:p w14:paraId="7DDB4D30" w14:textId="10319D2E" w:rsidR="009961E2" w:rsidRPr="00B920D4" w:rsidRDefault="00F90645">
      <w:pPr>
        <w:pStyle w:val="Paragrafoelenco"/>
        <w:numPr>
          <w:ilvl w:val="0"/>
          <w:numId w:val="43"/>
        </w:numPr>
        <w:spacing w:line="240" w:lineRule="auto"/>
        <w:rPr>
          <w:rStyle w:val="Enfasidelicata"/>
          <w:rFonts w:ascii="Bell MT" w:hAnsi="Bell MT"/>
          <w:sz w:val="32"/>
          <w:szCs w:val="32"/>
        </w:rPr>
      </w:pPr>
      <w:r>
        <w:rPr>
          <w:rFonts w:ascii="Bell MT" w:hAnsi="Bell MT"/>
          <w:noProof/>
          <w:sz w:val="24"/>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AC163C" w:rsidRPr="00394E50" w:rsidRDefault="00AC163C" w:rsidP="00B920D4">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AC163C" w:rsidRPr="00394E50" w:rsidRDefault="00AC163C" w:rsidP="00B920D4">
                      <w:pPr>
                        <w:pStyle w:val="Didascalia"/>
                        <w:jc w:val="center"/>
                        <w:rPr>
                          <w:rFonts w:ascii="Bell MT" w:hAnsi="Bell MT"/>
                          <w:noProof/>
                          <w:sz w:val="24"/>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AC163C" w:rsidRPr="00C916B9" w:rsidRDefault="00AC163C" w:rsidP="00B920D4">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AC163C" w:rsidRPr="00C916B9" w:rsidRDefault="00AC163C" w:rsidP="00B920D4">
                      <w:pPr>
                        <w:pStyle w:val="Didascalia"/>
                        <w:jc w:val="center"/>
                        <w:rPr>
                          <w:rFonts w:ascii="Bell MT" w:hAnsi="Bell MT"/>
                          <w:noProof/>
                          <w:sz w:val="24"/>
                          <w:szCs w:val="24"/>
                        </w:rPr>
                      </w:pPr>
                      <w:r>
                        <w:t>Home page of the app</w:t>
                      </w:r>
                    </w:p>
                  </w:txbxContent>
                </v:textbox>
                <w10:wrap type="topAndBottom"/>
              </v:shape>
            </w:pict>
          </mc:Fallback>
        </mc:AlternateContent>
      </w:r>
      <w:r w:rsidR="00B45AC3">
        <w:rPr>
          <w:rFonts w:ascii="Bell MT" w:hAnsi="Bell MT"/>
          <w:noProof/>
          <w:sz w:val="24"/>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Enfasidelicata"/>
          <w:rFonts w:ascii="Bell MT" w:hAnsi="Bell MT"/>
          <w:i w:val="0"/>
          <w:iCs w:val="0"/>
          <w:sz w:val="24"/>
          <w:szCs w:val="24"/>
        </w:rPr>
        <w:t>Mobile App</w:t>
      </w:r>
      <w:r w:rsidR="00881403" w:rsidRPr="699595DC">
        <w:rPr>
          <w:rStyle w:val="Enfasidelicata"/>
          <w:rFonts w:ascii="Bell MT" w:hAnsi="Bell MT"/>
          <w:i w:val="0"/>
          <w:iCs w:val="0"/>
          <w:sz w:val="24"/>
          <w:szCs w:val="24"/>
        </w:rPr>
        <w:t>, this</w:t>
      </w:r>
      <w:r w:rsidR="00132955" w:rsidRPr="699595DC">
        <w:rPr>
          <w:rStyle w:val="Enfasidelicata"/>
          <w:rFonts w:ascii="Bell MT" w:hAnsi="Bell MT"/>
          <w:i w:val="0"/>
          <w:iCs w:val="0"/>
          <w:sz w:val="24"/>
          <w:szCs w:val="24"/>
        </w:rPr>
        <w:t xml:space="preserve"> must be easy to use, as it </w:t>
      </w:r>
      <w:r w:rsidR="00307B50" w:rsidRPr="699595DC">
        <w:rPr>
          <w:rStyle w:val="Enfasidelicata"/>
          <w:rFonts w:ascii="Bell MT" w:hAnsi="Bell MT"/>
          <w:i w:val="0"/>
          <w:iCs w:val="0"/>
          <w:sz w:val="24"/>
          <w:szCs w:val="24"/>
        </w:rPr>
        <w:t>will have</w:t>
      </w:r>
      <w:r w:rsidR="00132955" w:rsidRPr="699595DC">
        <w:rPr>
          <w:rStyle w:val="Enfasidelicata"/>
          <w:rFonts w:ascii="Bell MT" w:hAnsi="Bell MT"/>
          <w:i w:val="0"/>
          <w:iCs w:val="0"/>
          <w:sz w:val="24"/>
          <w:szCs w:val="24"/>
        </w:rPr>
        <w:t xml:space="preserve"> to be used from people of all ages, this means that the interface must be very minimal and direct</w:t>
      </w:r>
      <w:r w:rsidR="003A6295" w:rsidRPr="699595DC">
        <w:rPr>
          <w:rStyle w:val="Enfasidelicata"/>
          <w:rFonts w:ascii="Bell MT" w:hAnsi="Bell MT"/>
          <w:i w:val="0"/>
          <w:iCs w:val="0"/>
          <w:sz w:val="24"/>
          <w:szCs w:val="24"/>
        </w:rPr>
        <w:t>. The app will allow virtual users to get a ticket, book visits, as well as monitor their tickets and visit</w:t>
      </w:r>
      <w:r w:rsidR="00C46FED" w:rsidRPr="699595DC">
        <w:rPr>
          <w:rStyle w:val="Enfasidelicata"/>
          <w:rFonts w:ascii="Bell MT" w:hAnsi="Bell MT"/>
          <w:i w:val="0"/>
          <w:iCs w:val="0"/>
          <w:sz w:val="24"/>
          <w:szCs w:val="24"/>
        </w:rPr>
        <w:t xml:space="preserve">s, </w:t>
      </w:r>
      <w:r w:rsidR="00BB10B8" w:rsidRPr="699595DC">
        <w:rPr>
          <w:rStyle w:val="Enfasidelicata"/>
          <w:rFonts w:ascii="Bell MT" w:hAnsi="Bell MT"/>
          <w:i w:val="0"/>
          <w:iCs w:val="0"/>
          <w:sz w:val="24"/>
          <w:szCs w:val="24"/>
        </w:rPr>
        <w:t xml:space="preserve">either if the virtual user has an account </w:t>
      </w:r>
      <w:r w:rsidR="003865BD" w:rsidRPr="699595DC">
        <w:rPr>
          <w:rStyle w:val="Enfasidelicata"/>
          <w:rFonts w:ascii="Bell MT" w:hAnsi="Bell MT"/>
          <w:i w:val="0"/>
          <w:iCs w:val="0"/>
          <w:sz w:val="24"/>
          <w:szCs w:val="24"/>
        </w:rPr>
        <w:t>or not. If user does not login, the app will just consider him as a guest</w:t>
      </w:r>
      <w:r w:rsidR="000A44A8" w:rsidRPr="699595DC">
        <w:rPr>
          <w:rStyle w:val="Enfasidelicata"/>
          <w:rFonts w:ascii="Bell MT" w:hAnsi="Bell MT"/>
          <w:i w:val="0"/>
          <w:iCs w:val="0"/>
          <w:sz w:val="24"/>
          <w:szCs w:val="24"/>
        </w:rPr>
        <w:t>.</w:t>
      </w:r>
      <w:r w:rsidR="001F6074" w:rsidRPr="699595DC">
        <w:rPr>
          <w:rStyle w:val="Enfasidelicata"/>
          <w:rFonts w:ascii="Bell MT" w:hAnsi="Bell MT"/>
          <w:i w:val="0"/>
          <w:iCs w:val="0"/>
          <w:sz w:val="24"/>
          <w:szCs w:val="24"/>
        </w:rPr>
        <w:t xml:space="preserve"> </w:t>
      </w:r>
      <w:r w:rsidR="009961E2">
        <w:rPr>
          <w:rStyle w:val="Enfasidelicata"/>
          <w:rFonts w:ascii="Bell MT" w:hAnsi="Bell MT"/>
          <w:i w:val="0"/>
          <w:iCs w:val="0"/>
          <w:sz w:val="24"/>
          <w:szCs w:val="24"/>
        </w:rPr>
        <w:br/>
      </w:r>
      <w:r w:rsidR="001F6074" w:rsidRPr="699595DC">
        <w:rPr>
          <w:rStyle w:val="Enfasidelicata"/>
          <w:rFonts w:ascii="Bell MT" w:hAnsi="Bell MT"/>
          <w:i w:val="0"/>
          <w:iCs w:val="0"/>
          <w:sz w:val="24"/>
          <w:szCs w:val="24"/>
        </w:rPr>
        <w:t>Here we can see some</w:t>
      </w:r>
      <w:r w:rsidR="00C208EB" w:rsidRPr="699595DC">
        <w:rPr>
          <w:rStyle w:val="Enfasidelicata"/>
          <w:rFonts w:ascii="Bell MT" w:hAnsi="Bell MT"/>
          <w:i w:val="0"/>
          <w:iCs w:val="0"/>
          <w:sz w:val="24"/>
          <w:szCs w:val="24"/>
        </w:rPr>
        <w:t xml:space="preserve"> draft</w:t>
      </w:r>
      <w:r w:rsidR="001F6074" w:rsidRPr="699595DC">
        <w:rPr>
          <w:rStyle w:val="Enfasidelicata"/>
          <w:rFonts w:ascii="Bell MT" w:hAnsi="Bell MT"/>
          <w:i w:val="0"/>
          <w:iCs w:val="0"/>
          <w:sz w:val="24"/>
          <w:szCs w:val="24"/>
        </w:rPr>
        <w:t xml:space="preserve"> mockups</w:t>
      </w:r>
      <w:r>
        <w:rPr>
          <w:rStyle w:val="Rimandonotaapidipagina"/>
          <w:rFonts w:ascii="Bell MT" w:hAnsi="Bell MT"/>
          <w:sz w:val="24"/>
          <w:szCs w:val="24"/>
        </w:rPr>
        <w:footnoteReference w:id="1"/>
      </w:r>
      <w:r w:rsidR="00C208EB" w:rsidRPr="699595DC">
        <w:rPr>
          <w:rStyle w:val="Enfasidelicata"/>
          <w:rFonts w:ascii="Bell MT" w:hAnsi="Bell MT"/>
          <w:i w:val="0"/>
          <w:iCs w:val="0"/>
          <w:sz w:val="24"/>
          <w:szCs w:val="24"/>
        </w:rPr>
        <w:t xml:space="preserve"> with </w:t>
      </w:r>
      <w:r w:rsidR="007C5236" w:rsidRPr="699595DC">
        <w:rPr>
          <w:rStyle w:val="Enfasidelicata"/>
          <w:rFonts w:ascii="Bell MT" w:hAnsi="Bell MT"/>
          <w:i w:val="0"/>
          <w:iCs w:val="0"/>
          <w:sz w:val="24"/>
          <w:szCs w:val="24"/>
        </w:rPr>
        <w:t>colours and graphics not optimized</w:t>
      </w:r>
      <w:r w:rsidR="00496130" w:rsidRPr="699595DC">
        <w:rPr>
          <w:rStyle w:val="Enfasidelicata"/>
          <w:rFonts w:ascii="Bell MT" w:hAnsi="Bell MT"/>
          <w:i w:val="0"/>
          <w:iCs w:val="0"/>
          <w:sz w:val="24"/>
          <w:szCs w:val="24"/>
        </w:rPr>
        <w:t>:</w:t>
      </w:r>
      <w:r>
        <w:rPr>
          <w:rStyle w:val="Enfasidelicata"/>
          <w:rFonts w:ascii="Bell MT" w:hAnsi="Bell MT"/>
          <w:i w:val="0"/>
          <w:iCs w:val="0"/>
          <w:sz w:val="24"/>
          <w:szCs w:val="24"/>
        </w:rPr>
        <w:br/>
      </w:r>
      <w:r w:rsidR="009961E2" w:rsidRPr="00B45AC3">
        <w:rPr>
          <w:rStyle w:val="Enfasidelicata"/>
          <w:rFonts w:ascii="Bell MT" w:hAnsi="Bell MT"/>
          <w:i w:val="0"/>
          <w:iCs w:val="0"/>
          <w:sz w:val="24"/>
          <w:szCs w:val="24"/>
        </w:rPr>
        <w:br/>
      </w:r>
    </w:p>
    <w:p w14:paraId="1819572C" w14:textId="404C6979" w:rsidR="00B45AC3" w:rsidRDefault="00B45AC3" w:rsidP="00B45AC3">
      <w:pPr>
        <w:pStyle w:val="Paragrafoelenco"/>
        <w:spacing w:line="240" w:lineRule="auto"/>
        <w:ind w:left="1505"/>
        <w:rPr>
          <w:rStyle w:val="Enfasidelicata"/>
          <w:rFonts w:ascii="Bell MT" w:hAnsi="Bell MT"/>
          <w:i w:val="0"/>
          <w:iCs w:val="0"/>
          <w:sz w:val="24"/>
          <w:szCs w:val="24"/>
        </w:rPr>
      </w:pPr>
    </w:p>
    <w:p w14:paraId="23A51B0A" w14:textId="252A4F45" w:rsidR="00F95DA5" w:rsidRPr="00B920D4" w:rsidRDefault="00F90645" w:rsidP="00B920D4">
      <w:pPr>
        <w:spacing w:line="240" w:lineRule="auto"/>
        <w:ind w:left="720"/>
        <w:rPr>
          <w:rStyle w:val="Enfasidelicata"/>
          <w:rFonts w:ascii="Bell MT" w:hAnsi="Bell MT"/>
          <w:sz w:val="24"/>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AC163C" w:rsidRPr="00F45241" w:rsidRDefault="00AC163C" w:rsidP="00D01022">
                            <w:pPr>
                              <w:pStyle w:val="Didascalia"/>
                              <w:jc w:val="center"/>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AC163C" w:rsidRPr="00F45241" w:rsidRDefault="00AC163C" w:rsidP="00D01022">
                      <w:pPr>
                        <w:pStyle w:val="Didascalia"/>
                        <w:jc w:val="center"/>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AC163C" w:rsidRPr="00B70500" w:rsidRDefault="00AC163C" w:rsidP="00D01022">
                            <w:pPr>
                              <w:pStyle w:val="Didascalia"/>
                              <w:jc w:val="center"/>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AC163C" w:rsidRPr="00B70500" w:rsidRDefault="00AC163C" w:rsidP="00D01022">
                      <w:pPr>
                        <w:pStyle w:val="Didascalia"/>
                        <w:jc w:val="center"/>
                        <w:rPr>
                          <w:rFonts w:ascii="Bell MT" w:hAnsi="Bell MT"/>
                          <w:noProof/>
                          <w:sz w:val="24"/>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AC163C" w:rsidRPr="00126B00" w:rsidRDefault="00AC163C" w:rsidP="00B920D4">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AC163C" w:rsidRPr="00126B00" w:rsidRDefault="00AC163C" w:rsidP="00B920D4">
                      <w:pPr>
                        <w:pStyle w:val="Didascalia"/>
                        <w:jc w:val="center"/>
                        <w:rPr>
                          <w:rFonts w:ascii="Bell MT" w:hAnsi="Bell MT"/>
                          <w:noProof/>
                          <w:sz w:val="24"/>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AC163C" w:rsidRPr="00CE15D9" w:rsidRDefault="00AC163C"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AC163C" w:rsidRPr="00CE15D9" w:rsidRDefault="00AC163C" w:rsidP="00B920D4">
                      <w:pPr>
                        <w:pStyle w:val="Didascalia"/>
                        <w:jc w:val="center"/>
                        <w:rPr>
                          <w:noProof/>
                        </w:rPr>
                      </w:pPr>
                      <w:r>
                        <w:t>Ticket Confirmation</w:t>
                      </w:r>
                    </w:p>
                  </w:txbxContent>
                </v:textbox>
                <w10:wrap type="topAndBottom" anchorx="margin"/>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Enfasidelicata"/>
          <w:rFonts w:ascii="Bell MT" w:hAnsi="Bell MT"/>
          <w:i w:val="0"/>
          <w:iCs w:val="0"/>
          <w:sz w:val="24"/>
          <w:szCs w:val="24"/>
        </w:rPr>
        <w:t xml:space="preserve">The </w:t>
      </w:r>
      <w:r w:rsidR="00B94B8F" w:rsidRPr="00B45AC3">
        <w:rPr>
          <w:rStyle w:val="Enfasidelicata"/>
          <w:rFonts w:ascii="Bell MT" w:hAnsi="Bell MT"/>
          <w:i w:val="0"/>
          <w:iCs w:val="0"/>
          <w:sz w:val="24"/>
          <w:szCs w:val="24"/>
        </w:rPr>
        <w:t xml:space="preserve">app will allow user to define first either the shop or the </w:t>
      </w:r>
      <w:r w:rsidR="00F057DC" w:rsidRPr="00B45AC3">
        <w:rPr>
          <w:rStyle w:val="Enfasidelicata"/>
          <w:rFonts w:ascii="Bell MT" w:hAnsi="Bell MT"/>
          <w:i w:val="0"/>
          <w:iCs w:val="0"/>
          <w:sz w:val="24"/>
          <w:szCs w:val="24"/>
        </w:rPr>
        <w:t>date and time, in the case</w:t>
      </w:r>
      <w:r w:rsidR="00B45AC3">
        <w:rPr>
          <w:rStyle w:val="Enfasidelicata"/>
          <w:rFonts w:ascii="Bell MT" w:hAnsi="Bell MT"/>
          <w:i w:val="0"/>
          <w:iCs w:val="0"/>
          <w:sz w:val="24"/>
          <w:szCs w:val="24"/>
        </w:rPr>
        <w:t xml:space="preserve"> </w:t>
      </w:r>
      <w:r w:rsidR="00F057DC" w:rsidRPr="00B45AC3">
        <w:rPr>
          <w:rStyle w:val="Enfasidelicata"/>
          <w:rFonts w:ascii="Bell MT" w:hAnsi="Bell MT"/>
          <w:i w:val="0"/>
          <w:iCs w:val="0"/>
          <w:sz w:val="24"/>
          <w:szCs w:val="24"/>
        </w:rPr>
        <w:t xml:space="preserve">of  “Book a visit”, it is not shown in this demo </w:t>
      </w:r>
      <w:r w:rsidR="00CD0656" w:rsidRPr="00B45AC3">
        <w:rPr>
          <w:rStyle w:val="Enfasidelicata"/>
          <w:rFonts w:ascii="Bell MT" w:hAnsi="Bell MT"/>
          <w:i w:val="0"/>
          <w:iCs w:val="0"/>
          <w:sz w:val="24"/>
          <w:szCs w:val="24"/>
        </w:rPr>
        <w:t>because it is similar and irrelevant.</w:t>
      </w:r>
    </w:p>
    <w:p w14:paraId="39657757" w14:textId="7C22C990" w:rsidR="009C361D" w:rsidRPr="0008156E" w:rsidRDefault="00F877BD">
      <w:pPr>
        <w:spacing w:line="240" w:lineRule="auto"/>
        <w:ind w:left="1505"/>
        <w:jc w:val="both"/>
        <w:rPr>
          <w:rStyle w:val="Enfasidelicata"/>
          <w:rFonts w:ascii="Bell MT" w:hAnsi="Bell MT"/>
          <w:i w:val="0"/>
          <w:iCs w:val="0"/>
          <w:sz w:val="24"/>
          <w:szCs w:val="24"/>
        </w:rPr>
        <w:pPrChange w:id="304" w:author="Cristian Sbrolli" w:date="2020-12-05T03:34:00Z">
          <w:pPr>
            <w:spacing w:line="240" w:lineRule="auto"/>
            <w:ind w:left="720"/>
            <w:jc w:val="both"/>
          </w:pPr>
        </w:pPrChange>
      </w:pPr>
      <w:r w:rsidRPr="699595DC">
        <w:rPr>
          <w:rStyle w:val="Enfasidelicata"/>
          <w:rFonts w:ascii="Bell MT" w:hAnsi="Bell MT"/>
          <w:i w:val="0"/>
          <w:iCs w:val="0"/>
          <w:sz w:val="24"/>
          <w:szCs w:val="24"/>
        </w:rPr>
        <w:lastRenderedPageBreak/>
        <w:t xml:space="preserve">In the case of </w:t>
      </w:r>
      <w:r w:rsidR="00E44E1C" w:rsidRPr="699595DC">
        <w:rPr>
          <w:rStyle w:val="Enfasidelicata"/>
          <w:rFonts w:ascii="Bell MT" w:hAnsi="Bell MT"/>
          <w:i w:val="0"/>
          <w:iCs w:val="0"/>
          <w:sz w:val="24"/>
          <w:szCs w:val="24"/>
        </w:rPr>
        <w:t>“</w:t>
      </w:r>
      <w:r w:rsidRPr="699595DC">
        <w:rPr>
          <w:rStyle w:val="Enfasidelicata"/>
          <w:rFonts w:ascii="Bell MT" w:hAnsi="Bell MT"/>
          <w:i w:val="0"/>
          <w:iCs w:val="0"/>
          <w:sz w:val="24"/>
          <w:szCs w:val="24"/>
        </w:rPr>
        <w:t>book a visit</w:t>
      </w:r>
      <w:r w:rsidR="00E44E1C" w:rsidRPr="699595DC">
        <w:rPr>
          <w:rStyle w:val="Enfasidelicata"/>
          <w:rFonts w:ascii="Bell MT" w:hAnsi="Bell MT"/>
          <w:i w:val="0"/>
          <w:iCs w:val="0"/>
          <w:sz w:val="24"/>
          <w:szCs w:val="24"/>
        </w:rPr>
        <w:t>”</w:t>
      </w:r>
      <w:r w:rsidRPr="699595DC">
        <w:rPr>
          <w:rStyle w:val="Enfasidelicata"/>
          <w:rFonts w:ascii="Bell MT" w:hAnsi="Bell MT"/>
          <w:i w:val="0"/>
          <w:iCs w:val="0"/>
          <w:sz w:val="24"/>
          <w:szCs w:val="24"/>
        </w:rPr>
        <w:t>, after the shop selection, the app will allow registered users to select their shopping list</w:t>
      </w:r>
      <w:ins w:id="305" w:author="Cristian Sbrolli" w:date="2020-12-05T03:33:00Z">
        <w:r w:rsidR="00E670C8">
          <w:rPr>
            <w:rStyle w:val="Enfasidelicata"/>
            <w:rFonts w:ascii="Bell MT" w:hAnsi="Bell MT"/>
            <w:i w:val="0"/>
            <w:iCs w:val="0"/>
            <w:sz w:val="24"/>
            <w:szCs w:val="24"/>
          </w:rPr>
          <w:t>.</w:t>
        </w:r>
      </w:ins>
      <w:del w:id="306" w:author="Cristian Sbrolli" w:date="2020-12-05T03:33:00Z">
        <w:r w:rsidRPr="699595DC" w:rsidDel="00E670C8">
          <w:rPr>
            <w:rStyle w:val="Enfasidelicata"/>
            <w:rFonts w:ascii="Bell MT" w:hAnsi="Bell MT"/>
            <w:i w:val="0"/>
            <w:iCs w:val="0"/>
            <w:sz w:val="24"/>
            <w:szCs w:val="24"/>
          </w:rPr>
          <w:delText>:</w:delText>
        </w:r>
      </w:del>
    </w:p>
    <w:p w14:paraId="3E4FD0B2" w14:textId="11B41BF1" w:rsidR="00107C29" w:rsidRDefault="00107C29" w:rsidP="005D4865">
      <w:pPr>
        <w:pStyle w:val="Paragrafoelenco"/>
        <w:spacing w:line="240" w:lineRule="auto"/>
        <w:ind w:left="1505"/>
        <w:rPr>
          <w:rStyle w:val="Enfasidelicata"/>
          <w:rFonts w:ascii="Bell MT" w:hAnsi="Bell MT"/>
          <w:i w:val="0"/>
          <w:iCs w:val="0"/>
          <w:sz w:val="24"/>
          <w:szCs w:val="24"/>
        </w:rPr>
      </w:pPr>
    </w:p>
    <w:p w14:paraId="2658D7D1" w14:textId="273C3F50" w:rsidR="00C26CA6" w:rsidRPr="00B920D4" w:rsidRDefault="00107C29" w:rsidP="699595DC">
      <w:pPr>
        <w:pStyle w:val="Paragrafoelenco"/>
        <w:numPr>
          <w:ilvl w:val="0"/>
          <w:numId w:val="43"/>
        </w:numPr>
        <w:spacing w:line="240" w:lineRule="auto"/>
        <w:rPr>
          <w:rFonts w:ascii="Bell MT" w:eastAsia="Bell MT" w:hAnsi="Bell MT" w:cs="Bell MT"/>
          <w:sz w:val="24"/>
          <w:szCs w:val="24"/>
        </w:rPr>
      </w:pPr>
      <w:r w:rsidRPr="00D01022">
        <w:rPr>
          <w:rFonts w:ascii="Bell MT" w:eastAsia="Bell MT" w:hAnsi="Bell MT" w:cs="Bell MT"/>
          <w:sz w:val="24"/>
          <w:szCs w:val="24"/>
        </w:rPr>
        <w:t xml:space="preserve">Physical </w:t>
      </w:r>
      <w:r w:rsidR="002C7473" w:rsidRPr="00D01022">
        <w:rPr>
          <w:rFonts w:ascii="Bell MT" w:eastAsia="Bell MT" w:hAnsi="Bell MT" w:cs="Bell MT"/>
          <w:sz w:val="24"/>
          <w:szCs w:val="24"/>
        </w:rPr>
        <w:t xml:space="preserve">ticket dispensers, that will be installed in front of each shop, </w:t>
      </w:r>
      <w:r w:rsidR="00D63385" w:rsidRPr="00D01022">
        <w:rPr>
          <w:rFonts w:ascii="Bell MT" w:eastAsia="Bell MT" w:hAnsi="Bell MT" w:cs="Bell MT"/>
          <w:sz w:val="24"/>
          <w:szCs w:val="24"/>
        </w:rPr>
        <w:t xml:space="preserve">acting as proxies for the system. Physical ticket dispensers will allow </w:t>
      </w:r>
      <w:r w:rsidR="001D5F33" w:rsidRPr="00D01022">
        <w:rPr>
          <w:rFonts w:ascii="Bell MT" w:eastAsia="Bell MT" w:hAnsi="Bell MT" w:cs="Bell MT"/>
          <w:sz w:val="24"/>
          <w:szCs w:val="24"/>
        </w:rPr>
        <w:t>physical users to get a ticket for the shop</w:t>
      </w:r>
      <w:r w:rsidR="008544B3" w:rsidRPr="00D01022">
        <w:rPr>
          <w:rFonts w:ascii="Bell MT" w:eastAsia="Bell MT" w:hAnsi="Bell MT" w:cs="Bell MT"/>
          <w:sz w:val="24"/>
          <w:szCs w:val="24"/>
        </w:rPr>
        <w:t xml:space="preserve"> to which</w:t>
      </w:r>
      <w:r w:rsidR="001D5F33" w:rsidRPr="00D01022">
        <w:rPr>
          <w:rFonts w:ascii="Bell MT" w:eastAsia="Bell MT" w:hAnsi="Bell MT" w:cs="Bell MT"/>
          <w:sz w:val="24"/>
          <w:szCs w:val="24"/>
        </w:rPr>
        <w:t xml:space="preserve"> the dispenser belong</w:t>
      </w:r>
      <w:r w:rsidR="008544B3" w:rsidRPr="00D01022">
        <w:rPr>
          <w:rFonts w:ascii="Bell MT" w:eastAsia="Bell MT" w:hAnsi="Bell MT" w:cs="Bell MT"/>
          <w:sz w:val="24"/>
          <w:szCs w:val="24"/>
        </w:rPr>
        <w:t>s</w:t>
      </w:r>
      <w:r w:rsidR="001D5F33" w:rsidRPr="00D01022">
        <w:rPr>
          <w:rFonts w:ascii="Bell MT" w:eastAsia="Bell MT" w:hAnsi="Bell MT" w:cs="Bell MT"/>
          <w:sz w:val="24"/>
          <w:szCs w:val="24"/>
        </w:rPr>
        <w:t xml:space="preserve"> </w:t>
      </w:r>
      <w:commentRangeStart w:id="307"/>
      <w:r w:rsidR="001D5F33" w:rsidRPr="00D01022">
        <w:rPr>
          <w:rFonts w:ascii="Bell MT" w:eastAsia="Bell MT" w:hAnsi="Bell MT" w:cs="Bell MT"/>
          <w:sz w:val="24"/>
          <w:szCs w:val="24"/>
        </w:rPr>
        <w:t>t</w:t>
      </w:r>
      <w:r w:rsidR="00564211" w:rsidRPr="00D01022">
        <w:rPr>
          <w:rFonts w:ascii="Bell MT" w:eastAsia="Bell MT" w:hAnsi="Bell MT" w:cs="Bell MT"/>
          <w:sz w:val="24"/>
          <w:szCs w:val="24"/>
        </w:rPr>
        <w:t>o</w:t>
      </w:r>
      <w:commentRangeEnd w:id="307"/>
      <w:r>
        <w:commentReference w:id="307"/>
      </w:r>
      <w:r w:rsidR="00564211" w:rsidRPr="00D01022">
        <w:rPr>
          <w:rFonts w:ascii="Bell MT" w:eastAsia="Bell MT" w:hAnsi="Bell MT" w:cs="Bell MT"/>
          <w:sz w:val="24"/>
          <w:szCs w:val="24"/>
        </w:rPr>
        <w:t>.</w:t>
      </w:r>
    </w:p>
    <w:p w14:paraId="080859F3" w14:textId="219A399A" w:rsidR="00DF3309" w:rsidRPr="00B920D4" w:rsidRDefault="00C26CA6" w:rsidP="699595DC">
      <w:pPr>
        <w:pStyle w:val="Paragrafoelenco"/>
        <w:numPr>
          <w:ilvl w:val="0"/>
          <w:numId w:val="43"/>
        </w:numPr>
        <w:spacing w:line="240" w:lineRule="auto"/>
        <w:rPr>
          <w:rStyle w:val="Enfasidelicata"/>
          <w:rFonts w:ascii="Bell MT" w:eastAsia="Bell MT" w:hAnsi="Bell MT" w:cs="Bell MT"/>
          <w:i w:val="0"/>
          <w:iCs w:val="0"/>
          <w:sz w:val="24"/>
          <w:szCs w:val="24"/>
        </w:rPr>
      </w:pPr>
      <w:r w:rsidRPr="00D01022">
        <w:rPr>
          <w:rFonts w:ascii="Bell MT" w:eastAsia="Bell MT" w:hAnsi="Bell MT" w:cs="Bell MT"/>
          <w:sz w:val="24"/>
          <w:szCs w:val="24"/>
        </w:rPr>
        <w:t xml:space="preserve">Admin interface, that will be </w:t>
      </w:r>
      <w:r w:rsidR="002758CE" w:rsidRPr="00D01022">
        <w:rPr>
          <w:rFonts w:ascii="Bell MT" w:eastAsia="Bell MT" w:hAnsi="Bell MT" w:cs="Bell MT"/>
          <w:sz w:val="24"/>
          <w:szCs w:val="24"/>
        </w:rPr>
        <w:t xml:space="preserve">a more </w:t>
      </w:r>
      <w:r w:rsidR="00E44E1C" w:rsidRPr="00D01022">
        <w:rPr>
          <w:rFonts w:ascii="Bell MT" w:eastAsia="Bell MT" w:hAnsi="Bell MT" w:cs="Bell MT"/>
          <w:sz w:val="24"/>
          <w:szCs w:val="24"/>
        </w:rPr>
        <w:t>statistics-oriented</w:t>
      </w:r>
      <w:r w:rsidR="002758CE" w:rsidRPr="00D01022">
        <w:rPr>
          <w:rFonts w:ascii="Bell MT" w:eastAsia="Bell MT" w:hAnsi="Bell MT" w:cs="Bell MT"/>
          <w:sz w:val="24"/>
          <w:szCs w:val="24"/>
        </w:rPr>
        <w:t xml:space="preserve"> </w:t>
      </w:r>
      <w:r w:rsidR="00E559C0" w:rsidRPr="00D01022">
        <w:rPr>
          <w:rFonts w:ascii="Bell MT" w:eastAsia="Bell MT" w:hAnsi="Bell MT" w:cs="Bell MT"/>
          <w:sz w:val="24"/>
          <w:szCs w:val="24"/>
        </w:rPr>
        <w:t>panel</w:t>
      </w:r>
      <w:r w:rsidR="00380D90" w:rsidRPr="00D01022">
        <w:rPr>
          <w:rFonts w:ascii="Bell MT" w:eastAsia="Bell MT" w:hAnsi="Bell MT" w:cs="Bell MT"/>
          <w:sz w:val="24"/>
          <w:szCs w:val="24"/>
        </w:rPr>
        <w:t>, accessible through a desktop app (requiring an Authorized Account)</w:t>
      </w:r>
      <w:r w:rsidR="00E559C0" w:rsidRPr="00D01022">
        <w:rPr>
          <w:rFonts w:ascii="Bell MT" w:eastAsia="Bell MT" w:hAnsi="Bell MT" w:cs="Bell MT"/>
          <w:sz w:val="24"/>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Hardware Interfaces:</w:t>
      </w:r>
      <w:r w:rsidR="00992B7C">
        <w:rPr>
          <w:rStyle w:val="Enfasidelicata"/>
          <w:rFonts w:ascii="Bell MT" w:hAnsi="Bell MT"/>
          <w:sz w:val="32"/>
          <w:szCs w:val="32"/>
        </w:rPr>
        <w:br/>
      </w:r>
    </w:p>
    <w:p w14:paraId="49DD81AD" w14:textId="632FC0E9" w:rsidR="00D7758F" w:rsidRPr="00B920D4" w:rsidRDefault="0000765C" w:rsidP="699595DC">
      <w:pPr>
        <w:pStyle w:val="Paragrafoelenco"/>
        <w:numPr>
          <w:ilvl w:val="0"/>
          <w:numId w:val="44"/>
        </w:numPr>
        <w:spacing w:line="240" w:lineRule="auto"/>
        <w:rPr>
          <w:rStyle w:val="Enfasidelicata"/>
          <w:rFonts w:ascii="Bell MT" w:hAnsi="Bell MT"/>
          <w:i w:val="0"/>
          <w:iCs w:val="0"/>
          <w:sz w:val="32"/>
          <w:szCs w:val="32"/>
        </w:rPr>
      </w:pPr>
      <w:r w:rsidRPr="699595DC">
        <w:rPr>
          <w:rStyle w:val="Enfasidelicata"/>
          <w:rFonts w:ascii="Bell MT" w:hAnsi="Bell MT"/>
          <w:i w:val="0"/>
          <w:iCs w:val="0"/>
          <w:sz w:val="24"/>
          <w:szCs w:val="24"/>
        </w:rPr>
        <w:t xml:space="preserve">Virtual Users must have a device that </w:t>
      </w:r>
      <w:r w:rsidR="00992B7C" w:rsidRPr="699595DC">
        <w:rPr>
          <w:rStyle w:val="Enfasidelicata"/>
          <w:rFonts w:ascii="Bell MT" w:hAnsi="Bell MT"/>
          <w:i w:val="0"/>
          <w:iCs w:val="0"/>
          <w:sz w:val="24"/>
          <w:szCs w:val="24"/>
        </w:rPr>
        <w:t>can download and run the app</w:t>
      </w:r>
      <w:r w:rsidR="008E2DC4" w:rsidRPr="699595DC">
        <w:rPr>
          <w:rStyle w:val="Enfasidelicata"/>
          <w:rFonts w:ascii="Bell MT" w:hAnsi="Bell MT"/>
          <w:i w:val="0"/>
          <w:iCs w:val="0"/>
          <w:sz w:val="24"/>
          <w:szCs w:val="24"/>
        </w:rPr>
        <w:t xml:space="preserve">. </w:t>
      </w:r>
      <w:r w:rsidR="00C93545" w:rsidRPr="699595DC">
        <w:rPr>
          <w:rStyle w:val="Enfasidelicata"/>
          <w:rFonts w:ascii="Bell MT" w:hAnsi="Bell MT"/>
          <w:i w:val="0"/>
          <w:iCs w:val="0"/>
          <w:sz w:val="24"/>
          <w:szCs w:val="24"/>
        </w:rPr>
        <w:t>To</w:t>
      </w:r>
      <w:r w:rsidR="008E2DC4" w:rsidRPr="699595DC">
        <w:rPr>
          <w:rStyle w:val="Enfasidelicata"/>
          <w:rFonts w:ascii="Bell MT" w:hAnsi="Bell MT"/>
          <w:i w:val="0"/>
          <w:iCs w:val="0"/>
          <w:sz w:val="24"/>
          <w:szCs w:val="24"/>
        </w:rPr>
        <w:t xml:space="preserve"> use </w:t>
      </w:r>
      <w:r w:rsidR="008D5406" w:rsidRPr="699595DC">
        <w:rPr>
          <w:rStyle w:val="Enfasidelicata"/>
          <w:rFonts w:ascii="Bell MT" w:hAnsi="Bell MT"/>
          <w:i w:val="0"/>
          <w:iCs w:val="0"/>
          <w:sz w:val="24"/>
          <w:szCs w:val="24"/>
        </w:rPr>
        <w:t>all</w:t>
      </w:r>
      <w:r w:rsidR="008E2DC4" w:rsidRPr="699595DC">
        <w:rPr>
          <w:rStyle w:val="Enfasidelicata"/>
          <w:rFonts w:ascii="Bell MT" w:hAnsi="Bell MT"/>
          <w:i w:val="0"/>
          <w:iCs w:val="0"/>
          <w:sz w:val="24"/>
          <w:szCs w:val="24"/>
        </w:rPr>
        <w:t xml:space="preserve"> the functionalities, as the notifications </w:t>
      </w:r>
      <w:r w:rsidR="00E23EC8" w:rsidRPr="699595DC">
        <w:rPr>
          <w:rStyle w:val="Enfasidelicata"/>
          <w:rFonts w:ascii="Bell MT" w:hAnsi="Bell MT"/>
          <w:i w:val="0"/>
          <w:iCs w:val="0"/>
          <w:sz w:val="24"/>
          <w:szCs w:val="24"/>
        </w:rPr>
        <w:t xml:space="preserve">about the traveling time to a shop when the time is close to user’s turn, the </w:t>
      </w:r>
      <w:r w:rsidR="00C53971" w:rsidRPr="699595DC">
        <w:rPr>
          <w:rStyle w:val="Enfasidelicata"/>
          <w:rFonts w:ascii="Bell MT" w:hAnsi="Bell MT"/>
          <w:i w:val="0"/>
          <w:iCs w:val="0"/>
          <w:sz w:val="24"/>
          <w:szCs w:val="24"/>
        </w:rPr>
        <w:t>device must have GPS</w:t>
      </w:r>
      <w:r w:rsidR="00060634" w:rsidRPr="699595DC">
        <w:rPr>
          <w:rStyle w:val="Enfasidelicata"/>
          <w:rFonts w:ascii="Bell MT" w:hAnsi="Bell MT"/>
          <w:i w:val="0"/>
          <w:iCs w:val="0"/>
          <w:sz w:val="24"/>
          <w:szCs w:val="24"/>
        </w:rPr>
        <w:t xml:space="preserve"> turned on.</w:t>
      </w:r>
    </w:p>
    <w:p w14:paraId="4C760542" w14:textId="777C579A" w:rsidR="008D5406" w:rsidRPr="00D01022" w:rsidRDefault="00FB16C1" w:rsidP="00B920D4">
      <w:pPr>
        <w:pStyle w:val="Paragrafoelenco"/>
        <w:numPr>
          <w:ilvl w:val="0"/>
          <w:numId w:val="44"/>
        </w:numPr>
        <w:spacing w:line="240" w:lineRule="auto"/>
        <w:rPr>
          <w:rStyle w:val="Enfasidelicata"/>
          <w:rFonts w:ascii="Bell MT" w:hAnsi="Bell MT"/>
          <w:sz w:val="32"/>
          <w:szCs w:val="32"/>
        </w:rPr>
      </w:pPr>
      <w:r w:rsidRPr="699595DC">
        <w:rPr>
          <w:rStyle w:val="Enfasidelicata"/>
          <w:rFonts w:ascii="Bell MT" w:hAnsi="Bell MT"/>
          <w:i w:val="0"/>
          <w:iCs w:val="0"/>
          <w:sz w:val="24"/>
          <w:szCs w:val="24"/>
        </w:rPr>
        <w:t>Dispens</w:t>
      </w:r>
      <w:r w:rsidR="00B36225" w:rsidRPr="699595DC">
        <w:rPr>
          <w:rStyle w:val="Enfasidelicata"/>
          <w:rFonts w:ascii="Bell MT" w:hAnsi="Bell MT"/>
          <w:i w:val="0"/>
          <w:iCs w:val="0"/>
          <w:sz w:val="24"/>
          <w:szCs w:val="24"/>
        </w:rPr>
        <w:t>ers must have a</w:t>
      </w:r>
      <w:ins w:id="308" w:author="Cristian Sbrolli" w:date="2020-12-04T21:58:00Z">
        <w:r w:rsidR="001E571D">
          <w:rPr>
            <w:rStyle w:val="Enfasidelicata"/>
            <w:rFonts w:ascii="Bell MT" w:hAnsi="Bell MT"/>
            <w:i w:val="0"/>
            <w:iCs w:val="0"/>
            <w:sz w:val="24"/>
            <w:szCs w:val="24"/>
          </w:rPr>
          <w:t>t least a</w:t>
        </w:r>
      </w:ins>
      <w:r w:rsidR="00B36225" w:rsidRPr="699595DC">
        <w:rPr>
          <w:rStyle w:val="Enfasidelicata"/>
          <w:rFonts w:ascii="Bell MT" w:hAnsi="Bell MT"/>
          <w:i w:val="0"/>
          <w:iCs w:val="0"/>
          <w:sz w:val="24"/>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309" w:author="Cristian Sbrolli" w:date="2020-12-04T21:58:00Z">
        <w:r w:rsidR="001E571D">
          <w:rPr>
            <w:rStyle w:val="Enfasidelicata"/>
            <w:rFonts w:ascii="Bell MT" w:hAnsi="Bell MT"/>
            <w:i w:val="0"/>
            <w:iCs w:val="0"/>
            <w:sz w:val="24"/>
            <w:szCs w:val="24"/>
          </w:rPr>
          <w:t>, there</w:t>
        </w:r>
      </w:ins>
      <w:ins w:id="310" w:author="Cristian Sbrolli" w:date="2020-12-04T21:59:00Z">
        <w:r w:rsidR="001E571D">
          <w:rPr>
            <w:rStyle w:val="Enfasidelicata"/>
            <w:rFonts w:ascii="Bell MT" w:hAnsi="Bell MT"/>
            <w:i w:val="0"/>
            <w:iCs w:val="0"/>
            <w:sz w:val="24"/>
            <w:szCs w:val="24"/>
          </w:rPr>
          <w:t xml:space="preserve"> could be then other types of interface </w:t>
        </w:r>
        <w:r w:rsidR="00782C65">
          <w:rPr>
            <w:rStyle w:val="Enfasidelicata"/>
            <w:rFonts w:ascii="Bell MT" w:hAnsi="Bell MT"/>
            <w:i w:val="0"/>
            <w:iCs w:val="0"/>
            <w:sz w:val="24"/>
            <w:szCs w:val="24"/>
          </w:rPr>
          <w:t>to</w:t>
        </w:r>
        <w:r w:rsidR="001E571D">
          <w:rPr>
            <w:rStyle w:val="Enfasidelicata"/>
            <w:rFonts w:ascii="Bell MT" w:hAnsi="Bell MT"/>
            <w:i w:val="0"/>
            <w:iCs w:val="0"/>
            <w:sz w:val="24"/>
            <w:szCs w:val="24"/>
          </w:rPr>
          <w:t xml:space="preserve"> </w:t>
        </w:r>
      </w:ins>
      <w:ins w:id="311" w:author="Cristian Sbrolli" w:date="2020-12-04T22:00:00Z">
        <w:r w:rsidR="00782C65">
          <w:rPr>
            <w:rStyle w:val="Enfasidelicata"/>
            <w:rFonts w:ascii="Bell MT" w:hAnsi="Bell MT"/>
            <w:i w:val="0"/>
            <w:iCs w:val="0"/>
            <w:sz w:val="24"/>
            <w:szCs w:val="24"/>
          </w:rPr>
          <w:t>provide</w:t>
        </w:r>
      </w:ins>
      <w:ins w:id="312" w:author="Cristian Sbrolli" w:date="2020-12-04T21:59:00Z">
        <w:r w:rsidR="001E571D">
          <w:rPr>
            <w:rStyle w:val="Enfasidelicata"/>
            <w:rFonts w:ascii="Bell MT" w:hAnsi="Bell MT"/>
            <w:i w:val="0"/>
            <w:iCs w:val="0"/>
            <w:sz w:val="24"/>
            <w:szCs w:val="24"/>
          </w:rPr>
          <w:t xml:space="preserve"> more accessibility</w:t>
        </w:r>
      </w:ins>
      <w:r w:rsidR="00B36225" w:rsidRPr="699595DC">
        <w:rPr>
          <w:rStyle w:val="Enfasidelicata"/>
          <w:rFonts w:ascii="Bell MT" w:hAnsi="Bell MT"/>
          <w:sz w:val="24"/>
          <w:szCs w:val="24"/>
        </w:rPr>
        <w:t>.</w:t>
      </w:r>
    </w:p>
    <w:p w14:paraId="05179F1F" w14:textId="6722BE33" w:rsidR="00AE1191" w:rsidRPr="00D01022" w:rsidRDefault="008D5406" w:rsidP="00B920D4">
      <w:pPr>
        <w:pStyle w:val="Paragrafoelenco"/>
        <w:numPr>
          <w:ilvl w:val="0"/>
          <w:numId w:val="44"/>
        </w:numPr>
        <w:spacing w:line="240" w:lineRule="auto"/>
        <w:rPr>
          <w:rStyle w:val="Enfasidelicata"/>
          <w:rFonts w:ascii="Bell MT" w:hAnsi="Bell MT"/>
          <w:i w:val="0"/>
          <w:iCs w:val="0"/>
          <w:sz w:val="32"/>
          <w:szCs w:val="32"/>
        </w:rPr>
      </w:pPr>
      <w:r>
        <w:rPr>
          <w:rStyle w:val="Enfasidelicata"/>
          <w:rFonts w:ascii="Bell MT" w:hAnsi="Bell MT"/>
          <w:i w:val="0"/>
          <w:iCs w:val="0"/>
          <w:sz w:val="24"/>
          <w:szCs w:val="24"/>
        </w:rPr>
        <w:t xml:space="preserve">The users of the system-to-be </w:t>
      </w:r>
      <w:r w:rsidR="00AE1191">
        <w:rPr>
          <w:rStyle w:val="Enfasidelicata"/>
          <w:rFonts w:ascii="Bell MT" w:hAnsi="Bell MT"/>
          <w:i w:val="0"/>
          <w:iCs w:val="0"/>
          <w:sz w:val="24"/>
          <w:szCs w:val="24"/>
        </w:rPr>
        <w:t>will have to interact with t</w:t>
      </w:r>
      <w:r w:rsidRPr="00D01022">
        <w:rPr>
          <w:rStyle w:val="Enfasidelicata"/>
          <w:rFonts w:ascii="Bell MT" w:hAnsi="Bell MT"/>
          <w:i w:val="0"/>
          <w:iCs w:val="0"/>
          <w:sz w:val="24"/>
          <w:szCs w:val="24"/>
        </w:rPr>
        <w:t>urnstile</w:t>
      </w:r>
      <w:r>
        <w:rPr>
          <w:rStyle w:val="Enfasidelicata"/>
          <w:rFonts w:ascii="Bell MT" w:hAnsi="Bell MT"/>
          <w:i w:val="0"/>
          <w:iCs w:val="0"/>
          <w:sz w:val="24"/>
          <w:szCs w:val="24"/>
        </w:rPr>
        <w:t>s</w:t>
      </w:r>
      <w:ins w:id="313" w:author="Cristian Sbrolli" w:date="2020-12-04T22:02:00Z">
        <w:r w:rsidR="00A004DA">
          <w:rPr>
            <w:rStyle w:val="Enfasidelicata"/>
            <w:rFonts w:ascii="Bell MT" w:hAnsi="Bell MT"/>
            <w:i w:val="0"/>
            <w:iCs w:val="0"/>
            <w:sz w:val="24"/>
            <w:szCs w:val="24"/>
          </w:rPr>
          <w:t xml:space="preserve"> gates</w:t>
        </w:r>
      </w:ins>
      <w:r w:rsidR="00AE1191">
        <w:rPr>
          <w:rStyle w:val="Enfasidelicata"/>
          <w:rFonts w:ascii="Bell MT" w:hAnsi="Bell MT"/>
          <w:i w:val="0"/>
          <w:iCs w:val="0"/>
          <w:sz w:val="24"/>
          <w:szCs w:val="24"/>
        </w:rPr>
        <w:t xml:space="preserve"> in entrance and possibly in exit, in special cases documented above. In addition, the turnstiles</w:t>
      </w:r>
      <w:ins w:id="314" w:author="Cristian Sbrolli" w:date="2020-12-04T22:02:00Z">
        <w:r w:rsidR="00F17D24">
          <w:rPr>
            <w:rStyle w:val="Enfasidelicata"/>
            <w:rFonts w:ascii="Bell MT" w:hAnsi="Bell MT"/>
            <w:i w:val="0"/>
            <w:iCs w:val="0"/>
            <w:sz w:val="24"/>
            <w:szCs w:val="24"/>
          </w:rPr>
          <w:t xml:space="preserve"> gates</w:t>
        </w:r>
      </w:ins>
      <w:r w:rsidR="00AE1191">
        <w:rPr>
          <w:rStyle w:val="Enfasidelicata"/>
          <w:rFonts w:ascii="Bell MT" w:hAnsi="Bell MT"/>
          <w:i w:val="0"/>
          <w:iCs w:val="0"/>
          <w:sz w:val="24"/>
          <w:szCs w:val="24"/>
        </w:rPr>
        <w:t xml:space="preserve"> will have a QR code scanner.</w:t>
      </w:r>
    </w:p>
    <w:p w14:paraId="76FC40BD" w14:textId="3A08A959" w:rsidR="00DF3309" w:rsidRDefault="00AE1191" w:rsidP="00B920D4">
      <w:pPr>
        <w:pStyle w:val="Paragrafoelenco"/>
        <w:numPr>
          <w:ilvl w:val="0"/>
          <w:numId w:val="44"/>
        </w:numPr>
        <w:spacing w:line="240" w:lineRule="auto"/>
        <w:rPr>
          <w:rStyle w:val="Enfasidelicata"/>
          <w:rFonts w:ascii="Bell MT" w:hAnsi="Bell MT"/>
          <w:i w:val="0"/>
          <w:iCs w:val="0"/>
          <w:sz w:val="32"/>
          <w:szCs w:val="32"/>
        </w:rPr>
      </w:pPr>
      <w:r>
        <w:rPr>
          <w:rStyle w:val="Enfasidelicata"/>
          <w:rFonts w:ascii="Bell MT" w:hAnsi="Bell MT"/>
          <w:i w:val="0"/>
          <w:iCs w:val="0"/>
          <w:sz w:val="24"/>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Paragrafoelenco"/>
        <w:spacing w:line="240" w:lineRule="auto"/>
        <w:ind w:left="1440"/>
        <w:rPr>
          <w:rStyle w:val="Enfasidelicata"/>
          <w:rFonts w:ascii="Bell MT" w:hAnsi="Bell MT"/>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Software Interfaces:</w:t>
      </w:r>
      <w:r w:rsidR="00C93545">
        <w:rPr>
          <w:rStyle w:val="Enfasidelicata"/>
          <w:rFonts w:ascii="Bell MT" w:hAnsi="Bell MT"/>
          <w:sz w:val="32"/>
          <w:szCs w:val="32"/>
        </w:rPr>
        <w:br/>
      </w:r>
    </w:p>
    <w:p w14:paraId="15892EFA" w14:textId="4EE8245D" w:rsidR="00FB16C1" w:rsidRPr="00B920D4" w:rsidRDefault="00E75F51" w:rsidP="699595DC">
      <w:pPr>
        <w:pStyle w:val="Paragrafoelenco"/>
        <w:numPr>
          <w:ilvl w:val="0"/>
          <w:numId w:val="45"/>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The s</w:t>
      </w:r>
      <w:r w:rsidR="00101732" w:rsidRPr="699595DC">
        <w:rPr>
          <w:rStyle w:val="Enfasidelicata"/>
          <w:rFonts w:ascii="Bell MT" w:hAnsi="Bell MT"/>
          <w:i w:val="0"/>
          <w:iCs w:val="0"/>
          <w:sz w:val="24"/>
          <w:szCs w:val="24"/>
        </w:rPr>
        <w:t xml:space="preserve">ystem will need to </w:t>
      </w:r>
      <w:r w:rsidRPr="699595DC">
        <w:rPr>
          <w:rStyle w:val="Enfasidelicata"/>
          <w:rFonts w:ascii="Bell MT" w:hAnsi="Bell MT"/>
          <w:i w:val="0"/>
          <w:iCs w:val="0"/>
          <w:sz w:val="24"/>
          <w:szCs w:val="24"/>
        </w:rPr>
        <w:t xml:space="preserve">access to </w:t>
      </w:r>
      <w:r w:rsidR="00C028CD" w:rsidRPr="699595DC">
        <w:rPr>
          <w:rStyle w:val="Enfasidelicata"/>
          <w:rFonts w:ascii="Bell MT" w:hAnsi="Bell MT"/>
          <w:i w:val="0"/>
          <w:iCs w:val="0"/>
          <w:sz w:val="24"/>
          <w:szCs w:val="24"/>
        </w:rPr>
        <w:t xml:space="preserve">some external </w:t>
      </w:r>
      <w:r w:rsidR="000445A6" w:rsidRPr="699595DC">
        <w:rPr>
          <w:rStyle w:val="Enfasidelicata"/>
          <w:rFonts w:ascii="Bell MT" w:hAnsi="Bell MT"/>
          <w:i w:val="0"/>
          <w:iCs w:val="0"/>
          <w:sz w:val="24"/>
          <w:szCs w:val="24"/>
        </w:rPr>
        <w:t xml:space="preserve">APIs </w:t>
      </w:r>
      <w:r w:rsidR="00C93545" w:rsidRPr="699595DC">
        <w:rPr>
          <w:rStyle w:val="Enfasidelicata"/>
          <w:rFonts w:ascii="Bell MT" w:hAnsi="Bell MT"/>
          <w:i w:val="0"/>
          <w:iCs w:val="0"/>
          <w:sz w:val="24"/>
          <w:szCs w:val="24"/>
        </w:rPr>
        <w:t>to</w:t>
      </w:r>
      <w:r w:rsidR="000445A6" w:rsidRPr="699595DC">
        <w:rPr>
          <w:rStyle w:val="Enfasidelicata"/>
          <w:rFonts w:ascii="Bell MT" w:hAnsi="Bell MT"/>
          <w:i w:val="0"/>
          <w:iCs w:val="0"/>
          <w:sz w:val="24"/>
          <w:szCs w:val="24"/>
        </w:rPr>
        <w:t xml:space="preserve"> </w:t>
      </w:r>
      <w:r w:rsidR="000C0004" w:rsidRPr="699595DC">
        <w:rPr>
          <w:rStyle w:val="Enfasidelicata"/>
          <w:rFonts w:ascii="Bell MT" w:hAnsi="Bell MT"/>
          <w:i w:val="0"/>
          <w:iCs w:val="0"/>
          <w:sz w:val="24"/>
          <w:szCs w:val="24"/>
        </w:rPr>
        <w:t>access to maps</w:t>
      </w:r>
      <w:r w:rsidR="00C028CD" w:rsidRPr="699595DC">
        <w:rPr>
          <w:rStyle w:val="Enfasidelicata"/>
          <w:rFonts w:ascii="Bell MT" w:hAnsi="Bell MT"/>
          <w:i w:val="0"/>
          <w:iCs w:val="0"/>
          <w:sz w:val="24"/>
          <w:szCs w:val="24"/>
        </w:rPr>
        <w:t>, needed for user localization, user</w:t>
      </w:r>
      <w:r w:rsidR="005B16B3" w:rsidRPr="699595DC">
        <w:rPr>
          <w:rStyle w:val="Enfasidelicata"/>
          <w:rFonts w:ascii="Bell MT" w:hAnsi="Bell MT"/>
          <w:i w:val="0"/>
          <w:iCs w:val="0"/>
          <w:sz w:val="24"/>
          <w:szCs w:val="24"/>
        </w:rPr>
        <w:t>-</w:t>
      </w:r>
      <w:r w:rsidR="00C028CD" w:rsidRPr="699595DC">
        <w:rPr>
          <w:rStyle w:val="Enfasidelicata"/>
          <w:rFonts w:ascii="Bell MT" w:hAnsi="Bell MT"/>
          <w:i w:val="0"/>
          <w:iCs w:val="0"/>
          <w:sz w:val="24"/>
          <w:szCs w:val="24"/>
        </w:rPr>
        <w:t>to</w:t>
      </w:r>
      <w:r w:rsidR="005B16B3" w:rsidRPr="699595DC">
        <w:rPr>
          <w:rStyle w:val="Enfasidelicata"/>
          <w:rFonts w:ascii="Bell MT" w:hAnsi="Bell MT"/>
          <w:i w:val="0"/>
          <w:iCs w:val="0"/>
          <w:sz w:val="24"/>
          <w:szCs w:val="24"/>
        </w:rPr>
        <w:t>-s</w:t>
      </w:r>
      <w:r w:rsidR="00C028CD" w:rsidRPr="699595DC">
        <w:rPr>
          <w:rStyle w:val="Enfasidelicata"/>
          <w:rFonts w:ascii="Bell MT" w:hAnsi="Bell MT"/>
          <w:i w:val="0"/>
          <w:iCs w:val="0"/>
          <w:sz w:val="24"/>
          <w:szCs w:val="24"/>
        </w:rPr>
        <w:t xml:space="preserve">tore </w:t>
      </w:r>
      <w:r w:rsidR="005B16B3" w:rsidRPr="699595DC">
        <w:rPr>
          <w:rStyle w:val="Enfasidelicata"/>
          <w:rFonts w:ascii="Bell MT" w:hAnsi="Bell MT"/>
          <w:i w:val="0"/>
          <w:iCs w:val="0"/>
          <w:sz w:val="24"/>
          <w:szCs w:val="24"/>
        </w:rPr>
        <w:t xml:space="preserve">distance </w:t>
      </w:r>
      <w:r w:rsidR="00C20BFD" w:rsidRPr="699595DC">
        <w:rPr>
          <w:rStyle w:val="Enfasidelicata"/>
          <w:rFonts w:ascii="Bell MT" w:hAnsi="Bell MT"/>
          <w:i w:val="0"/>
          <w:iCs w:val="0"/>
          <w:sz w:val="24"/>
          <w:szCs w:val="24"/>
        </w:rPr>
        <w:t>and time estimation and to find</w:t>
      </w:r>
      <w:r w:rsidR="000C0004" w:rsidRPr="699595DC">
        <w:rPr>
          <w:rStyle w:val="Enfasidelicata"/>
          <w:rFonts w:ascii="Bell MT" w:hAnsi="Bell MT"/>
          <w:i w:val="0"/>
          <w:iCs w:val="0"/>
          <w:sz w:val="24"/>
          <w:szCs w:val="24"/>
        </w:rPr>
        <w:t xml:space="preserve"> stor</w:t>
      </w:r>
      <w:r w:rsidR="00C20BFD" w:rsidRPr="699595DC">
        <w:rPr>
          <w:rStyle w:val="Enfasidelicata"/>
          <w:rFonts w:ascii="Bell MT" w:hAnsi="Bell MT"/>
          <w:i w:val="0"/>
          <w:iCs w:val="0"/>
          <w:sz w:val="24"/>
          <w:szCs w:val="24"/>
        </w:rPr>
        <w:t>es near a given address</w:t>
      </w:r>
      <w:r w:rsidR="000C0004" w:rsidRPr="699595DC">
        <w:rPr>
          <w:rStyle w:val="Enfasidelicata"/>
          <w:rFonts w:ascii="Bell MT" w:hAnsi="Bell MT"/>
          <w:i w:val="0"/>
          <w:iCs w:val="0"/>
          <w:sz w:val="24"/>
          <w:szCs w:val="24"/>
        </w:rPr>
        <w:t>.</w:t>
      </w:r>
    </w:p>
    <w:p w14:paraId="16069BF5" w14:textId="57C9CCE1" w:rsidR="00376F86" w:rsidRPr="001C30C0" w:rsidRDefault="001C30C0">
      <w:pPr>
        <w:pStyle w:val="Paragrafoelenco"/>
        <w:numPr>
          <w:ilvl w:val="0"/>
          <w:numId w:val="45"/>
        </w:numPr>
        <w:spacing w:line="240" w:lineRule="auto"/>
        <w:rPr>
          <w:rStyle w:val="Enfasidelicata"/>
          <w:rFonts w:ascii="Bell MT" w:hAnsi="Bell MT"/>
          <w:i w:val="0"/>
          <w:iCs w:val="0"/>
          <w:sz w:val="32"/>
          <w:szCs w:val="32"/>
        </w:rPr>
      </w:pPr>
      <w:r>
        <w:rPr>
          <w:rStyle w:val="Enfasidelicata"/>
          <w:rFonts w:ascii="Bell MT" w:hAnsi="Bell MT"/>
          <w:i w:val="0"/>
          <w:iCs w:val="0"/>
          <w:sz w:val="24"/>
          <w:szCs w:val="24"/>
        </w:rPr>
        <w:t xml:space="preserve">The system will require an interface with a memory storage unit to </w:t>
      </w:r>
      <w:r w:rsidRPr="699595DC">
        <w:rPr>
          <w:rStyle w:val="Enfasidelicata"/>
          <w:rFonts w:ascii="Bell MT" w:hAnsi="Bell MT"/>
          <w:i w:val="0"/>
          <w:iCs w:val="0"/>
          <w:sz w:val="24"/>
          <w:szCs w:val="24"/>
        </w:rPr>
        <w:t>manag</w:t>
      </w:r>
      <w:r>
        <w:rPr>
          <w:rStyle w:val="Enfasidelicata"/>
          <w:rFonts w:ascii="Bell MT" w:hAnsi="Bell MT"/>
          <w:i w:val="0"/>
          <w:iCs w:val="0"/>
          <w:sz w:val="24"/>
          <w:szCs w:val="24"/>
        </w:rPr>
        <w:t xml:space="preserve">e </w:t>
      </w:r>
      <w:r w:rsidRPr="699595DC">
        <w:rPr>
          <w:rStyle w:val="Enfasidelicata"/>
          <w:rFonts w:ascii="Bell MT" w:hAnsi="Bell MT"/>
          <w:i w:val="0"/>
          <w:iCs w:val="0"/>
          <w:sz w:val="24"/>
          <w:szCs w:val="24"/>
        </w:rPr>
        <w:t>store and ticket data and to allow lookups.</w:t>
      </w:r>
    </w:p>
    <w:p w14:paraId="1B9DC401" w14:textId="77777777" w:rsidR="00DF3309" w:rsidRDefault="00DF3309" w:rsidP="00923D58">
      <w:pPr>
        <w:pStyle w:val="Paragrafoelenco"/>
        <w:spacing w:line="240" w:lineRule="auto"/>
        <w:rPr>
          <w:rStyle w:val="Enfasidelicata"/>
          <w:rFonts w:ascii="Bell MT" w:hAnsi="Bell MT"/>
          <w:sz w:val="32"/>
          <w:szCs w:val="32"/>
        </w:rPr>
      </w:pPr>
    </w:p>
    <w:p w14:paraId="6B279E7A" w14:textId="55DF8681" w:rsidR="00DF3309"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Virtual user devices connect to the system via </w:t>
      </w:r>
      <w:r w:rsidR="00533346" w:rsidRPr="699595DC">
        <w:rPr>
          <w:rStyle w:val="Enfasidelicata"/>
          <w:rFonts w:ascii="Bell MT" w:hAnsi="Bell MT"/>
          <w:i w:val="0"/>
          <w:iCs w:val="0"/>
          <w:sz w:val="24"/>
          <w:szCs w:val="24"/>
        </w:rPr>
        <w:t>Internet</w:t>
      </w:r>
      <w:r w:rsidR="00684D5E" w:rsidRPr="699595DC">
        <w:rPr>
          <w:rStyle w:val="Enfasidelicata"/>
          <w:rFonts w:ascii="Bell MT" w:hAnsi="Bell MT"/>
          <w:i w:val="0"/>
          <w:iCs w:val="0"/>
          <w:sz w:val="24"/>
          <w:szCs w:val="24"/>
        </w:rPr>
        <w:t>.</w:t>
      </w:r>
    </w:p>
    <w:p w14:paraId="0028FAE0" w14:textId="1A0674D3" w:rsidR="00533346" w:rsidRPr="00B920D4" w:rsidRDefault="00533346" w:rsidP="699595DC">
      <w:pPr>
        <w:pStyle w:val="Paragrafoelenco"/>
        <w:numPr>
          <w:ilvl w:val="0"/>
          <w:numId w:val="46"/>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Ticket dispensers </w:t>
      </w:r>
      <w:r w:rsidR="0012126E" w:rsidRPr="699595DC">
        <w:rPr>
          <w:rStyle w:val="Enfasidelicata"/>
          <w:rFonts w:ascii="Bell MT" w:hAnsi="Bell MT"/>
          <w:i w:val="0"/>
          <w:iCs w:val="0"/>
          <w:sz w:val="24"/>
          <w:szCs w:val="24"/>
        </w:rPr>
        <w:t>can</w:t>
      </w:r>
      <w:r w:rsidR="00BC5397" w:rsidRPr="699595DC">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 xml:space="preserve">connect to system via </w:t>
      </w:r>
      <w:r w:rsidR="00684D5E" w:rsidRPr="699595DC">
        <w:rPr>
          <w:rStyle w:val="Enfasidelicata"/>
          <w:rFonts w:ascii="Bell MT" w:hAnsi="Bell MT"/>
          <w:i w:val="0"/>
          <w:iCs w:val="0"/>
          <w:sz w:val="24"/>
          <w:szCs w:val="24"/>
        </w:rPr>
        <w:t xml:space="preserve">ethernet </w:t>
      </w:r>
      <w:r w:rsidR="00BC5397" w:rsidRPr="699595DC">
        <w:rPr>
          <w:rStyle w:val="Enfasidelicata"/>
          <w:rFonts w:ascii="Bell MT" w:hAnsi="Bell MT"/>
          <w:i w:val="0"/>
          <w:iCs w:val="0"/>
          <w:sz w:val="24"/>
          <w:szCs w:val="24"/>
        </w:rPr>
        <w:t>cable</w:t>
      </w:r>
      <w:r w:rsidR="00706224" w:rsidRPr="699595DC">
        <w:rPr>
          <w:rStyle w:val="Enfasidelicata"/>
          <w:rFonts w:ascii="Bell MT" w:hAnsi="Bell MT"/>
          <w:i w:val="0"/>
          <w:iCs w:val="0"/>
          <w:sz w:val="24"/>
          <w:szCs w:val="24"/>
        </w:rPr>
        <w:t xml:space="preserve"> or </w:t>
      </w:r>
      <w:r w:rsidR="00684D5E" w:rsidRPr="699595DC">
        <w:rPr>
          <w:rStyle w:val="Enfasidelicata"/>
          <w:rFonts w:ascii="Bell MT" w:hAnsi="Bell MT"/>
          <w:i w:val="0"/>
          <w:iCs w:val="0"/>
          <w:sz w:val="24"/>
          <w:szCs w:val="24"/>
        </w:rPr>
        <w:t>by a wireless connection</w:t>
      </w:r>
      <w:r w:rsidR="0012126E" w:rsidRPr="699595DC">
        <w:rPr>
          <w:rStyle w:val="Enfasidelicata"/>
          <w:rFonts w:ascii="Bell MT" w:hAnsi="Bell MT"/>
          <w:i w:val="0"/>
          <w:iCs w:val="0"/>
          <w:sz w:val="24"/>
          <w:szCs w:val="24"/>
        </w:rPr>
        <w:t>.</w:t>
      </w:r>
      <w:r w:rsidR="00BC5397" w:rsidRPr="699595DC">
        <w:rPr>
          <w:rStyle w:val="Enfasidelicata"/>
          <w:rFonts w:ascii="Bell MT" w:hAnsi="Bell MT"/>
          <w:i w:val="0"/>
          <w:iCs w:val="0"/>
          <w:sz w:val="24"/>
          <w:szCs w:val="24"/>
        </w:rPr>
        <w:t xml:space="preserve"> </w:t>
      </w:r>
    </w:p>
    <w:p w14:paraId="5E6DDC43" w14:textId="056F4C9A" w:rsidR="00B25FA1" w:rsidRPr="00B43D73" w:rsidRDefault="2CD14F06" w:rsidP="699595DC">
      <w:pPr>
        <w:pStyle w:val="Paragrafoelenco"/>
        <w:numPr>
          <w:ilvl w:val="0"/>
          <w:numId w:val="46"/>
        </w:numPr>
        <w:spacing w:line="240" w:lineRule="auto"/>
        <w:rPr>
          <w:rStyle w:val="Enfasidelicata"/>
          <w:rFonts w:ascii="Bell MT" w:hAnsi="Bell MT"/>
          <w:i w:val="0"/>
          <w:iCs w:val="0"/>
          <w:sz w:val="32"/>
          <w:szCs w:val="32"/>
        </w:rPr>
      </w:pPr>
      <w:r w:rsidRPr="699595DC">
        <w:rPr>
          <w:rStyle w:val="Enfasidelicata"/>
          <w:rFonts w:ascii="Bell MT" w:hAnsi="Bell MT"/>
          <w:i w:val="0"/>
          <w:iCs w:val="0"/>
          <w:sz w:val="24"/>
          <w:szCs w:val="24"/>
        </w:rPr>
        <w:t xml:space="preserve">Shop manager’s device </w:t>
      </w:r>
      <w:r w:rsidR="00684D5E" w:rsidRPr="699595DC">
        <w:rPr>
          <w:rStyle w:val="Enfasidelicata"/>
          <w:rFonts w:ascii="Bell MT" w:hAnsi="Bell MT"/>
          <w:i w:val="0"/>
          <w:iCs w:val="0"/>
          <w:sz w:val="24"/>
          <w:szCs w:val="24"/>
        </w:rPr>
        <w:t>connects to the system</w:t>
      </w:r>
      <w:r w:rsidR="00B43D73" w:rsidRPr="699595DC">
        <w:rPr>
          <w:rStyle w:val="Enfasidelicata"/>
          <w:rFonts w:ascii="Bell MT" w:hAnsi="Bell MT"/>
          <w:i w:val="0"/>
          <w:iCs w:val="0"/>
          <w:sz w:val="24"/>
          <w:szCs w:val="24"/>
        </w:rPr>
        <w:t xml:space="preserve"> via </w:t>
      </w:r>
      <w:commentRangeStart w:id="315"/>
      <w:r w:rsidR="00B43D73" w:rsidRPr="699595DC">
        <w:rPr>
          <w:rStyle w:val="Enfasidelicata"/>
          <w:rFonts w:ascii="Bell MT" w:hAnsi="Bell MT"/>
          <w:i w:val="0"/>
          <w:iCs w:val="0"/>
          <w:sz w:val="24"/>
          <w:szCs w:val="24"/>
        </w:rPr>
        <w:t>Internet</w:t>
      </w:r>
      <w:commentRangeEnd w:id="315"/>
      <w:r w:rsidR="00684D5E">
        <w:commentReference w:id="315"/>
      </w:r>
      <w:r w:rsidR="00B43D73" w:rsidRPr="699595DC">
        <w:rPr>
          <w:rStyle w:val="Enfasidelicata"/>
          <w:rFonts w:ascii="Bell MT" w:hAnsi="Bell MT"/>
          <w:i w:val="0"/>
          <w:iCs w:val="0"/>
          <w:sz w:val="24"/>
          <w:szCs w:val="24"/>
        </w:rPr>
        <w:t>.</w:t>
      </w:r>
      <w:r w:rsidR="00B43D73" w:rsidRPr="699595DC">
        <w:rPr>
          <w:rStyle w:val="Enfasidelicata"/>
          <w:rFonts w:ascii="Bell MT" w:hAnsi="Bell MT"/>
          <w:i w:val="0"/>
          <w:iCs w:val="0"/>
          <w:sz w:val="32"/>
          <w:szCs w:val="32"/>
        </w:rPr>
        <w:t xml:space="preserve"> </w:t>
      </w:r>
    </w:p>
    <w:p w14:paraId="1C35903A" w14:textId="5C3BD332" w:rsidR="00290739" w:rsidRDefault="00290739" w:rsidP="00923D58">
      <w:pPr>
        <w:pStyle w:val="Paragrafoelenco"/>
        <w:rPr>
          <w:rStyle w:val="Enfasidelicata"/>
          <w:rFonts w:ascii="Bell MT" w:hAnsi="Bell MT"/>
          <w:sz w:val="32"/>
          <w:szCs w:val="32"/>
        </w:rPr>
      </w:pPr>
    </w:p>
    <w:p w14:paraId="7E2218B3" w14:textId="7D1A8EAC" w:rsidR="00D64D7E" w:rsidRDefault="00D64D7E" w:rsidP="00923D58">
      <w:pPr>
        <w:pStyle w:val="Paragrafoelenco"/>
        <w:rPr>
          <w:rStyle w:val="Enfasidelicata"/>
          <w:rFonts w:ascii="Bell MT" w:hAnsi="Bell MT"/>
          <w:sz w:val="32"/>
          <w:szCs w:val="32"/>
        </w:rPr>
      </w:pPr>
    </w:p>
    <w:p w14:paraId="7EE0623A" w14:textId="4AF14A06" w:rsidR="00D64D7E" w:rsidRDefault="00D64D7E" w:rsidP="00923D58">
      <w:pPr>
        <w:pStyle w:val="Paragrafoelenco"/>
        <w:rPr>
          <w:ins w:id="316" w:author="Giorgio Romeo" w:date="2020-12-07T00:04:00Z"/>
          <w:rStyle w:val="Enfasidelicata"/>
          <w:rFonts w:ascii="Bell MT" w:hAnsi="Bell MT"/>
          <w:sz w:val="32"/>
          <w:szCs w:val="32"/>
        </w:rPr>
      </w:pPr>
    </w:p>
    <w:p w14:paraId="25B1A41E" w14:textId="77777777" w:rsidR="00855732" w:rsidRDefault="00855732" w:rsidP="00923D58">
      <w:pPr>
        <w:pStyle w:val="Paragrafoelenco"/>
        <w:rPr>
          <w:rStyle w:val="Enfasidelicata"/>
          <w:rFonts w:ascii="Bell MT" w:hAnsi="Bell MT"/>
          <w:sz w:val="32"/>
          <w:szCs w:val="32"/>
        </w:rPr>
      </w:pPr>
    </w:p>
    <w:p w14:paraId="1018BEEB" w14:textId="206103CF" w:rsidR="00D64D7E" w:rsidRDefault="00D64D7E" w:rsidP="00923D58">
      <w:pPr>
        <w:pStyle w:val="Paragrafoelenco"/>
        <w:rPr>
          <w:rStyle w:val="Enfasidelicata"/>
          <w:rFonts w:ascii="Bell MT" w:hAnsi="Bell MT"/>
          <w:sz w:val="32"/>
          <w:szCs w:val="32"/>
        </w:rPr>
      </w:pPr>
    </w:p>
    <w:p w14:paraId="23D6576D" w14:textId="6BE4FE00" w:rsidR="00D64D7E" w:rsidRPr="00AE1191" w:rsidDel="00855732" w:rsidRDefault="00D64D7E" w:rsidP="00D01022">
      <w:pPr>
        <w:rPr>
          <w:del w:id="317" w:author="Giorgio Romeo" w:date="2020-12-07T00:04:00Z"/>
          <w:rStyle w:val="Enfasidelicata"/>
          <w:rFonts w:ascii="Bell MT" w:hAnsi="Bell MT"/>
          <w:sz w:val="32"/>
          <w:szCs w:val="32"/>
        </w:rPr>
      </w:pPr>
    </w:p>
    <w:p w14:paraId="660D1DCE" w14:textId="79B67370" w:rsidR="00073837" w:rsidRPr="00073837" w:rsidRDefault="00B76B18">
      <w:pPr>
        <w:pStyle w:val="Paragrafoelenco"/>
        <w:numPr>
          <w:ilvl w:val="0"/>
          <w:numId w:val="22"/>
        </w:numPr>
        <w:spacing w:line="360" w:lineRule="auto"/>
        <w:rPr>
          <w:rStyle w:val="Enfasidelicata"/>
          <w:rFonts w:ascii="Bell MT" w:hAnsi="Bell MT"/>
          <w:sz w:val="36"/>
          <w:szCs w:val="36"/>
        </w:rPr>
      </w:pPr>
      <w:r w:rsidRPr="00073837">
        <w:rPr>
          <w:rStyle w:val="Enfasidelicata"/>
          <w:rFonts w:ascii="Bell MT" w:hAnsi="Bell MT"/>
          <w:sz w:val="36"/>
          <w:szCs w:val="36"/>
        </w:rPr>
        <w:t xml:space="preserve">  </w:t>
      </w:r>
      <w:r w:rsidR="00290739" w:rsidRPr="00073837">
        <w:rPr>
          <w:rStyle w:val="Enfasidelicata"/>
          <w:rFonts w:ascii="Bell MT" w:hAnsi="Bell MT"/>
          <w:sz w:val="36"/>
          <w:szCs w:val="36"/>
        </w:rPr>
        <w:tab/>
      </w:r>
      <w:r w:rsidR="00DF3309" w:rsidRPr="00073837">
        <w:rPr>
          <w:rStyle w:val="Enfasidelicata"/>
          <w:rFonts w:ascii="Bell MT" w:hAnsi="Bell MT"/>
          <w:sz w:val="36"/>
          <w:szCs w:val="36"/>
        </w:rPr>
        <w:t>Functional Requirements:</w:t>
      </w:r>
    </w:p>
    <w:tbl>
      <w:tblPr>
        <w:tblStyle w:val="Grigliatabella"/>
        <w:tblpPr w:leftFromText="141" w:rightFromText="141" w:vertAnchor="page" w:horzAnchor="page" w:tblpX="721" w:tblpY="2650"/>
        <w:tblW w:w="5669" w:type="pct"/>
        <w:tblLayout w:type="fixed"/>
        <w:tblLook w:val="04A0" w:firstRow="1" w:lastRow="0" w:firstColumn="1" w:lastColumn="0" w:noHBand="0" w:noVBand="1"/>
        <w:tblPrChange w:id="318" w:author="Etion Pinari [2]" w:date="2020-12-06T12:32:00Z">
          <w:tblPr>
            <w:tblStyle w:val="Grigliatabella"/>
            <w:tblpPr w:leftFromText="141" w:rightFromText="141" w:vertAnchor="page" w:horzAnchor="page" w:tblpX="721" w:tblpY="2650"/>
            <w:tblW w:w="10885" w:type="dxa"/>
            <w:tblLayout w:type="fixed"/>
            <w:tblLook w:val="04A0" w:firstRow="1" w:lastRow="0" w:firstColumn="1" w:lastColumn="0" w:noHBand="0" w:noVBand="1"/>
          </w:tblPr>
        </w:tblPrChange>
      </w:tblPr>
      <w:tblGrid>
        <w:gridCol w:w="1116"/>
        <w:gridCol w:w="10179"/>
        <w:tblGridChange w:id="319">
          <w:tblGrid>
            <w:gridCol w:w="895"/>
            <w:gridCol w:w="9990"/>
          </w:tblGrid>
        </w:tblGridChange>
      </w:tblGrid>
      <w:tr w:rsidR="00BD7918" w:rsidDel="00451490" w14:paraId="16AC9093" w14:textId="53FD9668" w:rsidTr="00A14D2C">
        <w:trPr>
          <w:trHeight w:val="411"/>
          <w:del w:id="320" w:author="Etion Pinari [2]" w:date="2020-12-06T20:43:00Z"/>
          <w:trPrChange w:id="321" w:author="Etion Pinari [2]" w:date="2020-12-06T12:32:00Z">
            <w:trPr>
              <w:trHeight w:val="440"/>
            </w:trPr>
          </w:trPrChange>
        </w:trPr>
        <w:tc>
          <w:tcPr>
            <w:tcW w:w="494" w:type="pct"/>
            <w:shd w:val="clear" w:color="auto" w:fill="FF7C80"/>
            <w:tcPrChange w:id="322" w:author="Etion Pinari [2]" w:date="2020-12-06T12:32:00Z">
              <w:tcPr>
                <w:tcW w:w="895" w:type="dxa"/>
                <w:shd w:val="clear" w:color="auto" w:fill="FF7C80"/>
              </w:tcPr>
            </w:tcPrChange>
          </w:tcPr>
          <w:p w14:paraId="4E0658CF" w14:textId="73229353" w:rsidR="00BD7918" w:rsidRPr="00476A43" w:rsidDel="00451490" w:rsidRDefault="00BD7918" w:rsidP="00BD7918">
            <w:pPr>
              <w:pStyle w:val="Paragrafoelenco"/>
              <w:ind w:left="0"/>
              <w:rPr>
                <w:del w:id="323" w:author="Etion Pinari [2]" w:date="2020-12-06T20:43:00Z"/>
                <w:rFonts w:ascii="Bell MT" w:hAnsi="Bell MT" w:cs="Arial"/>
                <w:color w:val="000000"/>
                <w:sz w:val="28"/>
                <w:szCs w:val="28"/>
                <w:shd w:val="clear" w:color="auto" w:fill="FFFFFF"/>
              </w:rPr>
            </w:pPr>
            <w:bookmarkStart w:id="324" w:name="_Hlk57922340"/>
            <w:commentRangeStart w:id="325"/>
            <w:del w:id="326" w:author="Etion Pinari [2]" w:date="2020-12-06T20:43:00Z">
              <w:r w:rsidRPr="00476A43" w:rsidDel="00451490">
                <w:rPr>
                  <w:rFonts w:ascii="Bell MT" w:hAnsi="Bell MT" w:cs="Arial"/>
                  <w:color w:val="000000" w:themeColor="text1"/>
                  <w:sz w:val="28"/>
                  <w:szCs w:val="28"/>
                </w:rPr>
                <w:delText>R1</w:delText>
              </w:r>
            </w:del>
          </w:p>
        </w:tc>
        <w:tc>
          <w:tcPr>
            <w:tcW w:w="4506" w:type="pct"/>
            <w:tcPrChange w:id="327" w:author="Etion Pinari [2]" w:date="2020-12-06T12:32:00Z">
              <w:tcPr>
                <w:tcW w:w="9990" w:type="dxa"/>
              </w:tcPr>
            </w:tcPrChange>
          </w:tcPr>
          <w:p w14:paraId="6489D490" w14:textId="1C17B168" w:rsidR="00BD7918" w:rsidRPr="00476A43" w:rsidDel="00451490" w:rsidRDefault="00BD7918" w:rsidP="00BD7918">
            <w:pPr>
              <w:pStyle w:val="Paragrafoelenco"/>
              <w:ind w:left="0"/>
              <w:rPr>
                <w:del w:id="328" w:author="Etion Pinari [2]" w:date="2020-12-06T20:43:00Z"/>
                <w:rFonts w:ascii="Bell MT" w:hAnsi="Bell MT" w:cs="Arial"/>
                <w:b/>
                <w:bCs/>
                <w:color w:val="000000"/>
                <w:sz w:val="28"/>
                <w:szCs w:val="28"/>
                <w:shd w:val="clear" w:color="auto" w:fill="FFFFFF"/>
                <w:rPrChange w:id="329" w:author="Etion Pinari [2]" w:date="2020-12-06T12:14:00Z">
                  <w:rPr>
                    <w:del w:id="330" w:author="Etion Pinari [2]" w:date="2020-12-06T20:43:00Z"/>
                    <w:rFonts w:ascii="Bell MT" w:hAnsi="Bell MT" w:cs="Arial"/>
                    <w:b/>
                    <w:bCs/>
                    <w:color w:val="000000"/>
                    <w:sz w:val="26"/>
                    <w:szCs w:val="26"/>
                    <w:shd w:val="clear" w:color="auto" w:fill="FFFFFF"/>
                  </w:rPr>
                </w:rPrChange>
              </w:rPr>
            </w:pPr>
            <w:del w:id="331" w:author="Etion Pinari [2]" w:date="2020-12-06T20:43:00Z">
              <w:r w:rsidRPr="00A14D2C" w:rsidDel="00451490">
                <w:rPr>
                  <w:rFonts w:ascii="Bell MT" w:hAnsi="Bell MT" w:cs="Arial"/>
                  <w:b/>
                  <w:bCs/>
                  <w:color w:val="000000"/>
                  <w:sz w:val="28"/>
                  <w:szCs w:val="28"/>
                  <w:shd w:val="clear" w:color="auto" w:fill="FFFFFF"/>
                  <w:rPrChange w:id="332" w:author="Etion Pinari [2]" w:date="2020-12-06T12:33:00Z">
                    <w:rPr>
                      <w:rFonts w:ascii="Bell MT" w:hAnsi="Bell MT" w:cs="Arial"/>
                      <w:bCs/>
                      <w:color w:val="000000"/>
                      <w:sz w:val="26"/>
                      <w:szCs w:val="26"/>
                      <w:shd w:val="clear" w:color="auto" w:fill="FFFFFF"/>
                    </w:rPr>
                  </w:rPrChange>
                </w:rPr>
                <w:delText>The</w:delText>
              </w:r>
              <w:r w:rsidRPr="00A14D2C" w:rsidDel="00451490">
                <w:rPr>
                  <w:rFonts w:ascii="Bell MT" w:hAnsi="Bell MT" w:cs="Arial"/>
                  <w:b/>
                  <w:bCs/>
                  <w:color w:val="000000"/>
                  <w:sz w:val="28"/>
                  <w:szCs w:val="28"/>
                  <w:shd w:val="clear" w:color="auto" w:fill="FFFFFF"/>
                  <w:rPrChange w:id="333" w:author="Etion Pinari [2]" w:date="2020-12-06T12:33:00Z">
                    <w:rPr>
                      <w:rFonts w:ascii="Bell MT" w:hAnsi="Bell MT" w:cs="Arial"/>
                      <w:color w:val="000000"/>
                      <w:sz w:val="26"/>
                      <w:szCs w:val="26"/>
                      <w:shd w:val="clear" w:color="auto" w:fill="FFFFFF"/>
                    </w:rPr>
                  </w:rPrChange>
                </w:rPr>
                <w:delText xml:space="preserve"> system shall</w:delText>
              </w:r>
              <w:r w:rsidRPr="00476A43" w:rsidDel="00451490">
                <w:rPr>
                  <w:rFonts w:ascii="Bell MT" w:hAnsi="Bell MT" w:cs="Arial"/>
                  <w:color w:val="000000"/>
                  <w:sz w:val="28"/>
                  <w:szCs w:val="28"/>
                  <w:shd w:val="clear" w:color="auto" w:fill="FFFFFF"/>
                  <w:rPrChange w:id="334" w:author="Etion Pinari [2]" w:date="2020-12-06T12:14:00Z">
                    <w:rPr>
                      <w:rFonts w:ascii="Bell MT" w:hAnsi="Bell MT" w:cs="Arial"/>
                      <w:color w:val="000000"/>
                      <w:sz w:val="26"/>
                      <w:szCs w:val="26"/>
                      <w:shd w:val="clear" w:color="auto" w:fill="FFFFFF"/>
                    </w:rPr>
                  </w:rPrChange>
                </w:rPr>
                <w:delText xml:space="preserve"> allow users to get a ticket with a date and time that shows when to go to a certain store</w:delText>
              </w:r>
              <w:r w:rsidR="0010361F" w:rsidRPr="00476A43" w:rsidDel="00451490">
                <w:rPr>
                  <w:rFonts w:ascii="Bell MT" w:hAnsi="Bell MT" w:cs="Arial"/>
                  <w:color w:val="000000"/>
                  <w:sz w:val="28"/>
                  <w:szCs w:val="28"/>
                  <w:shd w:val="clear" w:color="auto" w:fill="FFFFFF"/>
                  <w:rPrChange w:id="335" w:author="Etion Pinari [2]" w:date="2020-12-06T12:14:00Z">
                    <w:rPr>
                      <w:rFonts w:ascii="Bell MT" w:hAnsi="Bell MT" w:cs="Arial"/>
                      <w:color w:val="000000"/>
                      <w:sz w:val="26"/>
                      <w:szCs w:val="26"/>
                      <w:shd w:val="clear" w:color="auto" w:fill="FFFFFF"/>
                    </w:rPr>
                  </w:rPrChange>
                </w:rPr>
                <w:delText>,</w:delText>
              </w:r>
              <w:r w:rsidRPr="00476A43" w:rsidDel="00451490">
                <w:rPr>
                  <w:rFonts w:ascii="Bell MT" w:hAnsi="Bell MT" w:cs="Arial"/>
                  <w:color w:val="000000"/>
                  <w:sz w:val="28"/>
                  <w:szCs w:val="28"/>
                  <w:shd w:val="clear" w:color="auto" w:fill="FFFFFF"/>
                  <w:rPrChange w:id="336" w:author="Etion Pinari [2]" w:date="2020-12-06T12:14:00Z">
                    <w:rPr>
                      <w:rFonts w:ascii="Bell MT" w:hAnsi="Bell MT" w:cs="Arial"/>
                      <w:color w:val="000000"/>
                      <w:sz w:val="26"/>
                      <w:szCs w:val="26"/>
                      <w:shd w:val="clear" w:color="auto" w:fill="FFFFFF"/>
                    </w:rPr>
                  </w:rPrChange>
                </w:rPr>
                <w:delText xml:space="preserve"> virtually</w:delText>
              </w:r>
            </w:del>
          </w:p>
        </w:tc>
      </w:tr>
      <w:tr w:rsidR="00BD7918" w:rsidDel="00451490" w14:paraId="25E620C3" w14:textId="62357BDA" w:rsidTr="00A14D2C">
        <w:trPr>
          <w:trHeight w:val="474"/>
          <w:del w:id="337" w:author="Etion Pinari [2]" w:date="2020-12-06T20:43:00Z"/>
          <w:trPrChange w:id="338" w:author="Etion Pinari [2]" w:date="2020-12-06T12:32:00Z">
            <w:trPr>
              <w:trHeight w:val="506"/>
            </w:trPr>
          </w:trPrChange>
        </w:trPr>
        <w:tc>
          <w:tcPr>
            <w:tcW w:w="494" w:type="pct"/>
            <w:shd w:val="clear" w:color="auto" w:fill="FF7C80"/>
            <w:tcPrChange w:id="339" w:author="Etion Pinari [2]" w:date="2020-12-06T12:32:00Z">
              <w:tcPr>
                <w:tcW w:w="895" w:type="dxa"/>
                <w:shd w:val="clear" w:color="auto" w:fill="FF7C80"/>
              </w:tcPr>
            </w:tcPrChange>
          </w:tcPr>
          <w:p w14:paraId="75331F55" w14:textId="41A9147A" w:rsidR="00BD7918" w:rsidRPr="00476A43" w:rsidDel="00451490" w:rsidRDefault="00BD7918" w:rsidP="00BD7918">
            <w:pPr>
              <w:pStyle w:val="Paragrafoelenco"/>
              <w:ind w:left="0"/>
              <w:rPr>
                <w:del w:id="340" w:author="Etion Pinari [2]" w:date="2020-12-06T20:43:00Z"/>
                <w:rFonts w:ascii="Bell MT" w:hAnsi="Bell MT" w:cs="Arial"/>
                <w:color w:val="000000"/>
                <w:sz w:val="28"/>
                <w:szCs w:val="28"/>
                <w:shd w:val="clear" w:color="auto" w:fill="FFFFFF"/>
              </w:rPr>
            </w:pPr>
            <w:del w:id="341" w:author="Etion Pinari [2]" w:date="2020-12-06T20:43:00Z">
              <w:r w:rsidRPr="00476A43" w:rsidDel="00451490">
                <w:rPr>
                  <w:rFonts w:ascii="Bell MT" w:hAnsi="Bell MT" w:cs="Arial"/>
                  <w:color w:val="000000" w:themeColor="text1"/>
                  <w:sz w:val="28"/>
                  <w:szCs w:val="28"/>
                </w:rPr>
                <w:delText>R2</w:delText>
              </w:r>
            </w:del>
          </w:p>
        </w:tc>
        <w:tc>
          <w:tcPr>
            <w:tcW w:w="4506" w:type="pct"/>
            <w:shd w:val="clear" w:color="auto" w:fill="auto"/>
            <w:tcPrChange w:id="342" w:author="Etion Pinari [2]" w:date="2020-12-06T12:32:00Z">
              <w:tcPr>
                <w:tcW w:w="9990" w:type="dxa"/>
                <w:shd w:val="clear" w:color="auto" w:fill="auto"/>
              </w:tcPr>
            </w:tcPrChange>
          </w:tcPr>
          <w:p w14:paraId="4545E81B" w14:textId="22F9BF88" w:rsidR="00BD7918" w:rsidRPr="00476A43" w:rsidDel="00451490" w:rsidRDefault="00BD7918" w:rsidP="00BD7918">
            <w:pPr>
              <w:pStyle w:val="Paragrafoelenco"/>
              <w:ind w:left="0"/>
              <w:rPr>
                <w:del w:id="343" w:author="Etion Pinari [2]" w:date="2020-12-06T20:43:00Z"/>
                <w:rFonts w:ascii="Bell MT" w:hAnsi="Bell MT" w:cs="Arial"/>
                <w:color w:val="000000"/>
                <w:sz w:val="28"/>
                <w:szCs w:val="28"/>
                <w:shd w:val="clear" w:color="auto" w:fill="FFFFFF"/>
                <w:rPrChange w:id="344" w:author="Etion Pinari [2]" w:date="2020-12-06T12:14:00Z">
                  <w:rPr>
                    <w:del w:id="345" w:author="Etion Pinari [2]" w:date="2020-12-06T20:43:00Z"/>
                    <w:rFonts w:ascii="Bell MT" w:hAnsi="Bell MT" w:cs="Arial"/>
                    <w:color w:val="000000"/>
                    <w:sz w:val="26"/>
                    <w:szCs w:val="26"/>
                    <w:shd w:val="clear" w:color="auto" w:fill="FFFFFF"/>
                  </w:rPr>
                </w:rPrChange>
              </w:rPr>
            </w:pPr>
            <w:del w:id="346" w:author="Etion Pinari [2]" w:date="2020-12-06T20:43:00Z">
              <w:r w:rsidRPr="00A14D2C" w:rsidDel="00451490">
                <w:rPr>
                  <w:rFonts w:ascii="Bell MT" w:hAnsi="Bell MT" w:cs="Arial"/>
                  <w:b/>
                  <w:bCs/>
                  <w:color w:val="000000"/>
                  <w:sz w:val="28"/>
                  <w:szCs w:val="28"/>
                  <w:shd w:val="clear" w:color="auto" w:fill="FFFFFF"/>
                  <w:rPrChange w:id="347"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348" w:author="Etion Pinari [2]" w:date="2020-12-06T12:14:00Z">
                    <w:rPr>
                      <w:rFonts w:ascii="Bell MT" w:hAnsi="Bell MT" w:cs="Arial"/>
                      <w:color w:val="000000"/>
                      <w:sz w:val="26"/>
                      <w:szCs w:val="26"/>
                      <w:shd w:val="clear" w:color="auto" w:fill="FFFFFF"/>
                    </w:rPr>
                  </w:rPrChange>
                </w:rPr>
                <w:delText xml:space="preserve"> allow users to get a ticket with a date and time that shows when to go to a certain store</w:delText>
              </w:r>
              <w:r w:rsidR="0010361F" w:rsidRPr="00476A43" w:rsidDel="00451490">
                <w:rPr>
                  <w:rFonts w:ascii="Bell MT" w:hAnsi="Bell MT" w:cs="Arial"/>
                  <w:color w:val="000000"/>
                  <w:sz w:val="28"/>
                  <w:szCs w:val="28"/>
                  <w:shd w:val="clear" w:color="auto" w:fill="FFFFFF"/>
                  <w:rPrChange w:id="349" w:author="Etion Pinari [2]" w:date="2020-12-06T12:14:00Z">
                    <w:rPr>
                      <w:rFonts w:ascii="Bell MT" w:hAnsi="Bell MT" w:cs="Arial"/>
                      <w:color w:val="000000"/>
                      <w:sz w:val="26"/>
                      <w:szCs w:val="26"/>
                      <w:shd w:val="clear" w:color="auto" w:fill="FFFFFF"/>
                    </w:rPr>
                  </w:rPrChange>
                </w:rPr>
                <w:delText>,</w:delText>
              </w:r>
              <w:r w:rsidRPr="00476A43" w:rsidDel="00451490">
                <w:rPr>
                  <w:rFonts w:ascii="Bell MT" w:hAnsi="Bell MT" w:cs="Arial"/>
                  <w:color w:val="000000"/>
                  <w:sz w:val="28"/>
                  <w:szCs w:val="28"/>
                  <w:shd w:val="clear" w:color="auto" w:fill="FFFFFF"/>
                  <w:rPrChange w:id="350" w:author="Etion Pinari [2]" w:date="2020-12-06T12:14:00Z">
                    <w:rPr>
                      <w:rFonts w:ascii="Bell MT" w:hAnsi="Bell MT" w:cs="Arial"/>
                      <w:color w:val="000000"/>
                      <w:sz w:val="26"/>
                      <w:szCs w:val="26"/>
                      <w:shd w:val="clear" w:color="auto" w:fill="FFFFFF"/>
                    </w:rPr>
                  </w:rPrChange>
                </w:rPr>
                <w:delText xml:space="preserve"> physically</w:delText>
              </w:r>
              <w:commentRangeStart w:id="351"/>
              <w:commentRangeEnd w:id="351"/>
              <w:r w:rsidRPr="00476A43" w:rsidDel="00451490">
                <w:rPr>
                  <w:rStyle w:val="Rimandocommento"/>
                  <w:rFonts w:ascii="Bell MT" w:hAnsi="Bell MT"/>
                  <w:sz w:val="28"/>
                  <w:szCs w:val="28"/>
                  <w:rPrChange w:id="352" w:author="Etion Pinari [2]" w:date="2020-12-06T12:14:00Z">
                    <w:rPr>
                      <w:rStyle w:val="Rimandocommento"/>
                    </w:rPr>
                  </w:rPrChange>
                </w:rPr>
                <w:commentReference w:id="351"/>
              </w:r>
            </w:del>
          </w:p>
        </w:tc>
      </w:tr>
      <w:tr w:rsidR="00BD7918" w:rsidDel="00451490" w14:paraId="17E1ECF8" w14:textId="15908DDF" w:rsidTr="00A14D2C">
        <w:trPr>
          <w:trHeight w:val="373"/>
          <w:del w:id="353" w:author="Etion Pinari [2]" w:date="2020-12-06T20:43:00Z"/>
          <w:trPrChange w:id="354" w:author="Etion Pinari [2]" w:date="2020-12-06T12:32:00Z">
            <w:trPr>
              <w:trHeight w:val="398"/>
            </w:trPr>
          </w:trPrChange>
        </w:trPr>
        <w:tc>
          <w:tcPr>
            <w:tcW w:w="494" w:type="pct"/>
            <w:shd w:val="clear" w:color="auto" w:fill="FF7C80"/>
            <w:tcPrChange w:id="355" w:author="Etion Pinari [2]" w:date="2020-12-06T12:32:00Z">
              <w:tcPr>
                <w:tcW w:w="895" w:type="dxa"/>
                <w:shd w:val="clear" w:color="auto" w:fill="FF7C80"/>
              </w:tcPr>
            </w:tcPrChange>
          </w:tcPr>
          <w:p w14:paraId="0883A139" w14:textId="1B837387" w:rsidR="00BD7918" w:rsidRPr="00476A43" w:rsidDel="00451490" w:rsidRDefault="00BD7918" w:rsidP="00BD7918">
            <w:pPr>
              <w:pStyle w:val="Paragrafoelenco"/>
              <w:ind w:left="0"/>
              <w:rPr>
                <w:del w:id="356" w:author="Etion Pinari [2]" w:date="2020-12-06T20:43:00Z"/>
                <w:rFonts w:ascii="Bell MT" w:hAnsi="Bell MT" w:cs="Arial"/>
                <w:color w:val="000000"/>
                <w:sz w:val="28"/>
                <w:szCs w:val="28"/>
                <w:shd w:val="clear" w:color="auto" w:fill="FFFFFF"/>
              </w:rPr>
            </w:pPr>
            <w:del w:id="357" w:author="Etion Pinari [2]" w:date="2020-12-06T20:43:00Z">
              <w:r w:rsidRPr="00476A43" w:rsidDel="00451490">
                <w:rPr>
                  <w:rFonts w:ascii="Bell MT" w:hAnsi="Bell MT" w:cs="Arial"/>
                  <w:color w:val="000000" w:themeColor="text1"/>
                  <w:sz w:val="28"/>
                  <w:szCs w:val="28"/>
                </w:rPr>
                <w:delText>R3</w:delText>
              </w:r>
            </w:del>
          </w:p>
        </w:tc>
        <w:tc>
          <w:tcPr>
            <w:tcW w:w="4506" w:type="pct"/>
            <w:tcPrChange w:id="358" w:author="Etion Pinari [2]" w:date="2020-12-06T12:32:00Z">
              <w:tcPr>
                <w:tcW w:w="9990" w:type="dxa"/>
              </w:tcPr>
            </w:tcPrChange>
          </w:tcPr>
          <w:p w14:paraId="3CCCCD04" w14:textId="10292581" w:rsidR="00BD7918" w:rsidRPr="00476A43" w:rsidDel="00451490" w:rsidRDefault="00BD7918" w:rsidP="00BD7918">
            <w:pPr>
              <w:pStyle w:val="Paragrafoelenco"/>
              <w:ind w:left="0"/>
              <w:rPr>
                <w:del w:id="359" w:author="Etion Pinari [2]" w:date="2020-12-06T20:43:00Z"/>
                <w:rFonts w:ascii="Bell MT" w:hAnsi="Bell MT" w:cs="Arial"/>
                <w:color w:val="000000"/>
                <w:sz w:val="28"/>
                <w:szCs w:val="28"/>
                <w:shd w:val="clear" w:color="auto" w:fill="FFFFFF"/>
                <w:rPrChange w:id="360" w:author="Etion Pinari [2]" w:date="2020-12-06T12:14:00Z">
                  <w:rPr>
                    <w:del w:id="361" w:author="Etion Pinari [2]" w:date="2020-12-06T20:43:00Z"/>
                    <w:rFonts w:ascii="Bell MT" w:hAnsi="Bell MT" w:cs="Arial"/>
                    <w:color w:val="000000"/>
                    <w:sz w:val="26"/>
                    <w:szCs w:val="26"/>
                    <w:shd w:val="clear" w:color="auto" w:fill="FFFFFF"/>
                  </w:rPr>
                </w:rPrChange>
              </w:rPr>
            </w:pPr>
            <w:del w:id="362" w:author="Etion Pinari [2]" w:date="2020-12-06T20:43:00Z">
              <w:r w:rsidRPr="00A14D2C" w:rsidDel="00451490">
                <w:rPr>
                  <w:rFonts w:ascii="Bell MT" w:hAnsi="Bell MT" w:cs="Arial"/>
                  <w:b/>
                  <w:bCs/>
                  <w:color w:val="000000"/>
                  <w:sz w:val="28"/>
                  <w:szCs w:val="28"/>
                  <w:shd w:val="clear" w:color="auto" w:fill="FFFFFF"/>
                  <w:rPrChange w:id="363"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364" w:author="Etion Pinari [2]" w:date="2020-12-06T12:14:00Z">
                    <w:rPr>
                      <w:rFonts w:ascii="Bell MT" w:hAnsi="Bell MT" w:cs="Arial"/>
                      <w:color w:val="000000"/>
                      <w:sz w:val="26"/>
                      <w:szCs w:val="26"/>
                      <w:shd w:val="clear" w:color="auto" w:fill="FFFFFF"/>
                    </w:rPr>
                  </w:rPrChange>
                </w:rPr>
                <w:delText xml:space="preserve"> allow users to book a visit virtually with their desired store, up to the next 7 upcoming days </w:delText>
              </w:r>
            </w:del>
          </w:p>
        </w:tc>
      </w:tr>
      <w:tr w:rsidR="00BD7918" w:rsidDel="00451490" w14:paraId="31B142E4" w14:textId="2FF8509E" w:rsidTr="00A14D2C">
        <w:trPr>
          <w:trHeight w:val="108"/>
          <w:del w:id="365" w:author="Etion Pinari [2]" w:date="2020-12-06T20:43:00Z"/>
          <w:trPrChange w:id="366" w:author="Etion Pinari [2]" w:date="2020-12-06T12:32:00Z">
            <w:trPr>
              <w:trHeight w:val="117"/>
            </w:trPr>
          </w:trPrChange>
        </w:trPr>
        <w:tc>
          <w:tcPr>
            <w:tcW w:w="494" w:type="pct"/>
            <w:shd w:val="clear" w:color="auto" w:fill="FF7C80"/>
            <w:tcPrChange w:id="367" w:author="Etion Pinari [2]" w:date="2020-12-06T12:32:00Z">
              <w:tcPr>
                <w:tcW w:w="895" w:type="dxa"/>
                <w:shd w:val="clear" w:color="auto" w:fill="FF7C80"/>
              </w:tcPr>
            </w:tcPrChange>
          </w:tcPr>
          <w:p w14:paraId="514CA9C1" w14:textId="301F633A" w:rsidR="00BD7918" w:rsidRPr="00476A43" w:rsidDel="00451490" w:rsidRDefault="00BD7918" w:rsidP="00BD7918">
            <w:pPr>
              <w:pStyle w:val="Paragrafoelenco"/>
              <w:ind w:left="0"/>
              <w:rPr>
                <w:del w:id="368" w:author="Etion Pinari [2]" w:date="2020-12-06T20:43:00Z"/>
                <w:rFonts w:ascii="Bell MT" w:hAnsi="Bell MT" w:cs="Arial"/>
                <w:color w:val="000000"/>
                <w:sz w:val="28"/>
                <w:szCs w:val="28"/>
                <w:shd w:val="clear" w:color="auto" w:fill="FFFFFF"/>
              </w:rPr>
            </w:pPr>
            <w:del w:id="369" w:author="Etion Pinari [2]" w:date="2020-12-06T20:43:00Z">
              <w:r w:rsidRPr="00476A43" w:rsidDel="00451490">
                <w:rPr>
                  <w:rFonts w:ascii="Bell MT" w:hAnsi="Bell MT" w:cs="Arial"/>
                  <w:color w:val="000000" w:themeColor="text1"/>
                  <w:sz w:val="28"/>
                  <w:szCs w:val="28"/>
                </w:rPr>
                <w:delText>R4</w:delText>
              </w:r>
            </w:del>
          </w:p>
        </w:tc>
        <w:tc>
          <w:tcPr>
            <w:tcW w:w="4506" w:type="pct"/>
            <w:tcPrChange w:id="370" w:author="Etion Pinari [2]" w:date="2020-12-06T12:32:00Z">
              <w:tcPr>
                <w:tcW w:w="9990" w:type="dxa"/>
              </w:tcPr>
            </w:tcPrChange>
          </w:tcPr>
          <w:p w14:paraId="05192BC8" w14:textId="25830F8D" w:rsidR="00BD7918" w:rsidRPr="00476A43" w:rsidDel="00451490" w:rsidRDefault="00BD7918" w:rsidP="00BD7918">
            <w:pPr>
              <w:pStyle w:val="Paragrafoelenco"/>
              <w:ind w:left="0"/>
              <w:rPr>
                <w:del w:id="371" w:author="Etion Pinari [2]" w:date="2020-12-06T20:43:00Z"/>
                <w:rFonts w:ascii="Bell MT" w:hAnsi="Bell MT" w:cs="Arial"/>
                <w:color w:val="000000"/>
                <w:sz w:val="28"/>
                <w:szCs w:val="28"/>
                <w:shd w:val="clear" w:color="auto" w:fill="FFFFFF"/>
                <w:rPrChange w:id="372" w:author="Etion Pinari [2]" w:date="2020-12-06T12:14:00Z">
                  <w:rPr>
                    <w:del w:id="373" w:author="Etion Pinari [2]" w:date="2020-12-06T20:43:00Z"/>
                    <w:rFonts w:ascii="Bell MT" w:hAnsi="Bell MT" w:cs="Arial"/>
                    <w:color w:val="000000"/>
                    <w:sz w:val="26"/>
                    <w:szCs w:val="26"/>
                    <w:shd w:val="clear" w:color="auto" w:fill="FFFFFF"/>
                  </w:rPr>
                </w:rPrChange>
              </w:rPr>
            </w:pPr>
            <w:del w:id="374" w:author="Etion Pinari [2]" w:date="2020-12-06T20:43:00Z">
              <w:r w:rsidRPr="00A14D2C" w:rsidDel="00451490">
                <w:rPr>
                  <w:rFonts w:ascii="Bell MT" w:hAnsi="Bell MT" w:cs="Arial"/>
                  <w:b/>
                  <w:bCs/>
                  <w:color w:val="000000"/>
                  <w:sz w:val="28"/>
                  <w:szCs w:val="28"/>
                  <w:shd w:val="clear" w:color="auto" w:fill="FFFFFF"/>
                  <w:rPrChange w:id="375"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376" w:author="Etion Pinari [2]" w:date="2020-12-06T12:14:00Z">
                    <w:rPr>
                      <w:rFonts w:ascii="Bell MT" w:hAnsi="Bell MT" w:cs="Arial"/>
                      <w:color w:val="000000"/>
                      <w:sz w:val="26"/>
                      <w:szCs w:val="26"/>
                      <w:shd w:val="clear" w:color="auto" w:fill="FFFFFF"/>
                    </w:rPr>
                  </w:rPrChange>
                </w:rPr>
                <w:delText xml:space="preserve"> allow users to look up on a map available stores where to go to</w:delText>
              </w:r>
            </w:del>
          </w:p>
        </w:tc>
      </w:tr>
      <w:tr w:rsidR="00BD7918" w:rsidDel="00451490" w14:paraId="6B91CD08" w14:textId="2FF7CB1C" w:rsidTr="00A14D2C">
        <w:trPr>
          <w:trHeight w:val="108"/>
          <w:del w:id="377" w:author="Etion Pinari [2]" w:date="2020-12-06T20:43:00Z"/>
          <w:trPrChange w:id="378" w:author="Etion Pinari [2]" w:date="2020-12-06T12:32:00Z">
            <w:trPr>
              <w:trHeight w:val="117"/>
            </w:trPr>
          </w:trPrChange>
        </w:trPr>
        <w:tc>
          <w:tcPr>
            <w:tcW w:w="494" w:type="pct"/>
            <w:shd w:val="clear" w:color="auto" w:fill="FF7C80"/>
            <w:tcPrChange w:id="379" w:author="Etion Pinari [2]" w:date="2020-12-06T12:32:00Z">
              <w:tcPr>
                <w:tcW w:w="895" w:type="dxa"/>
                <w:shd w:val="clear" w:color="auto" w:fill="FF7C80"/>
              </w:tcPr>
            </w:tcPrChange>
          </w:tcPr>
          <w:p w14:paraId="785FF73F" w14:textId="0CFC3869" w:rsidR="00BD7918" w:rsidRPr="00476A43" w:rsidDel="00451490" w:rsidRDefault="00BD7918" w:rsidP="00BD7918">
            <w:pPr>
              <w:pStyle w:val="Paragrafoelenco"/>
              <w:ind w:left="0"/>
              <w:rPr>
                <w:del w:id="380" w:author="Etion Pinari [2]" w:date="2020-12-06T20:43:00Z"/>
                <w:rFonts w:ascii="Bell MT" w:hAnsi="Bell MT" w:cs="Arial"/>
                <w:color w:val="000000"/>
                <w:sz w:val="28"/>
                <w:szCs w:val="28"/>
                <w:shd w:val="clear" w:color="auto" w:fill="FFFFFF"/>
              </w:rPr>
            </w:pPr>
            <w:del w:id="381" w:author="Etion Pinari [2]" w:date="2020-12-06T20:43:00Z">
              <w:r w:rsidRPr="00476A43" w:rsidDel="00451490">
                <w:rPr>
                  <w:rFonts w:ascii="Bell MT" w:hAnsi="Bell MT" w:cs="Arial"/>
                  <w:color w:val="000000" w:themeColor="text1"/>
                  <w:sz w:val="28"/>
                  <w:szCs w:val="28"/>
                </w:rPr>
                <w:delText>R5</w:delText>
              </w:r>
            </w:del>
          </w:p>
        </w:tc>
        <w:tc>
          <w:tcPr>
            <w:tcW w:w="4506" w:type="pct"/>
            <w:tcPrChange w:id="382" w:author="Etion Pinari [2]" w:date="2020-12-06T12:32:00Z">
              <w:tcPr>
                <w:tcW w:w="9990" w:type="dxa"/>
              </w:tcPr>
            </w:tcPrChange>
          </w:tcPr>
          <w:p w14:paraId="149D2499" w14:textId="7110E395" w:rsidR="00BD7918" w:rsidRPr="00476A43" w:rsidDel="00451490" w:rsidRDefault="00BD7918" w:rsidP="00BD7918">
            <w:pPr>
              <w:pStyle w:val="Paragrafoelenco"/>
              <w:ind w:left="0"/>
              <w:rPr>
                <w:del w:id="383" w:author="Etion Pinari [2]" w:date="2020-12-06T20:43:00Z"/>
                <w:rFonts w:ascii="Bell MT" w:hAnsi="Bell MT" w:cs="Arial"/>
                <w:color w:val="000000" w:themeColor="text1"/>
                <w:sz w:val="28"/>
                <w:szCs w:val="28"/>
                <w:rPrChange w:id="384" w:author="Etion Pinari [2]" w:date="2020-12-06T12:14:00Z">
                  <w:rPr>
                    <w:del w:id="385" w:author="Etion Pinari [2]" w:date="2020-12-06T20:43:00Z"/>
                    <w:rFonts w:ascii="Bell MT" w:hAnsi="Bell MT" w:cs="Arial"/>
                    <w:color w:val="000000" w:themeColor="text1"/>
                    <w:sz w:val="26"/>
                    <w:szCs w:val="26"/>
                  </w:rPr>
                </w:rPrChange>
              </w:rPr>
            </w:pPr>
            <w:del w:id="386" w:author="Etion Pinari [2]" w:date="2020-12-06T20:43:00Z">
              <w:r w:rsidRPr="00A14D2C" w:rsidDel="00451490">
                <w:rPr>
                  <w:rFonts w:ascii="Bell MT" w:hAnsi="Bell MT" w:cs="Arial"/>
                  <w:b/>
                  <w:bCs/>
                  <w:color w:val="000000" w:themeColor="text1"/>
                  <w:sz w:val="28"/>
                  <w:szCs w:val="28"/>
                  <w:rPrChange w:id="387"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88" w:author="Etion Pinari [2]" w:date="2020-12-06T12:14:00Z">
                    <w:rPr>
                      <w:rFonts w:ascii="Bell MT" w:hAnsi="Bell MT" w:cs="Arial"/>
                      <w:color w:val="000000" w:themeColor="text1"/>
                      <w:sz w:val="26"/>
                      <w:szCs w:val="26"/>
                    </w:rPr>
                  </w:rPrChange>
                </w:rPr>
                <w:delText xml:space="preserve"> ask users how much he or she thinks the trip will last</w:delText>
              </w:r>
            </w:del>
          </w:p>
        </w:tc>
      </w:tr>
      <w:tr w:rsidR="00BD7918" w:rsidDel="00451490" w14:paraId="54407D85" w14:textId="2FF8AD85" w:rsidTr="00A14D2C">
        <w:trPr>
          <w:trHeight w:val="108"/>
          <w:del w:id="389" w:author="Etion Pinari [2]" w:date="2020-12-06T20:43:00Z"/>
          <w:trPrChange w:id="390" w:author="Etion Pinari [2]" w:date="2020-12-06T12:32:00Z">
            <w:trPr>
              <w:trHeight w:val="117"/>
            </w:trPr>
          </w:trPrChange>
        </w:trPr>
        <w:tc>
          <w:tcPr>
            <w:tcW w:w="494" w:type="pct"/>
            <w:shd w:val="clear" w:color="auto" w:fill="FF7C80"/>
            <w:tcPrChange w:id="391" w:author="Etion Pinari [2]" w:date="2020-12-06T12:32:00Z">
              <w:tcPr>
                <w:tcW w:w="895" w:type="dxa"/>
                <w:shd w:val="clear" w:color="auto" w:fill="FF7C80"/>
              </w:tcPr>
            </w:tcPrChange>
          </w:tcPr>
          <w:p w14:paraId="5373A8BC" w14:textId="0318B5F2" w:rsidR="00BD7918" w:rsidRPr="00476A43" w:rsidDel="00451490" w:rsidRDefault="00BD7918" w:rsidP="00BD7918">
            <w:pPr>
              <w:pStyle w:val="Paragrafoelenco"/>
              <w:ind w:left="0"/>
              <w:rPr>
                <w:del w:id="392" w:author="Etion Pinari [2]" w:date="2020-12-06T20:43:00Z"/>
                <w:rFonts w:ascii="Bell MT" w:hAnsi="Bell MT" w:cs="Arial"/>
                <w:color w:val="000000"/>
                <w:sz w:val="28"/>
                <w:szCs w:val="28"/>
                <w:shd w:val="clear" w:color="auto" w:fill="FFFFFF"/>
              </w:rPr>
            </w:pPr>
            <w:del w:id="393" w:author="Etion Pinari [2]" w:date="2020-12-06T20:43:00Z">
              <w:r w:rsidRPr="00476A43" w:rsidDel="00451490">
                <w:rPr>
                  <w:rFonts w:ascii="Bell MT" w:hAnsi="Bell MT" w:cs="Arial"/>
                  <w:color w:val="000000" w:themeColor="text1"/>
                  <w:sz w:val="28"/>
                  <w:szCs w:val="28"/>
                </w:rPr>
                <w:delText>R6</w:delText>
              </w:r>
            </w:del>
          </w:p>
        </w:tc>
        <w:tc>
          <w:tcPr>
            <w:tcW w:w="4506" w:type="pct"/>
            <w:tcPrChange w:id="394" w:author="Etion Pinari [2]" w:date="2020-12-06T12:32:00Z">
              <w:tcPr>
                <w:tcW w:w="9990" w:type="dxa"/>
              </w:tcPr>
            </w:tcPrChange>
          </w:tcPr>
          <w:p w14:paraId="171D25D1" w14:textId="65CACBC8" w:rsidR="00BD7918" w:rsidRPr="00476A43" w:rsidDel="00451490" w:rsidRDefault="00BD7918" w:rsidP="00BD7918">
            <w:pPr>
              <w:pStyle w:val="Paragrafoelenco"/>
              <w:ind w:left="0"/>
              <w:rPr>
                <w:del w:id="395" w:author="Etion Pinari [2]" w:date="2020-12-06T20:43:00Z"/>
                <w:rFonts w:ascii="Bell MT" w:hAnsi="Bell MT" w:cs="Arial"/>
                <w:color w:val="000000"/>
                <w:sz w:val="28"/>
                <w:szCs w:val="28"/>
                <w:shd w:val="clear" w:color="auto" w:fill="FFFFFF"/>
                <w:rPrChange w:id="396" w:author="Etion Pinari [2]" w:date="2020-12-06T12:14:00Z">
                  <w:rPr>
                    <w:del w:id="397" w:author="Etion Pinari [2]" w:date="2020-12-06T20:43:00Z"/>
                    <w:rFonts w:ascii="Bell MT" w:hAnsi="Bell MT" w:cs="Arial"/>
                    <w:color w:val="000000"/>
                    <w:sz w:val="26"/>
                    <w:szCs w:val="26"/>
                    <w:shd w:val="clear" w:color="auto" w:fill="FFFFFF"/>
                  </w:rPr>
                </w:rPrChange>
              </w:rPr>
            </w:pPr>
            <w:del w:id="398" w:author="Etion Pinari [2]" w:date="2020-12-06T20:43:00Z">
              <w:r w:rsidRPr="00A14D2C" w:rsidDel="00451490">
                <w:rPr>
                  <w:rFonts w:ascii="Bell MT" w:hAnsi="Bell MT" w:cs="Arial"/>
                  <w:b/>
                  <w:bCs/>
                  <w:color w:val="000000"/>
                  <w:sz w:val="28"/>
                  <w:szCs w:val="28"/>
                  <w:shd w:val="clear" w:color="auto" w:fill="FFFFFF"/>
                  <w:rPrChange w:id="399"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400" w:author="Etion Pinari [2]" w:date="2020-12-06T12:14:00Z">
                    <w:rPr>
                      <w:rFonts w:ascii="Bell MT" w:hAnsi="Bell MT" w:cs="Arial"/>
                      <w:color w:val="000000"/>
                      <w:sz w:val="26"/>
                      <w:szCs w:val="26"/>
                      <w:shd w:val="clear" w:color="auto" w:fill="FFFFFF"/>
                    </w:rPr>
                  </w:rPrChange>
                </w:rPr>
                <w:delText xml:space="preserve"> </w:delText>
              </w:r>
              <w:commentRangeStart w:id="401"/>
              <w:r w:rsidRPr="00476A43" w:rsidDel="00451490">
                <w:rPr>
                  <w:rFonts w:ascii="Bell MT" w:hAnsi="Bell MT" w:cs="Arial"/>
                  <w:color w:val="000000"/>
                  <w:sz w:val="28"/>
                  <w:szCs w:val="28"/>
                  <w:shd w:val="clear" w:color="auto" w:fill="FFFFFF"/>
                  <w:rPrChange w:id="402" w:author="Etion Pinari [2]" w:date="2020-12-06T12:14:00Z">
                    <w:rPr>
                      <w:rFonts w:ascii="Bell MT" w:hAnsi="Bell MT" w:cs="Arial"/>
                      <w:color w:val="000000"/>
                      <w:sz w:val="26"/>
                      <w:szCs w:val="26"/>
                      <w:shd w:val="clear" w:color="auto" w:fill="FFFFFF"/>
                    </w:rPr>
                  </w:rPrChange>
                </w:rPr>
                <w:delText xml:space="preserve">allow users to be identified </w:delText>
              </w:r>
              <w:commentRangeEnd w:id="401"/>
              <w:r w:rsidR="00A26F1D" w:rsidRPr="00476A43" w:rsidDel="00451490">
                <w:rPr>
                  <w:rStyle w:val="Rimandocommento"/>
                  <w:rFonts w:ascii="Bell MT" w:hAnsi="Bell MT"/>
                  <w:sz w:val="28"/>
                  <w:szCs w:val="28"/>
                  <w:rPrChange w:id="403" w:author="Etion Pinari [2]" w:date="2020-12-06T12:14:00Z">
                    <w:rPr>
                      <w:rStyle w:val="Rimandocommento"/>
                    </w:rPr>
                  </w:rPrChange>
                </w:rPr>
                <w:commentReference w:id="401"/>
              </w:r>
              <w:r w:rsidRPr="00476A43" w:rsidDel="00451490">
                <w:rPr>
                  <w:rFonts w:ascii="Bell MT" w:hAnsi="Bell MT" w:cs="Arial"/>
                  <w:color w:val="000000"/>
                  <w:sz w:val="28"/>
                  <w:szCs w:val="28"/>
                  <w:shd w:val="clear" w:color="auto" w:fill="FFFFFF"/>
                  <w:rPrChange w:id="404" w:author="Etion Pinari [2]" w:date="2020-12-06T12:14:00Z">
                    <w:rPr>
                      <w:rFonts w:ascii="Bell MT" w:hAnsi="Bell MT" w:cs="Arial"/>
                      <w:color w:val="000000"/>
                      <w:sz w:val="26"/>
                      <w:szCs w:val="26"/>
                      <w:shd w:val="clear" w:color="auto" w:fill="FFFFFF"/>
                    </w:rPr>
                  </w:rPrChange>
                </w:rPr>
                <w:delText xml:space="preserve">by their phone unique ID </w:delText>
              </w:r>
            </w:del>
          </w:p>
        </w:tc>
      </w:tr>
      <w:tr w:rsidR="00BD7918" w:rsidDel="00451490" w14:paraId="7C26C6DF" w14:textId="6FE8779D" w:rsidTr="00A14D2C">
        <w:trPr>
          <w:trHeight w:val="108"/>
          <w:del w:id="405" w:author="Etion Pinari [2]" w:date="2020-12-06T20:43:00Z"/>
          <w:trPrChange w:id="406" w:author="Etion Pinari [2]" w:date="2020-12-06T12:32:00Z">
            <w:trPr>
              <w:trHeight w:val="117"/>
            </w:trPr>
          </w:trPrChange>
        </w:trPr>
        <w:tc>
          <w:tcPr>
            <w:tcW w:w="494" w:type="pct"/>
            <w:shd w:val="clear" w:color="auto" w:fill="FF7C80"/>
            <w:tcPrChange w:id="407" w:author="Etion Pinari [2]" w:date="2020-12-06T12:32:00Z">
              <w:tcPr>
                <w:tcW w:w="895" w:type="dxa"/>
                <w:shd w:val="clear" w:color="auto" w:fill="FF7C80"/>
              </w:tcPr>
            </w:tcPrChange>
          </w:tcPr>
          <w:p w14:paraId="491C32CE" w14:textId="27093FB3" w:rsidR="00BD7918" w:rsidRPr="00476A43" w:rsidDel="00451490" w:rsidRDefault="00BD7918" w:rsidP="00BD7918">
            <w:pPr>
              <w:pStyle w:val="Paragrafoelenco"/>
              <w:ind w:left="0"/>
              <w:rPr>
                <w:del w:id="408" w:author="Etion Pinari [2]" w:date="2020-12-06T20:43:00Z"/>
                <w:rFonts w:ascii="Bell MT" w:hAnsi="Bell MT" w:cs="Arial"/>
                <w:color w:val="000000"/>
                <w:sz w:val="28"/>
                <w:szCs w:val="28"/>
                <w:shd w:val="clear" w:color="auto" w:fill="FFFFFF"/>
              </w:rPr>
            </w:pPr>
            <w:del w:id="409" w:author="Etion Pinari [2]" w:date="2020-12-06T20:43:00Z">
              <w:r w:rsidRPr="00476A43" w:rsidDel="00451490">
                <w:rPr>
                  <w:rFonts w:ascii="Bell MT" w:hAnsi="Bell MT" w:cs="Arial"/>
                  <w:color w:val="000000" w:themeColor="text1"/>
                  <w:sz w:val="28"/>
                  <w:szCs w:val="28"/>
                </w:rPr>
                <w:delText>R7</w:delText>
              </w:r>
            </w:del>
          </w:p>
        </w:tc>
        <w:tc>
          <w:tcPr>
            <w:tcW w:w="4506" w:type="pct"/>
            <w:tcPrChange w:id="410" w:author="Etion Pinari [2]" w:date="2020-12-06T12:32:00Z">
              <w:tcPr>
                <w:tcW w:w="9990" w:type="dxa"/>
              </w:tcPr>
            </w:tcPrChange>
          </w:tcPr>
          <w:p w14:paraId="59D5DA5B" w14:textId="2852147B" w:rsidR="00BD7918" w:rsidRPr="00476A43" w:rsidDel="00451490" w:rsidRDefault="00BD7918" w:rsidP="00BD7918">
            <w:pPr>
              <w:pStyle w:val="Paragrafoelenco"/>
              <w:ind w:left="0"/>
              <w:rPr>
                <w:del w:id="411" w:author="Etion Pinari [2]" w:date="2020-12-06T20:43:00Z"/>
                <w:rFonts w:ascii="Bell MT" w:hAnsi="Bell MT" w:cs="Arial"/>
                <w:color w:val="000000"/>
                <w:sz w:val="28"/>
                <w:szCs w:val="28"/>
                <w:shd w:val="clear" w:color="auto" w:fill="FFFFFF"/>
                <w:rPrChange w:id="412" w:author="Etion Pinari [2]" w:date="2020-12-06T12:14:00Z">
                  <w:rPr>
                    <w:del w:id="413" w:author="Etion Pinari [2]" w:date="2020-12-06T20:43:00Z"/>
                    <w:rFonts w:ascii="Bell MT" w:hAnsi="Bell MT" w:cs="Arial"/>
                    <w:color w:val="000000"/>
                    <w:sz w:val="26"/>
                    <w:szCs w:val="26"/>
                    <w:shd w:val="clear" w:color="auto" w:fill="FFFFFF"/>
                  </w:rPr>
                </w:rPrChange>
              </w:rPr>
            </w:pPr>
            <w:del w:id="414" w:author="Etion Pinari [2]" w:date="2020-12-06T20:43:00Z">
              <w:r w:rsidRPr="00A14D2C" w:rsidDel="00451490">
                <w:rPr>
                  <w:rFonts w:ascii="Bell MT" w:hAnsi="Bell MT" w:cs="Arial"/>
                  <w:b/>
                  <w:bCs/>
                  <w:color w:val="000000"/>
                  <w:sz w:val="28"/>
                  <w:szCs w:val="28"/>
                  <w:shd w:val="clear" w:color="auto" w:fill="FFFFFF"/>
                  <w:rPrChange w:id="415"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416" w:author="Etion Pinari [2]" w:date="2020-12-06T12:14:00Z">
                    <w:rPr>
                      <w:rFonts w:ascii="Bell MT" w:hAnsi="Bell MT" w:cs="Arial"/>
                      <w:color w:val="000000"/>
                      <w:sz w:val="26"/>
                      <w:szCs w:val="26"/>
                      <w:shd w:val="clear" w:color="auto" w:fill="FFFFFF"/>
                    </w:rPr>
                  </w:rPrChange>
                </w:rPr>
                <w:delText xml:space="preserve"> allow users to be identified by a username of their choosing</w:delText>
              </w:r>
            </w:del>
          </w:p>
        </w:tc>
      </w:tr>
      <w:tr w:rsidR="00BD7918" w:rsidDel="00451490" w14:paraId="0A8E56CC" w14:textId="7EB1DBC1" w:rsidTr="00A14D2C">
        <w:trPr>
          <w:trHeight w:val="108"/>
          <w:del w:id="417" w:author="Etion Pinari [2]" w:date="2020-12-06T20:43:00Z"/>
          <w:trPrChange w:id="418" w:author="Etion Pinari [2]" w:date="2020-12-06T12:32:00Z">
            <w:trPr>
              <w:trHeight w:val="117"/>
            </w:trPr>
          </w:trPrChange>
        </w:trPr>
        <w:tc>
          <w:tcPr>
            <w:tcW w:w="494" w:type="pct"/>
            <w:shd w:val="clear" w:color="auto" w:fill="FF7C80"/>
            <w:tcPrChange w:id="419" w:author="Etion Pinari [2]" w:date="2020-12-06T12:32:00Z">
              <w:tcPr>
                <w:tcW w:w="895" w:type="dxa"/>
                <w:shd w:val="clear" w:color="auto" w:fill="FF7C80"/>
              </w:tcPr>
            </w:tcPrChange>
          </w:tcPr>
          <w:p w14:paraId="76A855D7" w14:textId="2A6668AB" w:rsidR="00BD7918" w:rsidRPr="00476A43" w:rsidDel="00451490" w:rsidRDefault="00BD7918" w:rsidP="00BD7918">
            <w:pPr>
              <w:pStyle w:val="Paragrafoelenco"/>
              <w:ind w:left="0"/>
              <w:rPr>
                <w:del w:id="420" w:author="Etion Pinari [2]" w:date="2020-12-06T20:43:00Z"/>
                <w:rFonts w:ascii="Bell MT" w:hAnsi="Bell MT" w:cs="Arial"/>
                <w:color w:val="000000" w:themeColor="text1"/>
                <w:sz w:val="28"/>
                <w:szCs w:val="28"/>
              </w:rPr>
            </w:pPr>
            <w:del w:id="421" w:author="Etion Pinari [2]" w:date="2020-12-06T20:43:00Z">
              <w:r w:rsidRPr="00476A43" w:rsidDel="00451490">
                <w:rPr>
                  <w:rFonts w:ascii="Bell MT" w:hAnsi="Bell MT" w:cs="Arial"/>
                  <w:color w:val="000000" w:themeColor="text1"/>
                  <w:sz w:val="28"/>
                  <w:szCs w:val="28"/>
                </w:rPr>
                <w:delText>R8</w:delText>
              </w:r>
            </w:del>
          </w:p>
        </w:tc>
        <w:tc>
          <w:tcPr>
            <w:tcW w:w="4506" w:type="pct"/>
            <w:tcPrChange w:id="422" w:author="Etion Pinari [2]" w:date="2020-12-06T12:32:00Z">
              <w:tcPr>
                <w:tcW w:w="9990" w:type="dxa"/>
              </w:tcPr>
            </w:tcPrChange>
          </w:tcPr>
          <w:p w14:paraId="32F20A9F" w14:textId="38570D9C" w:rsidR="00BD7918" w:rsidRPr="00476A43" w:rsidDel="00451490" w:rsidRDefault="00BD7918" w:rsidP="00BD7918">
            <w:pPr>
              <w:pStyle w:val="Paragrafoelenco"/>
              <w:ind w:left="0"/>
              <w:rPr>
                <w:del w:id="423" w:author="Etion Pinari [2]" w:date="2020-12-06T20:43:00Z"/>
                <w:rFonts w:ascii="Bell MT" w:hAnsi="Bell MT" w:cs="Arial"/>
                <w:color w:val="000000" w:themeColor="text1"/>
                <w:sz w:val="28"/>
                <w:szCs w:val="28"/>
                <w:rPrChange w:id="424" w:author="Etion Pinari [2]" w:date="2020-12-06T12:14:00Z">
                  <w:rPr>
                    <w:del w:id="425" w:author="Etion Pinari [2]" w:date="2020-12-06T20:43:00Z"/>
                    <w:rFonts w:ascii="Bell MT" w:hAnsi="Bell MT" w:cs="Arial"/>
                    <w:color w:val="000000" w:themeColor="text1"/>
                    <w:sz w:val="26"/>
                    <w:szCs w:val="26"/>
                  </w:rPr>
                </w:rPrChange>
              </w:rPr>
            </w:pPr>
            <w:del w:id="426" w:author="Etion Pinari [2]" w:date="2020-12-06T20:43:00Z">
              <w:r w:rsidRPr="00A14D2C" w:rsidDel="00451490">
                <w:rPr>
                  <w:rFonts w:ascii="Bell MT" w:hAnsi="Bell MT" w:cs="Arial"/>
                  <w:b/>
                  <w:bCs/>
                  <w:color w:val="000000" w:themeColor="text1"/>
                  <w:sz w:val="28"/>
                  <w:szCs w:val="28"/>
                  <w:rPrChange w:id="427"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28" w:author="Etion Pinari [2]" w:date="2020-12-06T12:14:00Z">
                    <w:rPr>
                      <w:rFonts w:ascii="Bell MT" w:hAnsi="Bell MT" w:cs="Arial"/>
                      <w:color w:val="000000" w:themeColor="text1"/>
                      <w:sz w:val="26"/>
                      <w:szCs w:val="26"/>
                    </w:rPr>
                  </w:rPrChange>
                </w:rPr>
                <w:delText xml:space="preserve"> notify the user who has been inactive for 30 seconds while on the confirmation page of booking a ticket, on other available stores he could go to</w:delText>
              </w:r>
            </w:del>
          </w:p>
        </w:tc>
      </w:tr>
      <w:tr w:rsidR="00BD7918" w:rsidDel="00451490" w14:paraId="49B12D13" w14:textId="3B2BB683" w:rsidTr="00A14D2C">
        <w:trPr>
          <w:trHeight w:val="108"/>
          <w:del w:id="429" w:author="Etion Pinari [2]" w:date="2020-12-06T20:43:00Z"/>
          <w:trPrChange w:id="430" w:author="Etion Pinari [2]" w:date="2020-12-06T12:32:00Z">
            <w:trPr>
              <w:trHeight w:val="117"/>
            </w:trPr>
          </w:trPrChange>
        </w:trPr>
        <w:tc>
          <w:tcPr>
            <w:tcW w:w="494" w:type="pct"/>
            <w:shd w:val="clear" w:color="auto" w:fill="FF7C80"/>
            <w:tcPrChange w:id="431" w:author="Etion Pinari [2]" w:date="2020-12-06T12:32:00Z">
              <w:tcPr>
                <w:tcW w:w="895" w:type="dxa"/>
                <w:shd w:val="clear" w:color="auto" w:fill="FF7C80"/>
              </w:tcPr>
            </w:tcPrChange>
          </w:tcPr>
          <w:p w14:paraId="11A48C34" w14:textId="60E05676" w:rsidR="00BD7918" w:rsidRPr="00476A43" w:rsidDel="00451490" w:rsidRDefault="00BD7918" w:rsidP="00BD7918">
            <w:pPr>
              <w:pStyle w:val="Paragrafoelenco"/>
              <w:ind w:left="0"/>
              <w:rPr>
                <w:del w:id="432" w:author="Etion Pinari [2]" w:date="2020-12-06T20:43:00Z"/>
                <w:rFonts w:ascii="Bell MT" w:hAnsi="Bell MT" w:cs="Arial"/>
                <w:color w:val="000000" w:themeColor="text1"/>
                <w:sz w:val="28"/>
                <w:szCs w:val="28"/>
              </w:rPr>
            </w:pPr>
            <w:del w:id="433" w:author="Etion Pinari [2]" w:date="2020-12-06T20:43:00Z">
              <w:r w:rsidRPr="00476A43" w:rsidDel="00451490">
                <w:rPr>
                  <w:rFonts w:ascii="Bell MT" w:hAnsi="Bell MT" w:cs="Arial"/>
                  <w:color w:val="000000" w:themeColor="text1"/>
                  <w:sz w:val="28"/>
                  <w:szCs w:val="28"/>
                </w:rPr>
                <w:delText>R9</w:delText>
              </w:r>
            </w:del>
          </w:p>
        </w:tc>
        <w:tc>
          <w:tcPr>
            <w:tcW w:w="4506" w:type="pct"/>
            <w:tcPrChange w:id="434" w:author="Etion Pinari [2]" w:date="2020-12-06T12:32:00Z">
              <w:tcPr>
                <w:tcW w:w="9990" w:type="dxa"/>
              </w:tcPr>
            </w:tcPrChange>
          </w:tcPr>
          <w:p w14:paraId="70A3744A" w14:textId="260C2672" w:rsidR="00BD7918" w:rsidRPr="00476A43" w:rsidDel="00451490" w:rsidRDefault="00BD7918" w:rsidP="00BD7918">
            <w:pPr>
              <w:pStyle w:val="Paragrafoelenco"/>
              <w:ind w:left="0"/>
              <w:rPr>
                <w:del w:id="435" w:author="Etion Pinari [2]" w:date="2020-12-06T20:43:00Z"/>
                <w:rFonts w:ascii="Bell MT" w:hAnsi="Bell MT" w:cs="Arial"/>
                <w:color w:val="000000" w:themeColor="text1"/>
                <w:sz w:val="28"/>
                <w:szCs w:val="28"/>
                <w:rPrChange w:id="436" w:author="Etion Pinari [2]" w:date="2020-12-06T12:14:00Z">
                  <w:rPr>
                    <w:del w:id="437" w:author="Etion Pinari [2]" w:date="2020-12-06T20:43:00Z"/>
                    <w:rFonts w:ascii="Bell MT" w:hAnsi="Bell MT" w:cs="Arial"/>
                    <w:color w:val="000000" w:themeColor="text1"/>
                    <w:sz w:val="26"/>
                    <w:szCs w:val="26"/>
                  </w:rPr>
                </w:rPrChange>
              </w:rPr>
            </w:pPr>
            <w:del w:id="438" w:author="Etion Pinari [2]" w:date="2020-12-06T20:43:00Z">
              <w:r w:rsidRPr="00A14D2C" w:rsidDel="00451490">
                <w:rPr>
                  <w:rFonts w:ascii="Bell MT" w:hAnsi="Bell MT" w:cs="Arial"/>
                  <w:b/>
                  <w:bCs/>
                  <w:color w:val="000000" w:themeColor="text1"/>
                  <w:sz w:val="28"/>
                  <w:szCs w:val="28"/>
                  <w:rPrChange w:id="439"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40" w:author="Etion Pinari [2]" w:date="2020-12-06T12:14:00Z">
                    <w:rPr>
                      <w:rFonts w:ascii="Bell MT" w:hAnsi="Bell MT" w:cs="Arial"/>
                      <w:color w:val="000000" w:themeColor="text1"/>
                      <w:sz w:val="26"/>
                      <w:szCs w:val="26"/>
                    </w:rPr>
                  </w:rPrChange>
                </w:rPr>
                <w:delText xml:space="preserve"> allow its users to insert information about which categories or items they want to buy</w:delText>
              </w:r>
            </w:del>
          </w:p>
        </w:tc>
      </w:tr>
      <w:tr w:rsidR="00BD7918" w:rsidDel="00451490" w14:paraId="0F2FFD1E" w14:textId="59EAF7BB" w:rsidTr="00A14D2C">
        <w:trPr>
          <w:trHeight w:val="108"/>
          <w:del w:id="441" w:author="Etion Pinari [2]" w:date="2020-12-06T20:43:00Z"/>
          <w:trPrChange w:id="442" w:author="Etion Pinari [2]" w:date="2020-12-06T12:32:00Z">
            <w:trPr>
              <w:trHeight w:val="117"/>
            </w:trPr>
          </w:trPrChange>
        </w:trPr>
        <w:tc>
          <w:tcPr>
            <w:tcW w:w="494" w:type="pct"/>
            <w:shd w:val="clear" w:color="auto" w:fill="FF7C80"/>
            <w:tcPrChange w:id="443" w:author="Etion Pinari [2]" w:date="2020-12-06T12:32:00Z">
              <w:tcPr>
                <w:tcW w:w="895" w:type="dxa"/>
                <w:shd w:val="clear" w:color="auto" w:fill="FF7C80"/>
              </w:tcPr>
            </w:tcPrChange>
          </w:tcPr>
          <w:p w14:paraId="2D1B04D9" w14:textId="49A2E7C0" w:rsidR="00BD7918" w:rsidRPr="00476A43" w:rsidDel="00451490" w:rsidRDefault="00BD7918" w:rsidP="00BD7918">
            <w:pPr>
              <w:pStyle w:val="Paragrafoelenco"/>
              <w:ind w:left="0"/>
              <w:rPr>
                <w:del w:id="444" w:author="Etion Pinari [2]" w:date="2020-12-06T20:43:00Z"/>
                <w:rFonts w:ascii="Bell MT" w:hAnsi="Bell MT" w:cs="Arial"/>
                <w:color w:val="000000" w:themeColor="text1"/>
                <w:sz w:val="28"/>
                <w:szCs w:val="28"/>
              </w:rPr>
            </w:pPr>
            <w:del w:id="445" w:author="Etion Pinari [2]" w:date="2020-12-06T20:43:00Z">
              <w:r w:rsidRPr="00476A43" w:rsidDel="00451490">
                <w:rPr>
                  <w:rFonts w:ascii="Bell MT" w:hAnsi="Bell MT" w:cs="Arial"/>
                  <w:color w:val="000000" w:themeColor="text1"/>
                  <w:sz w:val="28"/>
                  <w:szCs w:val="28"/>
                </w:rPr>
                <w:delText>R10</w:delText>
              </w:r>
            </w:del>
          </w:p>
        </w:tc>
        <w:tc>
          <w:tcPr>
            <w:tcW w:w="4506" w:type="pct"/>
            <w:tcPrChange w:id="446" w:author="Etion Pinari [2]" w:date="2020-12-06T12:32:00Z">
              <w:tcPr>
                <w:tcW w:w="9990" w:type="dxa"/>
              </w:tcPr>
            </w:tcPrChange>
          </w:tcPr>
          <w:p w14:paraId="0095D599" w14:textId="5656C5B1" w:rsidR="00BD7918" w:rsidRPr="00476A43" w:rsidDel="00451490" w:rsidRDefault="00BD7918" w:rsidP="00BD7918">
            <w:pPr>
              <w:pStyle w:val="Paragrafoelenco"/>
              <w:ind w:left="0"/>
              <w:rPr>
                <w:del w:id="447" w:author="Etion Pinari [2]" w:date="2020-12-06T20:43:00Z"/>
                <w:rFonts w:ascii="Bell MT" w:hAnsi="Bell MT" w:cs="Arial"/>
                <w:color w:val="000000" w:themeColor="text1"/>
                <w:sz w:val="28"/>
                <w:szCs w:val="28"/>
                <w:rPrChange w:id="448" w:author="Etion Pinari [2]" w:date="2020-12-06T12:14:00Z">
                  <w:rPr>
                    <w:del w:id="449" w:author="Etion Pinari [2]" w:date="2020-12-06T20:43:00Z"/>
                    <w:rFonts w:ascii="Bell MT" w:hAnsi="Bell MT" w:cs="Arial"/>
                    <w:color w:val="000000" w:themeColor="text1"/>
                    <w:sz w:val="26"/>
                    <w:szCs w:val="26"/>
                  </w:rPr>
                </w:rPrChange>
              </w:rPr>
            </w:pPr>
            <w:del w:id="450" w:author="Etion Pinari [2]" w:date="2020-12-06T20:43:00Z">
              <w:r w:rsidRPr="00A14D2C" w:rsidDel="00451490">
                <w:rPr>
                  <w:rFonts w:ascii="Bell MT" w:hAnsi="Bell MT" w:cs="Arial"/>
                  <w:b/>
                  <w:bCs/>
                  <w:color w:val="000000" w:themeColor="text1"/>
                  <w:sz w:val="28"/>
                  <w:szCs w:val="28"/>
                  <w:rPrChange w:id="451"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52" w:author="Etion Pinari [2]" w:date="2020-12-06T12:14:00Z">
                    <w:rPr>
                      <w:rFonts w:ascii="Bell MT" w:hAnsi="Bell MT" w:cs="Arial"/>
                      <w:color w:val="000000" w:themeColor="text1"/>
                      <w:sz w:val="26"/>
                      <w:szCs w:val="26"/>
                    </w:rPr>
                  </w:rPrChange>
                </w:rPr>
                <w:delText xml:space="preserve"> infer how long it will take for customers to buy all products</w:delText>
              </w:r>
            </w:del>
          </w:p>
        </w:tc>
      </w:tr>
      <w:tr w:rsidR="00BD7918" w:rsidDel="00451490" w14:paraId="32228CB3" w14:textId="1E87E281" w:rsidTr="00A14D2C">
        <w:trPr>
          <w:trHeight w:val="108"/>
          <w:del w:id="453" w:author="Etion Pinari [2]" w:date="2020-12-06T20:43:00Z"/>
          <w:trPrChange w:id="454" w:author="Etion Pinari [2]" w:date="2020-12-06T12:32:00Z">
            <w:trPr>
              <w:trHeight w:val="117"/>
            </w:trPr>
          </w:trPrChange>
        </w:trPr>
        <w:tc>
          <w:tcPr>
            <w:tcW w:w="494" w:type="pct"/>
            <w:shd w:val="clear" w:color="auto" w:fill="FF7C80"/>
            <w:tcPrChange w:id="455" w:author="Etion Pinari [2]" w:date="2020-12-06T12:32:00Z">
              <w:tcPr>
                <w:tcW w:w="895" w:type="dxa"/>
                <w:shd w:val="clear" w:color="auto" w:fill="FF7C80"/>
              </w:tcPr>
            </w:tcPrChange>
          </w:tcPr>
          <w:p w14:paraId="3F0E13A8" w14:textId="6963DC84" w:rsidR="00BD7918" w:rsidRPr="00476A43" w:rsidDel="00451490" w:rsidRDefault="00BD7918" w:rsidP="00BD7918">
            <w:pPr>
              <w:pStyle w:val="Paragrafoelenco"/>
              <w:ind w:left="0"/>
              <w:rPr>
                <w:del w:id="456" w:author="Etion Pinari [2]" w:date="2020-12-06T20:43:00Z"/>
                <w:rFonts w:ascii="Bell MT" w:hAnsi="Bell MT" w:cs="Arial"/>
                <w:color w:val="000000" w:themeColor="text1"/>
                <w:sz w:val="28"/>
                <w:szCs w:val="28"/>
              </w:rPr>
            </w:pPr>
            <w:del w:id="457" w:author="Etion Pinari [2]" w:date="2020-12-06T20:43:00Z">
              <w:r w:rsidRPr="00476A43" w:rsidDel="00451490">
                <w:rPr>
                  <w:rFonts w:ascii="Bell MT" w:hAnsi="Bell MT" w:cs="Arial"/>
                  <w:color w:val="000000" w:themeColor="text1"/>
                  <w:sz w:val="28"/>
                  <w:szCs w:val="28"/>
                </w:rPr>
                <w:delText>R11</w:delText>
              </w:r>
            </w:del>
          </w:p>
        </w:tc>
        <w:tc>
          <w:tcPr>
            <w:tcW w:w="4506" w:type="pct"/>
            <w:tcPrChange w:id="458" w:author="Etion Pinari [2]" w:date="2020-12-06T12:32:00Z">
              <w:tcPr>
                <w:tcW w:w="9990" w:type="dxa"/>
              </w:tcPr>
            </w:tcPrChange>
          </w:tcPr>
          <w:p w14:paraId="1A14FC5F" w14:textId="1292A31A" w:rsidR="00BD7918" w:rsidRPr="00476A43" w:rsidDel="00451490" w:rsidRDefault="00BD7918" w:rsidP="00BD7918">
            <w:pPr>
              <w:pStyle w:val="Paragrafoelenco"/>
              <w:ind w:left="0"/>
              <w:rPr>
                <w:del w:id="459" w:author="Etion Pinari [2]" w:date="2020-12-06T20:43:00Z"/>
                <w:rFonts w:ascii="Bell MT" w:hAnsi="Bell MT" w:cs="Arial"/>
                <w:color w:val="000000" w:themeColor="text1"/>
                <w:sz w:val="28"/>
                <w:szCs w:val="28"/>
                <w:rPrChange w:id="460" w:author="Etion Pinari [2]" w:date="2020-12-06T12:14:00Z">
                  <w:rPr>
                    <w:del w:id="461" w:author="Etion Pinari [2]" w:date="2020-12-06T20:43:00Z"/>
                    <w:rFonts w:ascii="Bell MT" w:hAnsi="Bell MT" w:cs="Arial"/>
                    <w:color w:val="000000" w:themeColor="text1"/>
                    <w:sz w:val="26"/>
                    <w:szCs w:val="26"/>
                  </w:rPr>
                </w:rPrChange>
              </w:rPr>
            </w:pPr>
            <w:del w:id="462" w:author="Etion Pinari [2]" w:date="2020-12-06T20:43:00Z">
              <w:r w:rsidRPr="00A14D2C" w:rsidDel="00451490">
                <w:rPr>
                  <w:rFonts w:ascii="Bell MT" w:hAnsi="Bell MT" w:cs="Arial"/>
                  <w:b/>
                  <w:bCs/>
                  <w:color w:val="000000" w:themeColor="text1"/>
                  <w:sz w:val="28"/>
                  <w:szCs w:val="28"/>
                  <w:rPrChange w:id="463"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64" w:author="Etion Pinari [2]" w:date="2020-12-06T12:14:00Z">
                    <w:rPr>
                      <w:rFonts w:ascii="Bell MT" w:hAnsi="Bell MT" w:cs="Arial"/>
                      <w:color w:val="000000" w:themeColor="text1"/>
                      <w:sz w:val="26"/>
                      <w:szCs w:val="26"/>
                    </w:rPr>
                  </w:rPrChange>
                </w:rPr>
                <w:delText xml:space="preserve"> store data about registered users' habits of expenses</w:delText>
              </w:r>
            </w:del>
          </w:p>
        </w:tc>
      </w:tr>
      <w:tr w:rsidR="00BD7918" w:rsidDel="00451490" w14:paraId="2EB82CC3" w14:textId="11486B25" w:rsidTr="00A14D2C">
        <w:trPr>
          <w:trHeight w:val="108"/>
          <w:del w:id="465" w:author="Etion Pinari [2]" w:date="2020-12-06T20:43:00Z"/>
          <w:trPrChange w:id="466" w:author="Etion Pinari [2]" w:date="2020-12-06T12:32:00Z">
            <w:trPr>
              <w:trHeight w:val="117"/>
            </w:trPr>
          </w:trPrChange>
        </w:trPr>
        <w:tc>
          <w:tcPr>
            <w:tcW w:w="494" w:type="pct"/>
            <w:shd w:val="clear" w:color="auto" w:fill="FF7C80"/>
            <w:tcPrChange w:id="467" w:author="Etion Pinari [2]" w:date="2020-12-06T12:32:00Z">
              <w:tcPr>
                <w:tcW w:w="895" w:type="dxa"/>
                <w:shd w:val="clear" w:color="auto" w:fill="FF7C80"/>
              </w:tcPr>
            </w:tcPrChange>
          </w:tcPr>
          <w:p w14:paraId="727C6DBD" w14:textId="24429E0F" w:rsidR="00BD7918" w:rsidRPr="00476A43" w:rsidDel="00451490" w:rsidRDefault="00BD7918" w:rsidP="00BD7918">
            <w:pPr>
              <w:pStyle w:val="Paragrafoelenco"/>
              <w:ind w:left="0"/>
              <w:rPr>
                <w:del w:id="468" w:author="Etion Pinari [2]" w:date="2020-12-06T20:43:00Z"/>
                <w:rFonts w:ascii="Bell MT" w:hAnsi="Bell MT" w:cs="Arial"/>
                <w:color w:val="000000" w:themeColor="text1"/>
                <w:sz w:val="28"/>
                <w:szCs w:val="28"/>
              </w:rPr>
            </w:pPr>
            <w:del w:id="469" w:author="Etion Pinari [2]" w:date="2020-12-06T20:43:00Z">
              <w:r w:rsidRPr="00476A43" w:rsidDel="00451490">
                <w:rPr>
                  <w:rFonts w:ascii="Bell MT" w:hAnsi="Bell MT" w:cs="Arial"/>
                  <w:color w:val="000000" w:themeColor="text1"/>
                  <w:sz w:val="28"/>
                  <w:szCs w:val="28"/>
                </w:rPr>
                <w:delText>R12</w:delText>
              </w:r>
            </w:del>
          </w:p>
        </w:tc>
        <w:tc>
          <w:tcPr>
            <w:tcW w:w="4506" w:type="pct"/>
            <w:tcPrChange w:id="470" w:author="Etion Pinari [2]" w:date="2020-12-06T12:32:00Z">
              <w:tcPr>
                <w:tcW w:w="9990" w:type="dxa"/>
              </w:tcPr>
            </w:tcPrChange>
          </w:tcPr>
          <w:p w14:paraId="2A8AED23" w14:textId="6E92D027" w:rsidR="00BD7918" w:rsidRPr="00476A43" w:rsidDel="00451490" w:rsidRDefault="00BD7918" w:rsidP="00BD7918">
            <w:pPr>
              <w:pStyle w:val="Paragrafoelenco"/>
              <w:ind w:left="0"/>
              <w:rPr>
                <w:del w:id="471" w:author="Etion Pinari [2]" w:date="2020-12-06T20:43:00Z"/>
                <w:rFonts w:ascii="Bell MT" w:hAnsi="Bell MT" w:cs="Arial"/>
                <w:color w:val="000000" w:themeColor="text1"/>
                <w:sz w:val="28"/>
                <w:szCs w:val="28"/>
                <w:rPrChange w:id="472" w:author="Etion Pinari [2]" w:date="2020-12-06T12:14:00Z">
                  <w:rPr>
                    <w:del w:id="473" w:author="Etion Pinari [2]" w:date="2020-12-06T20:43:00Z"/>
                    <w:rFonts w:ascii="Bell MT" w:hAnsi="Bell MT" w:cs="Arial"/>
                    <w:color w:val="000000" w:themeColor="text1"/>
                    <w:sz w:val="26"/>
                    <w:szCs w:val="26"/>
                  </w:rPr>
                </w:rPrChange>
              </w:rPr>
            </w:pPr>
            <w:del w:id="474" w:author="Etion Pinari [2]" w:date="2020-12-06T20:43:00Z">
              <w:r w:rsidRPr="00A14D2C" w:rsidDel="00451490">
                <w:rPr>
                  <w:rFonts w:ascii="Bell MT" w:hAnsi="Bell MT" w:cs="Arial"/>
                  <w:b/>
                  <w:bCs/>
                  <w:color w:val="000000" w:themeColor="text1"/>
                  <w:sz w:val="28"/>
                  <w:szCs w:val="28"/>
                  <w:rPrChange w:id="475"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76" w:author="Etion Pinari [2]" w:date="2020-12-06T12:14:00Z">
                    <w:rPr>
                      <w:rFonts w:ascii="Bell MT" w:hAnsi="Bell MT" w:cs="Arial"/>
                      <w:color w:val="000000" w:themeColor="text1"/>
                      <w:sz w:val="26"/>
                      <w:szCs w:val="26"/>
                    </w:rPr>
                  </w:rPrChange>
                </w:rPr>
                <w:delText xml:space="preserve"> inform users </w:delText>
              </w:r>
            </w:del>
            <w:del w:id="477" w:author="Etion Pinari [2]" w:date="2020-12-06T12:11:00Z">
              <w:r w:rsidRPr="00476A43" w:rsidDel="009C27DC">
                <w:rPr>
                  <w:rFonts w:ascii="Bell MT" w:hAnsi="Bell MT" w:cs="Arial"/>
                  <w:color w:val="000000" w:themeColor="text1"/>
                  <w:sz w:val="28"/>
                  <w:szCs w:val="28"/>
                  <w:rPrChange w:id="478" w:author="Etion Pinari [2]" w:date="2020-12-06T12:14:00Z">
                    <w:rPr>
                      <w:rFonts w:ascii="Bell MT" w:hAnsi="Bell MT" w:cs="Arial"/>
                      <w:color w:val="000000" w:themeColor="text1"/>
                      <w:sz w:val="26"/>
                      <w:szCs w:val="26"/>
                    </w:rPr>
                  </w:rPrChange>
                </w:rPr>
                <w:delText xml:space="preserve">every 6 hours </w:delText>
              </w:r>
            </w:del>
            <w:del w:id="479" w:author="Etion Pinari [2]" w:date="2020-12-06T20:43:00Z">
              <w:r w:rsidRPr="00476A43" w:rsidDel="00451490">
                <w:rPr>
                  <w:rFonts w:ascii="Bell MT" w:hAnsi="Bell MT" w:cs="Arial"/>
                  <w:color w:val="000000" w:themeColor="text1"/>
                  <w:sz w:val="28"/>
                  <w:szCs w:val="28"/>
                  <w:rPrChange w:id="480" w:author="Etion Pinari [2]" w:date="2020-12-06T12:14:00Z">
                    <w:rPr>
                      <w:rFonts w:ascii="Bell MT" w:hAnsi="Bell MT" w:cs="Arial"/>
                      <w:color w:val="000000" w:themeColor="text1"/>
                      <w:sz w:val="26"/>
                      <w:szCs w:val="26"/>
                    </w:rPr>
                  </w:rPrChange>
                </w:rPr>
                <w:delText>of the 10 closest stores' available time slots for the day</w:delText>
              </w:r>
            </w:del>
          </w:p>
        </w:tc>
      </w:tr>
      <w:tr w:rsidR="00BD7918" w:rsidDel="00451490" w14:paraId="53731665" w14:textId="5CDCEC39" w:rsidTr="00A14D2C">
        <w:trPr>
          <w:trHeight w:val="108"/>
          <w:del w:id="481" w:author="Etion Pinari [2]" w:date="2020-12-06T20:43:00Z"/>
          <w:trPrChange w:id="482" w:author="Etion Pinari [2]" w:date="2020-12-06T12:32:00Z">
            <w:trPr>
              <w:trHeight w:val="117"/>
            </w:trPr>
          </w:trPrChange>
        </w:trPr>
        <w:tc>
          <w:tcPr>
            <w:tcW w:w="494" w:type="pct"/>
            <w:shd w:val="clear" w:color="auto" w:fill="FF7C80"/>
            <w:tcPrChange w:id="483" w:author="Etion Pinari [2]" w:date="2020-12-06T12:32:00Z">
              <w:tcPr>
                <w:tcW w:w="895" w:type="dxa"/>
                <w:shd w:val="clear" w:color="auto" w:fill="FF7C80"/>
              </w:tcPr>
            </w:tcPrChange>
          </w:tcPr>
          <w:p w14:paraId="6A99EE88" w14:textId="06CAF06C" w:rsidR="00BD7918" w:rsidRPr="00476A43" w:rsidDel="00451490" w:rsidRDefault="00BD7918" w:rsidP="00BD7918">
            <w:pPr>
              <w:pStyle w:val="Paragrafoelenco"/>
              <w:ind w:left="0"/>
              <w:rPr>
                <w:del w:id="484" w:author="Etion Pinari [2]" w:date="2020-12-06T20:43:00Z"/>
                <w:rFonts w:ascii="Bell MT" w:hAnsi="Bell MT" w:cs="Arial"/>
                <w:color w:val="000000" w:themeColor="text1"/>
                <w:sz w:val="28"/>
                <w:szCs w:val="28"/>
              </w:rPr>
            </w:pPr>
            <w:del w:id="485" w:author="Etion Pinari [2]" w:date="2020-12-06T20:43:00Z">
              <w:r w:rsidRPr="00476A43" w:rsidDel="00451490">
                <w:rPr>
                  <w:rFonts w:ascii="Bell MT" w:hAnsi="Bell MT" w:cs="Arial"/>
                  <w:color w:val="000000" w:themeColor="text1"/>
                  <w:sz w:val="28"/>
                  <w:szCs w:val="28"/>
                </w:rPr>
                <w:delText>R12.1</w:delText>
              </w:r>
            </w:del>
          </w:p>
        </w:tc>
        <w:tc>
          <w:tcPr>
            <w:tcW w:w="4506" w:type="pct"/>
            <w:tcPrChange w:id="486" w:author="Etion Pinari [2]" w:date="2020-12-06T12:32:00Z">
              <w:tcPr>
                <w:tcW w:w="9990" w:type="dxa"/>
              </w:tcPr>
            </w:tcPrChange>
          </w:tcPr>
          <w:p w14:paraId="2E60D25D" w14:textId="680D2F50" w:rsidR="00BD7918" w:rsidRPr="00476A43" w:rsidDel="00451490" w:rsidRDefault="00BD7918" w:rsidP="00BD7918">
            <w:pPr>
              <w:pStyle w:val="Paragrafoelenco"/>
              <w:ind w:left="0"/>
              <w:rPr>
                <w:del w:id="487" w:author="Etion Pinari [2]" w:date="2020-12-06T20:43:00Z"/>
                <w:rFonts w:ascii="Bell MT" w:hAnsi="Bell MT" w:cs="Arial"/>
                <w:color w:val="000000" w:themeColor="text1"/>
                <w:sz w:val="28"/>
                <w:szCs w:val="28"/>
                <w:rPrChange w:id="488" w:author="Etion Pinari [2]" w:date="2020-12-06T12:14:00Z">
                  <w:rPr>
                    <w:del w:id="489" w:author="Etion Pinari [2]" w:date="2020-12-06T20:43:00Z"/>
                    <w:rFonts w:ascii="Bell MT" w:hAnsi="Bell MT" w:cs="Arial"/>
                    <w:color w:val="000000" w:themeColor="text1"/>
                    <w:sz w:val="26"/>
                    <w:szCs w:val="26"/>
                  </w:rPr>
                </w:rPrChange>
              </w:rPr>
            </w:pPr>
            <w:del w:id="490" w:author="Etion Pinari [2]" w:date="2020-12-06T20:43:00Z">
              <w:r w:rsidRPr="00A14D2C" w:rsidDel="00451490">
                <w:rPr>
                  <w:rFonts w:ascii="Bell MT" w:hAnsi="Bell MT" w:cs="Arial"/>
                  <w:b/>
                  <w:bCs/>
                  <w:color w:val="000000" w:themeColor="text1"/>
                  <w:sz w:val="28"/>
                  <w:szCs w:val="28"/>
                  <w:rPrChange w:id="491"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92" w:author="Etion Pinari [2]" w:date="2020-12-06T12:14:00Z">
                    <w:rPr>
                      <w:rFonts w:ascii="Bell MT" w:hAnsi="Bell MT" w:cs="Arial"/>
                      <w:color w:val="000000" w:themeColor="text1"/>
                      <w:sz w:val="26"/>
                      <w:szCs w:val="26"/>
                    </w:rPr>
                  </w:rPrChange>
                </w:rPr>
                <w:delText xml:space="preserve"> allow its users to select which store(s) to get informed about, by default none</w:delText>
              </w:r>
            </w:del>
          </w:p>
        </w:tc>
      </w:tr>
      <w:tr w:rsidR="00BD7918" w:rsidDel="00451490" w14:paraId="05A9353C" w14:textId="3BF7D4AB" w:rsidTr="00A14D2C">
        <w:trPr>
          <w:trHeight w:val="108"/>
          <w:del w:id="493" w:author="Etion Pinari [2]" w:date="2020-12-06T20:43:00Z"/>
          <w:trPrChange w:id="494" w:author="Etion Pinari [2]" w:date="2020-12-06T12:32:00Z">
            <w:trPr>
              <w:trHeight w:val="117"/>
            </w:trPr>
          </w:trPrChange>
        </w:trPr>
        <w:tc>
          <w:tcPr>
            <w:tcW w:w="494" w:type="pct"/>
            <w:shd w:val="clear" w:color="auto" w:fill="FF7C80"/>
            <w:tcPrChange w:id="495" w:author="Etion Pinari [2]" w:date="2020-12-06T12:32:00Z">
              <w:tcPr>
                <w:tcW w:w="895" w:type="dxa"/>
                <w:shd w:val="clear" w:color="auto" w:fill="FF7C80"/>
              </w:tcPr>
            </w:tcPrChange>
          </w:tcPr>
          <w:p w14:paraId="012F0E04" w14:textId="38D790DB" w:rsidR="00BD7918" w:rsidRPr="00476A43" w:rsidDel="00451490" w:rsidRDefault="00BD7918" w:rsidP="00BD7918">
            <w:pPr>
              <w:pStyle w:val="Paragrafoelenco"/>
              <w:ind w:left="0"/>
              <w:rPr>
                <w:del w:id="496" w:author="Etion Pinari [2]" w:date="2020-12-06T20:43:00Z"/>
                <w:rFonts w:ascii="Bell MT" w:hAnsi="Bell MT" w:cs="Arial"/>
                <w:color w:val="000000" w:themeColor="text1"/>
                <w:sz w:val="28"/>
                <w:szCs w:val="28"/>
              </w:rPr>
            </w:pPr>
            <w:del w:id="497" w:author="Etion Pinari [2]" w:date="2020-12-06T20:43:00Z">
              <w:r w:rsidRPr="00476A43" w:rsidDel="00451490">
                <w:rPr>
                  <w:rFonts w:ascii="Bell MT" w:hAnsi="Bell MT" w:cs="Arial"/>
                  <w:color w:val="000000" w:themeColor="text1"/>
                  <w:sz w:val="28"/>
                  <w:szCs w:val="28"/>
                </w:rPr>
                <w:delText>R12.2</w:delText>
              </w:r>
            </w:del>
          </w:p>
        </w:tc>
        <w:tc>
          <w:tcPr>
            <w:tcW w:w="4506" w:type="pct"/>
            <w:tcPrChange w:id="498" w:author="Etion Pinari [2]" w:date="2020-12-06T12:32:00Z">
              <w:tcPr>
                <w:tcW w:w="9990" w:type="dxa"/>
              </w:tcPr>
            </w:tcPrChange>
          </w:tcPr>
          <w:p w14:paraId="05396375" w14:textId="780A3DF5" w:rsidR="00BD7918" w:rsidRPr="00476A43" w:rsidDel="00451490" w:rsidRDefault="00BD7918" w:rsidP="00BD7918">
            <w:pPr>
              <w:pStyle w:val="Paragrafoelenco"/>
              <w:ind w:left="0"/>
              <w:rPr>
                <w:del w:id="499" w:author="Etion Pinari [2]" w:date="2020-12-06T20:43:00Z"/>
                <w:rFonts w:ascii="Bell MT" w:hAnsi="Bell MT" w:cs="Arial"/>
                <w:color w:val="000000" w:themeColor="text1"/>
                <w:sz w:val="28"/>
                <w:szCs w:val="28"/>
                <w:rPrChange w:id="500" w:author="Etion Pinari [2]" w:date="2020-12-06T12:14:00Z">
                  <w:rPr>
                    <w:del w:id="501" w:author="Etion Pinari [2]" w:date="2020-12-06T20:43:00Z"/>
                    <w:rFonts w:ascii="Bell MT" w:hAnsi="Bell MT" w:cs="Arial"/>
                    <w:color w:val="000000" w:themeColor="text1"/>
                    <w:sz w:val="26"/>
                    <w:szCs w:val="26"/>
                  </w:rPr>
                </w:rPrChange>
              </w:rPr>
            </w:pPr>
            <w:del w:id="502" w:author="Etion Pinari [2]" w:date="2020-12-06T20:43:00Z">
              <w:r w:rsidRPr="00A14D2C" w:rsidDel="00451490">
                <w:rPr>
                  <w:rFonts w:ascii="Bell MT" w:hAnsi="Bell MT" w:cs="Arial"/>
                  <w:b/>
                  <w:bCs/>
                  <w:color w:val="000000" w:themeColor="text1"/>
                  <w:sz w:val="28"/>
                  <w:szCs w:val="28"/>
                  <w:rPrChange w:id="503"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504" w:author="Etion Pinari [2]" w:date="2020-12-06T12:14:00Z">
                    <w:rPr>
                      <w:rFonts w:ascii="Bell MT" w:hAnsi="Bell MT" w:cs="Arial"/>
                      <w:color w:val="000000" w:themeColor="text1"/>
                      <w:sz w:val="26"/>
                      <w:szCs w:val="26"/>
                    </w:rPr>
                  </w:rPrChange>
                </w:rPr>
                <w:delText xml:space="preserve"> allow its users to select which time slots he is interested to get informed about, by default none</w:delText>
              </w:r>
            </w:del>
          </w:p>
        </w:tc>
      </w:tr>
      <w:tr w:rsidR="00BD7918" w:rsidDel="00451490" w14:paraId="6675D030" w14:textId="1EB9170A" w:rsidTr="00A14D2C">
        <w:trPr>
          <w:trHeight w:val="391"/>
          <w:del w:id="505" w:author="Etion Pinari [2]" w:date="2020-12-06T20:43:00Z"/>
          <w:trPrChange w:id="506" w:author="Etion Pinari [2]" w:date="2020-12-06T12:32:00Z">
            <w:trPr>
              <w:trHeight w:val="117"/>
            </w:trPr>
          </w:trPrChange>
        </w:trPr>
        <w:tc>
          <w:tcPr>
            <w:tcW w:w="494" w:type="pct"/>
            <w:shd w:val="clear" w:color="auto" w:fill="FF7C80"/>
            <w:tcPrChange w:id="507" w:author="Etion Pinari [2]" w:date="2020-12-06T12:32:00Z">
              <w:tcPr>
                <w:tcW w:w="895" w:type="dxa"/>
                <w:shd w:val="clear" w:color="auto" w:fill="FF7C80"/>
              </w:tcPr>
            </w:tcPrChange>
          </w:tcPr>
          <w:p w14:paraId="476BE079" w14:textId="38FC57B5" w:rsidR="00BD7918" w:rsidRPr="00476A43" w:rsidDel="00451490" w:rsidRDefault="00BD7918" w:rsidP="00BD7918">
            <w:pPr>
              <w:pStyle w:val="Paragrafoelenco"/>
              <w:ind w:left="0"/>
              <w:rPr>
                <w:del w:id="508" w:author="Etion Pinari [2]" w:date="2020-12-06T20:43:00Z"/>
                <w:rFonts w:ascii="Bell MT" w:hAnsi="Bell MT" w:cs="Arial"/>
                <w:color w:val="000000" w:themeColor="text1"/>
                <w:sz w:val="28"/>
                <w:szCs w:val="28"/>
              </w:rPr>
            </w:pPr>
            <w:del w:id="509" w:author="Etion Pinari [2]" w:date="2020-12-06T20:43:00Z">
              <w:r w:rsidRPr="00476A43" w:rsidDel="00451490">
                <w:rPr>
                  <w:rFonts w:ascii="Bell MT" w:hAnsi="Bell MT" w:cs="Arial"/>
                  <w:color w:val="000000" w:themeColor="text1"/>
                  <w:sz w:val="28"/>
                  <w:szCs w:val="28"/>
                </w:rPr>
                <w:delText>R13</w:delText>
              </w:r>
            </w:del>
          </w:p>
        </w:tc>
        <w:tc>
          <w:tcPr>
            <w:tcW w:w="4506" w:type="pct"/>
            <w:tcPrChange w:id="510" w:author="Etion Pinari [2]" w:date="2020-12-06T12:32:00Z">
              <w:tcPr>
                <w:tcW w:w="9990" w:type="dxa"/>
              </w:tcPr>
            </w:tcPrChange>
          </w:tcPr>
          <w:p w14:paraId="108F59D4" w14:textId="15B01241" w:rsidR="00BD7918" w:rsidRPr="00476A43" w:rsidDel="00451490" w:rsidRDefault="00BD7918" w:rsidP="00BD7918">
            <w:pPr>
              <w:pStyle w:val="Paragrafoelenco"/>
              <w:ind w:left="0"/>
              <w:rPr>
                <w:del w:id="511" w:author="Etion Pinari [2]" w:date="2020-12-06T20:43:00Z"/>
                <w:rFonts w:ascii="Bell MT" w:hAnsi="Bell MT" w:cs="Arial"/>
                <w:color w:val="000000" w:themeColor="text1"/>
                <w:sz w:val="28"/>
                <w:szCs w:val="28"/>
                <w:rPrChange w:id="512" w:author="Etion Pinari [2]" w:date="2020-12-06T12:14:00Z">
                  <w:rPr>
                    <w:del w:id="513" w:author="Etion Pinari [2]" w:date="2020-12-06T20:43:00Z"/>
                    <w:rFonts w:ascii="Bell MT" w:hAnsi="Bell MT" w:cs="Arial"/>
                    <w:color w:val="000000" w:themeColor="text1"/>
                    <w:sz w:val="26"/>
                    <w:szCs w:val="26"/>
                  </w:rPr>
                </w:rPrChange>
              </w:rPr>
            </w:pPr>
            <w:del w:id="514" w:author="Etion Pinari [2]" w:date="2020-12-06T20:43:00Z">
              <w:r w:rsidRPr="00A14D2C" w:rsidDel="00451490">
                <w:rPr>
                  <w:rFonts w:ascii="Bell MT" w:hAnsi="Bell MT" w:cs="Arial"/>
                  <w:b/>
                  <w:bCs/>
                  <w:color w:val="000000" w:themeColor="text1"/>
                  <w:sz w:val="28"/>
                  <w:szCs w:val="28"/>
                  <w:rPrChange w:id="515" w:author="Etion Pinari [2]" w:date="2020-12-06T12:33:00Z">
                    <w:rPr>
                      <w:rFonts w:ascii="Bell MT" w:hAnsi="Bell MT" w:cs="Arial"/>
                      <w:color w:val="000000" w:themeColor="text1"/>
                      <w:sz w:val="26"/>
                      <w:szCs w:val="26"/>
                    </w:rPr>
                  </w:rPrChange>
                </w:rPr>
                <w:delText xml:space="preserve">The system </w:delText>
              </w:r>
              <w:commentRangeStart w:id="516"/>
              <w:r w:rsidRPr="00A14D2C" w:rsidDel="00451490">
                <w:rPr>
                  <w:rFonts w:ascii="Bell MT" w:hAnsi="Bell MT" w:cs="Arial"/>
                  <w:b/>
                  <w:bCs/>
                  <w:color w:val="000000" w:themeColor="text1"/>
                  <w:sz w:val="28"/>
                  <w:szCs w:val="28"/>
                  <w:rPrChange w:id="517" w:author="Etion Pinari [2]" w:date="2020-12-06T12:33:00Z">
                    <w:rPr>
                      <w:rFonts w:ascii="Bell MT" w:hAnsi="Bell MT" w:cs="Arial"/>
                      <w:color w:val="000000" w:themeColor="text1"/>
                      <w:sz w:val="26"/>
                      <w:szCs w:val="26"/>
                    </w:rPr>
                  </w:rPrChange>
                </w:rPr>
                <w:delText>shall</w:delText>
              </w:r>
              <w:commentRangeEnd w:id="516"/>
              <w:r w:rsidRPr="00A14D2C" w:rsidDel="00451490">
                <w:rPr>
                  <w:rStyle w:val="Rimandocommento"/>
                  <w:rFonts w:ascii="Bell MT" w:hAnsi="Bell MT"/>
                  <w:b/>
                  <w:bCs/>
                  <w:sz w:val="28"/>
                  <w:szCs w:val="28"/>
                  <w:rPrChange w:id="518" w:author="Etion Pinari [2]" w:date="2020-12-06T12:33:00Z">
                    <w:rPr>
                      <w:rStyle w:val="Rimandocommento"/>
                    </w:rPr>
                  </w:rPrChange>
                </w:rPr>
                <w:commentReference w:id="516"/>
              </w:r>
              <w:r w:rsidRPr="00476A43" w:rsidDel="00451490">
                <w:rPr>
                  <w:rFonts w:ascii="Bell MT" w:hAnsi="Bell MT" w:cs="Arial"/>
                  <w:color w:val="000000" w:themeColor="text1"/>
                  <w:sz w:val="28"/>
                  <w:szCs w:val="28"/>
                  <w:rPrChange w:id="519" w:author="Etion Pinari [2]" w:date="2020-12-06T12:14:00Z">
                    <w:rPr>
                      <w:rFonts w:ascii="Bell MT" w:hAnsi="Bell MT" w:cs="Arial"/>
                      <w:color w:val="000000" w:themeColor="text1"/>
                      <w:sz w:val="26"/>
                      <w:szCs w:val="26"/>
                    </w:rPr>
                  </w:rPrChange>
                </w:rPr>
                <w:delText xml:space="preserve"> allow the user to scan its QR code in entrance</w:delText>
              </w:r>
              <w:r w:rsidR="0010361F" w:rsidRPr="00476A43" w:rsidDel="00451490">
                <w:rPr>
                  <w:rFonts w:ascii="Bell MT" w:hAnsi="Bell MT" w:cs="Arial"/>
                  <w:color w:val="000000" w:themeColor="text1"/>
                  <w:sz w:val="28"/>
                  <w:szCs w:val="28"/>
                  <w:rPrChange w:id="520" w:author="Etion Pinari [2]" w:date="2020-12-06T12:14:00Z">
                    <w:rPr>
                      <w:rFonts w:ascii="Bell MT" w:hAnsi="Bell MT" w:cs="Arial"/>
                      <w:color w:val="000000" w:themeColor="text1"/>
                      <w:sz w:val="26"/>
                      <w:szCs w:val="26"/>
                    </w:rPr>
                  </w:rPrChange>
                </w:rPr>
                <w:delText xml:space="preserve"> </w:delText>
              </w:r>
              <w:commentRangeStart w:id="521"/>
              <w:r w:rsidR="0010361F" w:rsidRPr="00476A43" w:rsidDel="00451490">
                <w:rPr>
                  <w:rFonts w:ascii="Bell MT" w:hAnsi="Bell MT" w:cs="Arial"/>
                  <w:color w:val="000000" w:themeColor="text1"/>
                  <w:sz w:val="28"/>
                  <w:szCs w:val="28"/>
                  <w:rPrChange w:id="522" w:author="Etion Pinari [2]" w:date="2020-12-06T12:14:00Z">
                    <w:rPr>
                      <w:rFonts w:ascii="Bell MT" w:hAnsi="Bell MT" w:cs="Arial"/>
                      <w:color w:val="000000" w:themeColor="text1"/>
                      <w:sz w:val="26"/>
                      <w:szCs w:val="26"/>
                    </w:rPr>
                  </w:rPrChange>
                </w:rPr>
                <w:delText>through the turnstiles</w:delText>
              </w:r>
              <w:commentRangeEnd w:id="521"/>
              <w:r w:rsidR="0010361F" w:rsidRPr="00476A43" w:rsidDel="00451490">
                <w:rPr>
                  <w:rStyle w:val="Rimandocommento"/>
                  <w:rFonts w:ascii="Bell MT" w:hAnsi="Bell MT"/>
                  <w:sz w:val="28"/>
                  <w:szCs w:val="28"/>
                  <w:rPrChange w:id="523" w:author="Etion Pinari [2]" w:date="2020-12-06T12:14:00Z">
                    <w:rPr>
                      <w:rStyle w:val="Rimandocommento"/>
                    </w:rPr>
                  </w:rPrChange>
                </w:rPr>
                <w:commentReference w:id="521"/>
              </w:r>
            </w:del>
          </w:p>
        </w:tc>
      </w:tr>
      <w:tr w:rsidR="00BD7918" w:rsidDel="00451490" w14:paraId="1C99F65D" w14:textId="6E36BFD9" w:rsidTr="00A14D2C">
        <w:trPr>
          <w:trHeight w:val="108"/>
          <w:del w:id="524" w:author="Etion Pinari [2]" w:date="2020-12-06T20:43:00Z"/>
          <w:trPrChange w:id="525" w:author="Etion Pinari [2]" w:date="2020-12-06T12:32:00Z">
            <w:trPr>
              <w:trHeight w:val="117"/>
            </w:trPr>
          </w:trPrChange>
        </w:trPr>
        <w:tc>
          <w:tcPr>
            <w:tcW w:w="494" w:type="pct"/>
            <w:shd w:val="clear" w:color="auto" w:fill="FF7C80"/>
            <w:tcPrChange w:id="526" w:author="Etion Pinari [2]" w:date="2020-12-06T12:32:00Z">
              <w:tcPr>
                <w:tcW w:w="895" w:type="dxa"/>
                <w:shd w:val="clear" w:color="auto" w:fill="FF7C80"/>
              </w:tcPr>
            </w:tcPrChange>
          </w:tcPr>
          <w:p w14:paraId="50C0A7CA" w14:textId="7C32F625" w:rsidR="00BD7918" w:rsidRPr="00476A43" w:rsidDel="00451490" w:rsidRDefault="00BD7918" w:rsidP="00BD7918">
            <w:pPr>
              <w:pStyle w:val="Paragrafoelenco"/>
              <w:ind w:left="0"/>
              <w:rPr>
                <w:del w:id="527" w:author="Etion Pinari [2]" w:date="2020-12-06T20:43:00Z"/>
                <w:rFonts w:ascii="Bell MT" w:hAnsi="Bell MT" w:cs="Arial"/>
                <w:color w:val="000000" w:themeColor="text1"/>
                <w:sz w:val="28"/>
                <w:szCs w:val="28"/>
              </w:rPr>
            </w:pPr>
            <w:del w:id="528" w:author="Etion Pinari [2]" w:date="2020-12-06T20:43:00Z">
              <w:r w:rsidRPr="00476A43" w:rsidDel="00451490">
                <w:rPr>
                  <w:rFonts w:ascii="Bell MT" w:hAnsi="Bell MT" w:cs="Arial"/>
                  <w:color w:val="000000" w:themeColor="text1"/>
                  <w:sz w:val="28"/>
                  <w:szCs w:val="28"/>
                </w:rPr>
                <w:delText>R14</w:delText>
              </w:r>
            </w:del>
          </w:p>
        </w:tc>
        <w:tc>
          <w:tcPr>
            <w:tcW w:w="4506" w:type="pct"/>
            <w:tcPrChange w:id="529" w:author="Etion Pinari [2]" w:date="2020-12-06T12:32:00Z">
              <w:tcPr>
                <w:tcW w:w="9990" w:type="dxa"/>
              </w:tcPr>
            </w:tcPrChange>
          </w:tcPr>
          <w:p w14:paraId="09F1CEDF" w14:textId="103C23D1" w:rsidR="00BD7918" w:rsidRPr="00476A43" w:rsidDel="00451490" w:rsidRDefault="00BD7918" w:rsidP="00BD7918">
            <w:pPr>
              <w:pStyle w:val="Paragrafoelenco"/>
              <w:ind w:left="0"/>
              <w:rPr>
                <w:del w:id="530" w:author="Etion Pinari [2]" w:date="2020-12-06T20:43:00Z"/>
                <w:rFonts w:ascii="Bell MT" w:hAnsi="Bell MT" w:cs="Arial"/>
                <w:color w:val="000000" w:themeColor="text1"/>
                <w:sz w:val="28"/>
                <w:szCs w:val="28"/>
                <w:rPrChange w:id="531" w:author="Etion Pinari [2]" w:date="2020-12-06T12:14:00Z">
                  <w:rPr>
                    <w:del w:id="532" w:author="Etion Pinari [2]" w:date="2020-12-06T20:43:00Z"/>
                    <w:rFonts w:ascii="Bell MT" w:hAnsi="Bell MT" w:cs="Arial"/>
                    <w:color w:val="000000" w:themeColor="text1"/>
                    <w:sz w:val="26"/>
                    <w:szCs w:val="26"/>
                  </w:rPr>
                </w:rPrChange>
              </w:rPr>
            </w:pPr>
            <w:del w:id="533" w:author="Etion Pinari [2]" w:date="2020-12-06T20:43:00Z">
              <w:r w:rsidRPr="00A14D2C" w:rsidDel="00451490">
                <w:rPr>
                  <w:rFonts w:ascii="Bell MT" w:hAnsi="Bell MT" w:cs="Arial"/>
                  <w:b/>
                  <w:bCs/>
                  <w:color w:val="000000" w:themeColor="text1"/>
                  <w:sz w:val="28"/>
                  <w:szCs w:val="28"/>
                  <w:rPrChange w:id="534" w:author="Etion Pinari [2]" w:date="2020-12-06T12:33:00Z">
                    <w:rPr>
                      <w:rFonts w:ascii="Bell MT" w:hAnsi="Bell MT" w:cs="Arial"/>
                      <w:color w:val="000000" w:themeColor="text1"/>
                      <w:sz w:val="26"/>
                      <w:szCs w:val="26"/>
                    </w:rPr>
                  </w:rPrChange>
                </w:rPr>
                <w:delText xml:space="preserve">The system </w:delText>
              </w:r>
              <w:commentRangeStart w:id="535"/>
              <w:r w:rsidRPr="00A14D2C" w:rsidDel="00451490">
                <w:rPr>
                  <w:rFonts w:ascii="Bell MT" w:hAnsi="Bell MT" w:cs="Arial"/>
                  <w:b/>
                  <w:bCs/>
                  <w:color w:val="000000" w:themeColor="text1"/>
                  <w:sz w:val="28"/>
                  <w:szCs w:val="28"/>
                  <w:rPrChange w:id="536" w:author="Etion Pinari [2]" w:date="2020-12-06T12:33:00Z">
                    <w:rPr>
                      <w:rFonts w:ascii="Bell MT" w:hAnsi="Bell MT" w:cs="Arial"/>
                      <w:color w:val="000000" w:themeColor="text1"/>
                      <w:sz w:val="26"/>
                      <w:szCs w:val="26"/>
                    </w:rPr>
                  </w:rPrChange>
                </w:rPr>
                <w:delText>shall</w:delText>
              </w:r>
              <w:commentRangeEnd w:id="535"/>
              <w:r w:rsidRPr="00A14D2C" w:rsidDel="00451490">
                <w:rPr>
                  <w:rStyle w:val="Rimandocommento"/>
                  <w:rFonts w:ascii="Bell MT" w:hAnsi="Bell MT"/>
                  <w:b/>
                  <w:bCs/>
                  <w:sz w:val="28"/>
                  <w:szCs w:val="28"/>
                  <w:rPrChange w:id="537" w:author="Etion Pinari [2]" w:date="2020-12-06T12:33:00Z">
                    <w:rPr>
                      <w:rStyle w:val="Rimandocommento"/>
                    </w:rPr>
                  </w:rPrChange>
                </w:rPr>
                <w:commentReference w:id="535"/>
              </w:r>
              <w:r w:rsidRPr="00476A43" w:rsidDel="00451490">
                <w:rPr>
                  <w:rFonts w:ascii="Bell MT" w:hAnsi="Bell MT" w:cs="Arial"/>
                  <w:color w:val="000000" w:themeColor="text1"/>
                  <w:sz w:val="28"/>
                  <w:szCs w:val="28"/>
                  <w:rPrChange w:id="538" w:author="Etion Pinari [2]" w:date="2020-12-06T12:14:00Z">
                    <w:rPr>
                      <w:rFonts w:ascii="Bell MT" w:hAnsi="Bell MT" w:cs="Arial"/>
                      <w:color w:val="000000" w:themeColor="text1"/>
                      <w:sz w:val="26"/>
                      <w:szCs w:val="26"/>
                    </w:rPr>
                  </w:rPrChange>
                </w:rPr>
                <w:delText xml:space="preserve"> allow the user to scan its QR code in exit</w:delText>
              </w:r>
              <w:r w:rsidR="0010361F" w:rsidRPr="00476A43" w:rsidDel="00451490">
                <w:rPr>
                  <w:rFonts w:ascii="Bell MT" w:hAnsi="Bell MT" w:cs="Arial"/>
                  <w:color w:val="000000" w:themeColor="text1"/>
                  <w:sz w:val="28"/>
                  <w:szCs w:val="28"/>
                  <w:rPrChange w:id="539" w:author="Etion Pinari [2]" w:date="2020-12-06T12:14:00Z">
                    <w:rPr>
                      <w:rFonts w:ascii="Bell MT" w:hAnsi="Bell MT" w:cs="Arial"/>
                      <w:color w:val="000000" w:themeColor="text1"/>
                      <w:sz w:val="26"/>
                      <w:szCs w:val="26"/>
                    </w:rPr>
                  </w:rPrChange>
                </w:rPr>
                <w:delText xml:space="preserve"> through the turnstiles or cash register</w:delText>
              </w:r>
            </w:del>
          </w:p>
        </w:tc>
      </w:tr>
      <w:tr w:rsidR="00BD7918" w:rsidDel="00451490" w14:paraId="54193E09" w14:textId="29F4CE60" w:rsidTr="00A14D2C">
        <w:trPr>
          <w:trHeight w:val="108"/>
          <w:del w:id="540" w:author="Etion Pinari [2]" w:date="2020-12-06T20:43:00Z"/>
          <w:trPrChange w:id="541" w:author="Etion Pinari [2]" w:date="2020-12-06T12:32:00Z">
            <w:trPr>
              <w:trHeight w:val="117"/>
            </w:trPr>
          </w:trPrChange>
        </w:trPr>
        <w:tc>
          <w:tcPr>
            <w:tcW w:w="494" w:type="pct"/>
            <w:shd w:val="clear" w:color="auto" w:fill="FF7C80"/>
            <w:tcPrChange w:id="542" w:author="Etion Pinari [2]" w:date="2020-12-06T12:32:00Z">
              <w:tcPr>
                <w:tcW w:w="895" w:type="dxa"/>
                <w:shd w:val="clear" w:color="auto" w:fill="FF7C80"/>
              </w:tcPr>
            </w:tcPrChange>
          </w:tcPr>
          <w:p w14:paraId="1CD6BCE1" w14:textId="337EA73F" w:rsidR="00BD7918" w:rsidRPr="00476A43" w:rsidDel="00451490" w:rsidRDefault="00BD7918" w:rsidP="00BD7918">
            <w:pPr>
              <w:pStyle w:val="Paragrafoelenco"/>
              <w:ind w:left="0"/>
              <w:rPr>
                <w:del w:id="543" w:author="Etion Pinari [2]" w:date="2020-12-06T20:43:00Z"/>
                <w:rFonts w:ascii="Bell MT" w:hAnsi="Bell MT" w:cs="Arial"/>
                <w:color w:val="000000" w:themeColor="text1"/>
                <w:sz w:val="28"/>
                <w:szCs w:val="28"/>
              </w:rPr>
            </w:pPr>
            <w:del w:id="544" w:author="Etion Pinari [2]" w:date="2020-12-06T20:43:00Z">
              <w:r w:rsidRPr="00476A43" w:rsidDel="00451490">
                <w:rPr>
                  <w:rFonts w:ascii="Bell MT" w:hAnsi="Bell MT" w:cs="Arial"/>
                  <w:color w:val="000000" w:themeColor="text1"/>
                  <w:sz w:val="28"/>
                  <w:szCs w:val="28"/>
                </w:rPr>
                <w:delText>R15</w:delText>
              </w:r>
              <w:r w:rsidR="003C1EAB" w:rsidRPr="00476A43" w:rsidDel="00451490">
                <w:rPr>
                  <w:rFonts w:ascii="Bell MT" w:hAnsi="Bell MT" w:cs="Arial"/>
                  <w:color w:val="000000" w:themeColor="text1"/>
                  <w:sz w:val="28"/>
                  <w:szCs w:val="28"/>
                </w:rPr>
                <w:delText>.1</w:delText>
              </w:r>
            </w:del>
          </w:p>
        </w:tc>
        <w:tc>
          <w:tcPr>
            <w:tcW w:w="4506" w:type="pct"/>
            <w:tcPrChange w:id="545" w:author="Etion Pinari [2]" w:date="2020-12-06T12:32:00Z">
              <w:tcPr>
                <w:tcW w:w="9990" w:type="dxa"/>
              </w:tcPr>
            </w:tcPrChange>
          </w:tcPr>
          <w:p w14:paraId="7518D110" w14:textId="79DCE2C6" w:rsidR="00BD7918" w:rsidRPr="00476A43" w:rsidDel="00451490" w:rsidRDefault="00BD7918" w:rsidP="00BD7918">
            <w:pPr>
              <w:pStyle w:val="Paragrafoelenco"/>
              <w:ind w:left="0"/>
              <w:rPr>
                <w:del w:id="546" w:author="Etion Pinari [2]" w:date="2020-12-06T20:43:00Z"/>
                <w:rFonts w:ascii="Bell MT" w:hAnsi="Bell MT" w:cs="Arial"/>
                <w:color w:val="000000" w:themeColor="text1"/>
                <w:sz w:val="28"/>
                <w:szCs w:val="28"/>
                <w:rPrChange w:id="547" w:author="Etion Pinari [2]" w:date="2020-12-06T12:14:00Z">
                  <w:rPr>
                    <w:del w:id="548" w:author="Etion Pinari [2]" w:date="2020-12-06T20:43:00Z"/>
                    <w:rFonts w:ascii="Bell MT" w:hAnsi="Bell MT" w:cs="Arial"/>
                    <w:color w:val="000000" w:themeColor="text1"/>
                    <w:sz w:val="26"/>
                    <w:szCs w:val="26"/>
                  </w:rPr>
                </w:rPrChange>
              </w:rPr>
            </w:pPr>
            <w:del w:id="549" w:author="Etion Pinari [2]" w:date="2020-12-06T20:43:00Z">
              <w:r w:rsidRPr="00A14D2C" w:rsidDel="00451490">
                <w:rPr>
                  <w:rFonts w:ascii="Bell MT" w:hAnsi="Bell MT" w:cs="Arial"/>
                  <w:b/>
                  <w:bCs/>
                  <w:color w:val="000000" w:themeColor="text1"/>
                  <w:sz w:val="28"/>
                  <w:szCs w:val="28"/>
                  <w:rPrChange w:id="550"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551" w:author="Etion Pinari [2]" w:date="2020-12-06T12:14:00Z">
                    <w:rPr>
                      <w:rFonts w:ascii="Bell MT" w:hAnsi="Bell MT" w:cs="Arial"/>
                      <w:color w:val="000000" w:themeColor="text1"/>
                      <w:sz w:val="26"/>
                      <w:szCs w:val="26"/>
                    </w:rPr>
                  </w:rPrChange>
                </w:rPr>
                <w:delText xml:space="preserve"> </w:delText>
              </w:r>
            </w:del>
            <w:del w:id="552" w:author="Etion Pinari [2]" w:date="2020-12-06T19:49:00Z">
              <w:r w:rsidR="008B1088" w:rsidRPr="00476A43" w:rsidDel="00B915FA">
                <w:rPr>
                  <w:rFonts w:ascii="Bell MT" w:hAnsi="Bell MT" w:cs="Arial"/>
                  <w:color w:val="000000" w:themeColor="text1"/>
                  <w:sz w:val="28"/>
                  <w:szCs w:val="28"/>
                  <w:rPrChange w:id="553" w:author="Etion Pinari [2]" w:date="2020-12-06T12:14:00Z">
                    <w:rPr>
                      <w:rFonts w:ascii="Bell MT" w:hAnsi="Bell MT" w:cs="Arial"/>
                      <w:color w:val="000000" w:themeColor="text1"/>
                      <w:sz w:val="26"/>
                      <w:szCs w:val="26"/>
                    </w:rPr>
                  </w:rPrChange>
                </w:rPr>
                <w:delText xml:space="preserve">open </w:delText>
              </w:r>
            </w:del>
            <w:del w:id="554" w:author="Etion Pinari [2]" w:date="2020-12-06T20:43:00Z">
              <w:r w:rsidR="008B1088" w:rsidRPr="00476A43" w:rsidDel="00451490">
                <w:rPr>
                  <w:rFonts w:ascii="Bell MT" w:hAnsi="Bell MT" w:cs="Arial"/>
                  <w:color w:val="000000" w:themeColor="text1"/>
                  <w:sz w:val="28"/>
                  <w:szCs w:val="28"/>
                  <w:rPrChange w:id="555" w:author="Etion Pinari [2]" w:date="2020-12-06T12:14:00Z">
                    <w:rPr>
                      <w:rFonts w:ascii="Bell MT" w:hAnsi="Bell MT" w:cs="Arial"/>
                      <w:color w:val="000000" w:themeColor="text1"/>
                      <w:sz w:val="26"/>
                      <w:szCs w:val="26"/>
                    </w:rPr>
                  </w:rPrChange>
                </w:rPr>
                <w:delText>turnstiles after a unique QR code scan</w:delText>
              </w:r>
              <w:r w:rsidR="003C1EAB" w:rsidRPr="00476A43" w:rsidDel="00451490">
                <w:rPr>
                  <w:rFonts w:ascii="Bell MT" w:hAnsi="Bell MT" w:cs="Arial"/>
                  <w:color w:val="000000" w:themeColor="text1"/>
                  <w:sz w:val="28"/>
                  <w:szCs w:val="28"/>
                  <w:rPrChange w:id="556" w:author="Etion Pinari [2]" w:date="2020-12-06T12:14:00Z">
                    <w:rPr>
                      <w:rFonts w:ascii="Bell MT" w:hAnsi="Bell MT" w:cs="Arial"/>
                      <w:color w:val="000000" w:themeColor="text1"/>
                      <w:sz w:val="26"/>
                      <w:szCs w:val="26"/>
                    </w:rPr>
                  </w:rPrChange>
                </w:rPr>
                <w:delText xml:space="preserve"> in </w:delText>
              </w:r>
              <w:commentRangeStart w:id="557"/>
              <w:r w:rsidR="003C1EAB" w:rsidRPr="00476A43" w:rsidDel="00451490">
                <w:rPr>
                  <w:rFonts w:ascii="Bell MT" w:hAnsi="Bell MT" w:cs="Arial"/>
                  <w:color w:val="000000" w:themeColor="text1"/>
                  <w:sz w:val="28"/>
                  <w:szCs w:val="28"/>
                  <w:rPrChange w:id="558" w:author="Etion Pinari [2]" w:date="2020-12-06T12:14:00Z">
                    <w:rPr>
                      <w:rFonts w:ascii="Bell MT" w:hAnsi="Bell MT" w:cs="Arial"/>
                      <w:color w:val="000000" w:themeColor="text1"/>
                      <w:sz w:val="26"/>
                      <w:szCs w:val="26"/>
                    </w:rPr>
                  </w:rPrChange>
                </w:rPr>
                <w:delText>entrance</w:delText>
              </w:r>
              <w:commentRangeEnd w:id="557"/>
              <w:r w:rsidR="00B915FA" w:rsidDel="00451490">
                <w:rPr>
                  <w:rStyle w:val="Rimandocommento"/>
                </w:rPr>
                <w:commentReference w:id="557"/>
              </w:r>
            </w:del>
            <w:del w:id="559" w:author="Etion Pinari [2]" w:date="2020-12-06T19:49:00Z">
              <w:r w:rsidR="003C1EAB" w:rsidRPr="00476A43" w:rsidDel="00B915FA">
                <w:rPr>
                  <w:rFonts w:ascii="Bell MT" w:hAnsi="Bell MT" w:cs="Arial"/>
                  <w:color w:val="000000" w:themeColor="text1"/>
                  <w:sz w:val="28"/>
                  <w:szCs w:val="28"/>
                  <w:rPrChange w:id="560" w:author="Etion Pinari [2]" w:date="2020-12-06T12:14:00Z">
                    <w:rPr>
                      <w:rFonts w:ascii="Bell MT" w:hAnsi="Bell MT" w:cs="Arial"/>
                      <w:color w:val="000000" w:themeColor="text1"/>
                      <w:sz w:val="26"/>
                      <w:szCs w:val="26"/>
                    </w:rPr>
                  </w:rPrChange>
                </w:rPr>
                <w:delText>, for 5 seconds</w:delText>
              </w:r>
            </w:del>
          </w:p>
        </w:tc>
      </w:tr>
      <w:tr w:rsidR="00BD7918" w:rsidDel="00451490" w14:paraId="19474926" w14:textId="4C39A62C" w:rsidTr="00A14D2C">
        <w:trPr>
          <w:trHeight w:val="108"/>
          <w:del w:id="561" w:author="Etion Pinari [2]" w:date="2020-12-06T20:43:00Z"/>
          <w:trPrChange w:id="562" w:author="Etion Pinari [2]" w:date="2020-12-06T12:32:00Z">
            <w:trPr>
              <w:trHeight w:val="117"/>
            </w:trPr>
          </w:trPrChange>
        </w:trPr>
        <w:tc>
          <w:tcPr>
            <w:tcW w:w="494" w:type="pct"/>
            <w:shd w:val="clear" w:color="auto" w:fill="FF7C80"/>
            <w:tcPrChange w:id="563" w:author="Etion Pinari [2]" w:date="2020-12-06T12:32:00Z">
              <w:tcPr>
                <w:tcW w:w="895" w:type="dxa"/>
                <w:shd w:val="clear" w:color="auto" w:fill="FF7C80"/>
              </w:tcPr>
            </w:tcPrChange>
          </w:tcPr>
          <w:p w14:paraId="32A1ABCC" w14:textId="21D68A76" w:rsidR="00BD7918" w:rsidRPr="00476A43" w:rsidDel="00451490" w:rsidRDefault="00BD7918" w:rsidP="00BD7918">
            <w:pPr>
              <w:pStyle w:val="Paragrafoelenco"/>
              <w:ind w:left="0"/>
              <w:rPr>
                <w:del w:id="564" w:author="Etion Pinari [2]" w:date="2020-12-06T20:43:00Z"/>
                <w:rFonts w:ascii="Bell MT" w:hAnsi="Bell MT" w:cs="Arial"/>
                <w:color w:val="000000" w:themeColor="text1"/>
                <w:sz w:val="28"/>
                <w:szCs w:val="28"/>
              </w:rPr>
            </w:pPr>
            <w:del w:id="565" w:author="Etion Pinari [2]" w:date="2020-12-06T20:43:00Z">
              <w:r w:rsidRPr="00476A43" w:rsidDel="00451490">
                <w:rPr>
                  <w:rFonts w:ascii="Bell MT" w:hAnsi="Bell MT" w:cs="Arial"/>
                  <w:color w:val="000000" w:themeColor="text1"/>
                  <w:sz w:val="28"/>
                  <w:szCs w:val="28"/>
                </w:rPr>
                <w:delText>R1</w:delText>
              </w:r>
              <w:r w:rsidR="003C1EAB" w:rsidRPr="00476A43" w:rsidDel="00451490">
                <w:rPr>
                  <w:rFonts w:ascii="Bell MT" w:hAnsi="Bell MT" w:cs="Arial"/>
                  <w:color w:val="000000" w:themeColor="text1"/>
                  <w:sz w:val="28"/>
                  <w:szCs w:val="28"/>
                </w:rPr>
                <w:delText>5.2</w:delText>
              </w:r>
            </w:del>
          </w:p>
        </w:tc>
        <w:tc>
          <w:tcPr>
            <w:tcW w:w="4506" w:type="pct"/>
            <w:tcPrChange w:id="566" w:author="Etion Pinari [2]" w:date="2020-12-06T12:32:00Z">
              <w:tcPr>
                <w:tcW w:w="9990" w:type="dxa"/>
              </w:tcPr>
            </w:tcPrChange>
          </w:tcPr>
          <w:p w14:paraId="7F4871EB" w14:textId="5836DFEF" w:rsidR="00BD7918" w:rsidRPr="00476A43" w:rsidDel="00451490" w:rsidRDefault="003C1EAB" w:rsidP="00BD7918">
            <w:pPr>
              <w:pStyle w:val="Paragrafoelenco"/>
              <w:ind w:left="0"/>
              <w:rPr>
                <w:del w:id="567" w:author="Etion Pinari [2]" w:date="2020-12-06T20:43:00Z"/>
                <w:rFonts w:ascii="Bell MT" w:hAnsi="Bell MT" w:cs="Arial"/>
                <w:color w:val="000000" w:themeColor="text1"/>
                <w:sz w:val="28"/>
                <w:szCs w:val="28"/>
                <w:rPrChange w:id="568" w:author="Etion Pinari [2]" w:date="2020-12-06T12:14:00Z">
                  <w:rPr>
                    <w:del w:id="569" w:author="Etion Pinari [2]" w:date="2020-12-06T20:43:00Z"/>
                    <w:rFonts w:ascii="Bell MT" w:hAnsi="Bell MT" w:cs="Arial"/>
                    <w:color w:val="000000" w:themeColor="text1"/>
                    <w:sz w:val="26"/>
                    <w:szCs w:val="26"/>
                  </w:rPr>
                </w:rPrChange>
              </w:rPr>
            </w:pPr>
            <w:del w:id="570" w:author="Etion Pinari [2]" w:date="2020-12-06T20:43:00Z">
              <w:r w:rsidRPr="00A14D2C" w:rsidDel="00451490">
                <w:rPr>
                  <w:rFonts w:ascii="Bell MT" w:hAnsi="Bell MT" w:cs="Arial"/>
                  <w:b/>
                  <w:bCs/>
                  <w:color w:val="000000" w:themeColor="text1"/>
                  <w:sz w:val="28"/>
                  <w:szCs w:val="28"/>
                  <w:rPrChange w:id="571"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572" w:author="Etion Pinari [2]" w:date="2020-12-06T12:14:00Z">
                    <w:rPr>
                      <w:rFonts w:ascii="Bell MT" w:hAnsi="Bell MT" w:cs="Arial"/>
                      <w:color w:val="000000" w:themeColor="text1"/>
                      <w:sz w:val="26"/>
                      <w:szCs w:val="26"/>
                    </w:rPr>
                  </w:rPrChange>
                </w:rPr>
                <w:delText xml:space="preserve"> </w:delText>
              </w:r>
            </w:del>
            <w:del w:id="573" w:author="Etion Pinari [2]" w:date="2020-12-06T19:49:00Z">
              <w:r w:rsidRPr="00476A43" w:rsidDel="00B915FA">
                <w:rPr>
                  <w:rFonts w:ascii="Bell MT" w:hAnsi="Bell MT" w:cs="Arial"/>
                  <w:color w:val="000000" w:themeColor="text1"/>
                  <w:sz w:val="28"/>
                  <w:szCs w:val="28"/>
                  <w:rPrChange w:id="574" w:author="Etion Pinari [2]" w:date="2020-12-06T12:14:00Z">
                    <w:rPr>
                      <w:rFonts w:ascii="Bell MT" w:hAnsi="Bell MT" w:cs="Arial"/>
                      <w:color w:val="000000" w:themeColor="text1"/>
                      <w:sz w:val="26"/>
                      <w:szCs w:val="26"/>
                    </w:rPr>
                  </w:rPrChange>
                </w:rPr>
                <w:delText xml:space="preserve">open </w:delText>
              </w:r>
            </w:del>
            <w:del w:id="575" w:author="Etion Pinari [2]" w:date="2020-12-06T20:43:00Z">
              <w:r w:rsidRPr="00476A43" w:rsidDel="00451490">
                <w:rPr>
                  <w:rFonts w:ascii="Bell MT" w:hAnsi="Bell MT" w:cs="Arial"/>
                  <w:color w:val="000000" w:themeColor="text1"/>
                  <w:sz w:val="28"/>
                  <w:szCs w:val="28"/>
                  <w:rPrChange w:id="576" w:author="Etion Pinari [2]" w:date="2020-12-06T12:14:00Z">
                    <w:rPr>
                      <w:rFonts w:ascii="Bell MT" w:hAnsi="Bell MT" w:cs="Arial"/>
                      <w:color w:val="000000" w:themeColor="text1"/>
                      <w:sz w:val="26"/>
                      <w:szCs w:val="26"/>
                    </w:rPr>
                  </w:rPrChange>
                </w:rPr>
                <w:delText>turnstiles after a unique QR code scan in exit</w:delText>
              </w:r>
            </w:del>
            <w:del w:id="577" w:author="Etion Pinari [2]" w:date="2020-12-06T19:49:00Z">
              <w:r w:rsidRPr="00476A43" w:rsidDel="00B915FA">
                <w:rPr>
                  <w:rFonts w:ascii="Bell MT" w:hAnsi="Bell MT" w:cs="Arial"/>
                  <w:color w:val="000000" w:themeColor="text1"/>
                  <w:sz w:val="28"/>
                  <w:szCs w:val="28"/>
                  <w:rPrChange w:id="578" w:author="Etion Pinari [2]" w:date="2020-12-06T12:14:00Z">
                    <w:rPr>
                      <w:rFonts w:ascii="Bell MT" w:hAnsi="Bell MT" w:cs="Arial"/>
                      <w:color w:val="000000" w:themeColor="text1"/>
                      <w:sz w:val="26"/>
                      <w:szCs w:val="26"/>
                    </w:rPr>
                  </w:rPrChange>
                </w:rPr>
                <w:delText>, for 5 seconds</w:delText>
              </w:r>
            </w:del>
          </w:p>
        </w:tc>
      </w:tr>
      <w:tr w:rsidR="00CC718B" w:rsidDel="00451490" w14:paraId="0E4B2AE3" w14:textId="7BD3DCB8" w:rsidTr="00A14D2C">
        <w:trPr>
          <w:trHeight w:val="108"/>
          <w:del w:id="579" w:author="Etion Pinari [2]" w:date="2020-12-06T20:43:00Z"/>
          <w:trPrChange w:id="580" w:author="Etion Pinari [2]" w:date="2020-12-06T12:32:00Z">
            <w:trPr>
              <w:trHeight w:val="117"/>
            </w:trPr>
          </w:trPrChange>
        </w:trPr>
        <w:tc>
          <w:tcPr>
            <w:tcW w:w="494" w:type="pct"/>
            <w:shd w:val="clear" w:color="auto" w:fill="FF7C80"/>
            <w:tcPrChange w:id="581" w:author="Etion Pinari [2]" w:date="2020-12-06T12:32:00Z">
              <w:tcPr>
                <w:tcW w:w="895" w:type="dxa"/>
                <w:shd w:val="clear" w:color="auto" w:fill="FF7C80"/>
              </w:tcPr>
            </w:tcPrChange>
          </w:tcPr>
          <w:p w14:paraId="1926E329" w14:textId="696FF738" w:rsidR="00CC718B" w:rsidRPr="00476A43" w:rsidDel="00451490" w:rsidRDefault="00CC718B" w:rsidP="00CC718B">
            <w:pPr>
              <w:pStyle w:val="Paragrafoelenco"/>
              <w:ind w:left="0"/>
              <w:rPr>
                <w:del w:id="582" w:author="Etion Pinari [2]" w:date="2020-12-06T20:43:00Z"/>
                <w:rFonts w:ascii="Bell MT" w:hAnsi="Bell MT" w:cs="Arial"/>
                <w:color w:val="000000" w:themeColor="text1"/>
                <w:sz w:val="28"/>
                <w:szCs w:val="28"/>
              </w:rPr>
            </w:pPr>
            <w:commentRangeStart w:id="583"/>
            <w:del w:id="584" w:author="Etion Pinari [2]" w:date="2020-12-06T20:28:00Z">
              <w:r w:rsidRPr="00476A43" w:rsidDel="0032581F">
                <w:rPr>
                  <w:rFonts w:ascii="Bell MT" w:hAnsi="Bell MT" w:cs="Arial"/>
                  <w:color w:val="000000" w:themeColor="text1"/>
                  <w:sz w:val="28"/>
                  <w:szCs w:val="28"/>
                </w:rPr>
                <w:delText>R16</w:delText>
              </w:r>
              <w:commentRangeEnd w:id="583"/>
              <w:r w:rsidRPr="00476A43" w:rsidDel="0032581F">
                <w:rPr>
                  <w:rStyle w:val="Rimandocommento"/>
                  <w:rFonts w:ascii="Bell MT" w:hAnsi="Bell MT"/>
                  <w:sz w:val="28"/>
                  <w:szCs w:val="28"/>
                  <w:rPrChange w:id="585" w:author="Etion Pinari [2]" w:date="2020-12-06T12:15:00Z">
                    <w:rPr>
                      <w:rStyle w:val="Rimandocommento"/>
                    </w:rPr>
                  </w:rPrChange>
                </w:rPr>
                <w:commentReference w:id="583"/>
              </w:r>
            </w:del>
          </w:p>
        </w:tc>
        <w:tc>
          <w:tcPr>
            <w:tcW w:w="4506" w:type="pct"/>
            <w:tcPrChange w:id="586" w:author="Etion Pinari [2]" w:date="2020-12-06T12:32:00Z">
              <w:tcPr>
                <w:tcW w:w="9990" w:type="dxa"/>
              </w:tcPr>
            </w:tcPrChange>
          </w:tcPr>
          <w:p w14:paraId="03E549C1" w14:textId="76DF9E96" w:rsidR="00CC718B" w:rsidRPr="00476A43" w:rsidDel="00451490" w:rsidRDefault="00CC718B" w:rsidP="00D01022">
            <w:pPr>
              <w:pStyle w:val="Paragrafoelenco"/>
              <w:tabs>
                <w:tab w:val="left" w:pos="8912"/>
              </w:tabs>
              <w:ind w:left="0"/>
              <w:rPr>
                <w:del w:id="587" w:author="Etion Pinari [2]" w:date="2020-12-06T20:43:00Z"/>
                <w:rFonts w:ascii="Bell MT" w:hAnsi="Bell MT" w:cs="Arial"/>
                <w:color w:val="000000" w:themeColor="text1"/>
                <w:sz w:val="28"/>
                <w:szCs w:val="28"/>
                <w:rPrChange w:id="588" w:author="Etion Pinari [2]" w:date="2020-12-06T12:14:00Z">
                  <w:rPr>
                    <w:del w:id="589" w:author="Etion Pinari [2]" w:date="2020-12-06T20:43:00Z"/>
                    <w:rFonts w:ascii="Bell MT" w:hAnsi="Bell MT" w:cs="Arial"/>
                    <w:color w:val="000000" w:themeColor="text1"/>
                    <w:sz w:val="26"/>
                    <w:szCs w:val="26"/>
                  </w:rPr>
                </w:rPrChange>
              </w:rPr>
            </w:pPr>
            <w:del w:id="590" w:author="Etion Pinari [2]" w:date="2020-12-06T20:43:00Z">
              <w:r w:rsidRPr="00A14D2C" w:rsidDel="00451490">
                <w:rPr>
                  <w:rFonts w:ascii="Bell MT" w:hAnsi="Bell MT" w:cs="Arial"/>
                  <w:b/>
                  <w:bCs/>
                  <w:color w:val="000000" w:themeColor="text1"/>
                  <w:sz w:val="28"/>
                  <w:szCs w:val="28"/>
                  <w:rPrChange w:id="591"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592" w:author="Etion Pinari [2]" w:date="2020-12-06T12:14:00Z">
                    <w:rPr>
                      <w:rFonts w:ascii="Bell MT" w:hAnsi="Bell MT" w:cs="Arial"/>
                      <w:color w:val="000000" w:themeColor="text1"/>
                      <w:sz w:val="26"/>
                      <w:szCs w:val="26"/>
                    </w:rPr>
                  </w:rPrChange>
                </w:rPr>
                <w:delText xml:space="preserve"> calculate the maximum number of people allowed </w:delText>
              </w:r>
            </w:del>
            <w:del w:id="593" w:author="Etion Pinari [2]" w:date="2020-12-06T19:53:00Z">
              <w:r w:rsidRPr="00476A43" w:rsidDel="00B915FA">
                <w:rPr>
                  <w:rFonts w:ascii="Bell MT" w:hAnsi="Bell MT" w:cs="Arial"/>
                  <w:color w:val="000000" w:themeColor="text1"/>
                  <w:sz w:val="28"/>
                  <w:szCs w:val="28"/>
                  <w:rPrChange w:id="594" w:author="Etion Pinari [2]" w:date="2020-12-06T12:14:00Z">
                    <w:rPr>
                      <w:rFonts w:ascii="Bell MT" w:hAnsi="Bell MT" w:cs="Arial"/>
                      <w:color w:val="000000" w:themeColor="text1"/>
                      <w:sz w:val="26"/>
                      <w:szCs w:val="26"/>
                    </w:rPr>
                  </w:rPrChange>
                </w:rPr>
                <w:delText xml:space="preserve">outside </w:delText>
              </w:r>
            </w:del>
            <w:del w:id="595" w:author="Etion Pinari [2]" w:date="2020-12-06T20:43:00Z">
              <w:r w:rsidRPr="00476A43" w:rsidDel="00451490">
                <w:rPr>
                  <w:rFonts w:ascii="Bell MT" w:hAnsi="Bell MT" w:cs="Arial"/>
                  <w:color w:val="000000" w:themeColor="text1"/>
                  <w:sz w:val="28"/>
                  <w:szCs w:val="28"/>
                  <w:rPrChange w:id="596" w:author="Etion Pinari [2]" w:date="2020-12-06T12:14:00Z">
                    <w:rPr>
                      <w:rFonts w:ascii="Bell MT" w:hAnsi="Bell MT" w:cs="Arial"/>
                      <w:color w:val="000000" w:themeColor="text1"/>
                      <w:sz w:val="26"/>
                      <w:szCs w:val="26"/>
                    </w:rPr>
                  </w:rPrChange>
                </w:rPr>
                <w:delText>each store</w:delText>
              </w:r>
            </w:del>
            <w:del w:id="597" w:author="Etion Pinari [2]" w:date="2020-12-06T20:29:00Z">
              <w:r w:rsidR="00A26F1D" w:rsidRPr="00476A43" w:rsidDel="0032581F">
                <w:rPr>
                  <w:rFonts w:ascii="Bell MT" w:hAnsi="Bell MT" w:cs="Arial"/>
                  <w:color w:val="000000" w:themeColor="text1"/>
                  <w:sz w:val="28"/>
                  <w:szCs w:val="28"/>
                  <w:rPrChange w:id="598" w:author="Etion Pinari [2]" w:date="2020-12-06T12:14:00Z">
                    <w:rPr>
                      <w:rFonts w:ascii="Bell MT" w:hAnsi="Bell MT" w:cs="Arial"/>
                      <w:color w:val="000000" w:themeColor="text1"/>
                      <w:sz w:val="26"/>
                      <w:szCs w:val="26"/>
                    </w:rPr>
                  </w:rPrChange>
                </w:rPr>
                <w:delText xml:space="preserve"> as to provide social </w:delText>
              </w:r>
              <w:commentRangeStart w:id="599"/>
              <w:r w:rsidR="00A26F1D" w:rsidRPr="00476A43" w:rsidDel="0032581F">
                <w:rPr>
                  <w:rFonts w:ascii="Bell MT" w:hAnsi="Bell MT" w:cs="Arial"/>
                  <w:color w:val="000000" w:themeColor="text1"/>
                  <w:sz w:val="28"/>
                  <w:szCs w:val="28"/>
                  <w:rPrChange w:id="600" w:author="Etion Pinari [2]" w:date="2020-12-06T12:14:00Z">
                    <w:rPr>
                      <w:rFonts w:ascii="Bell MT" w:hAnsi="Bell MT" w:cs="Arial"/>
                      <w:color w:val="000000" w:themeColor="text1"/>
                      <w:sz w:val="26"/>
                      <w:szCs w:val="26"/>
                    </w:rPr>
                  </w:rPrChange>
                </w:rPr>
                <w:delText>distancing</w:delText>
              </w:r>
              <w:commentRangeEnd w:id="599"/>
              <w:r w:rsidR="00B915FA" w:rsidDel="0032581F">
                <w:rPr>
                  <w:rStyle w:val="Rimandocommento"/>
                </w:rPr>
                <w:commentReference w:id="599"/>
              </w:r>
            </w:del>
          </w:p>
        </w:tc>
      </w:tr>
      <w:tr w:rsidR="00CC718B" w:rsidDel="00476A43" w14:paraId="5DAB7F1C" w14:textId="7E65B400" w:rsidTr="00A14D2C">
        <w:trPr>
          <w:trHeight w:val="108"/>
          <w:del w:id="601" w:author="Etion Pinari [2]" w:date="2020-12-06T12:16:00Z"/>
          <w:trPrChange w:id="602" w:author="Etion Pinari [2]" w:date="2020-12-06T12:32:00Z">
            <w:trPr>
              <w:trHeight w:val="117"/>
            </w:trPr>
          </w:trPrChange>
        </w:trPr>
        <w:tc>
          <w:tcPr>
            <w:tcW w:w="494" w:type="pct"/>
            <w:shd w:val="clear" w:color="auto" w:fill="A8D08D" w:themeFill="accent6" w:themeFillTint="99"/>
            <w:tcPrChange w:id="603" w:author="Etion Pinari [2]" w:date="2020-12-06T12:32:00Z">
              <w:tcPr>
                <w:tcW w:w="895" w:type="dxa"/>
                <w:shd w:val="clear" w:color="auto" w:fill="A8D08D" w:themeFill="accent6" w:themeFillTint="99"/>
              </w:tcPr>
            </w:tcPrChange>
          </w:tcPr>
          <w:p w14:paraId="598D0DD9" w14:textId="3C241F8C" w:rsidR="00CC718B" w:rsidRPr="00476A43" w:rsidDel="00476A43" w:rsidRDefault="00CC718B" w:rsidP="00CC718B">
            <w:pPr>
              <w:pStyle w:val="Paragrafoelenco"/>
              <w:ind w:left="0"/>
              <w:rPr>
                <w:del w:id="604" w:author="Etion Pinari [2]" w:date="2020-12-06T12:16:00Z"/>
                <w:rFonts w:ascii="Bell MT" w:hAnsi="Bell MT" w:cs="Arial"/>
                <w:color w:val="000000" w:themeColor="text1"/>
                <w:sz w:val="28"/>
                <w:szCs w:val="28"/>
              </w:rPr>
            </w:pPr>
            <w:del w:id="605" w:author="Etion Pinari [2]" w:date="2020-12-06T12:16:00Z">
              <w:r w:rsidRPr="00476A43" w:rsidDel="00476A43">
                <w:rPr>
                  <w:rFonts w:ascii="Bell MT" w:hAnsi="Bell MT" w:cs="Arial"/>
                  <w:color w:val="000000" w:themeColor="text1"/>
                  <w:sz w:val="28"/>
                  <w:szCs w:val="28"/>
                </w:rPr>
                <w:delText>R17</w:delText>
              </w:r>
            </w:del>
          </w:p>
        </w:tc>
        <w:tc>
          <w:tcPr>
            <w:tcW w:w="4506" w:type="pct"/>
            <w:tcPrChange w:id="606" w:author="Etion Pinari [2]" w:date="2020-12-06T12:32:00Z">
              <w:tcPr>
                <w:tcW w:w="9990" w:type="dxa"/>
              </w:tcPr>
            </w:tcPrChange>
          </w:tcPr>
          <w:p w14:paraId="1359234A" w14:textId="50DB0BEF" w:rsidR="00CC718B" w:rsidRPr="00476A43" w:rsidDel="00476A43" w:rsidRDefault="00CC718B" w:rsidP="00CC718B">
            <w:pPr>
              <w:pStyle w:val="Paragrafoelenco"/>
              <w:ind w:left="0"/>
              <w:rPr>
                <w:del w:id="607" w:author="Etion Pinari [2]" w:date="2020-12-06T12:16:00Z"/>
                <w:rFonts w:ascii="Bell MT" w:hAnsi="Bell MT" w:cs="Arial"/>
                <w:color w:val="000000" w:themeColor="text1"/>
                <w:sz w:val="28"/>
                <w:szCs w:val="28"/>
                <w:rPrChange w:id="608" w:author="Etion Pinari [2]" w:date="2020-12-06T12:14:00Z">
                  <w:rPr>
                    <w:del w:id="609" w:author="Etion Pinari [2]" w:date="2020-12-06T12:16:00Z"/>
                    <w:rFonts w:ascii="Bell MT" w:hAnsi="Bell MT" w:cs="Arial"/>
                    <w:color w:val="000000" w:themeColor="text1"/>
                    <w:sz w:val="26"/>
                    <w:szCs w:val="26"/>
                  </w:rPr>
                </w:rPrChange>
              </w:rPr>
            </w:pPr>
            <w:del w:id="610" w:author="Etion Pinari [2]" w:date="2020-12-06T12:16:00Z">
              <w:r w:rsidRPr="00476A43" w:rsidDel="00476A43">
                <w:rPr>
                  <w:rFonts w:ascii="Bell MT" w:hAnsi="Bell MT" w:cs="Arial"/>
                  <w:color w:val="000000"/>
                  <w:sz w:val="28"/>
                  <w:szCs w:val="28"/>
                  <w:shd w:val="clear" w:color="auto" w:fill="FFFFFF"/>
                  <w:rPrChange w:id="611" w:author="Etion Pinari [2]" w:date="2020-12-06T12:14:00Z">
                    <w:rPr>
                      <w:rFonts w:ascii="Bell MT" w:hAnsi="Bell MT" w:cs="Arial"/>
                      <w:color w:val="000000"/>
                      <w:sz w:val="26"/>
                      <w:szCs w:val="26"/>
                      <w:shd w:val="clear" w:color="auto" w:fill="FFFFFF"/>
                    </w:rPr>
                  </w:rPrChange>
                </w:rPr>
                <w:delText>The system shall count the number of entrances and exits each day, for each market</w:delText>
              </w:r>
            </w:del>
          </w:p>
        </w:tc>
      </w:tr>
      <w:tr w:rsidR="00CC718B" w:rsidDel="00476A43" w14:paraId="33793C51" w14:textId="50F797E7" w:rsidTr="00A14D2C">
        <w:trPr>
          <w:trHeight w:val="108"/>
          <w:del w:id="612" w:author="Etion Pinari [2]" w:date="2020-12-06T12:16:00Z"/>
          <w:trPrChange w:id="613" w:author="Etion Pinari [2]" w:date="2020-12-06T12:32:00Z">
            <w:trPr>
              <w:trHeight w:val="117"/>
            </w:trPr>
          </w:trPrChange>
        </w:trPr>
        <w:tc>
          <w:tcPr>
            <w:tcW w:w="494" w:type="pct"/>
            <w:shd w:val="clear" w:color="auto" w:fill="A8D08D" w:themeFill="accent6" w:themeFillTint="99"/>
            <w:tcPrChange w:id="614" w:author="Etion Pinari [2]" w:date="2020-12-06T12:32:00Z">
              <w:tcPr>
                <w:tcW w:w="895" w:type="dxa"/>
                <w:shd w:val="clear" w:color="auto" w:fill="A8D08D" w:themeFill="accent6" w:themeFillTint="99"/>
              </w:tcPr>
            </w:tcPrChange>
          </w:tcPr>
          <w:p w14:paraId="17383BFA" w14:textId="1EB75E96" w:rsidR="00CC718B" w:rsidRPr="00476A43" w:rsidDel="00476A43" w:rsidRDefault="00CC718B" w:rsidP="00CC718B">
            <w:pPr>
              <w:pStyle w:val="Paragrafoelenco"/>
              <w:ind w:left="0"/>
              <w:rPr>
                <w:del w:id="615" w:author="Etion Pinari [2]" w:date="2020-12-06T12:16:00Z"/>
                <w:rFonts w:ascii="Bell MT" w:hAnsi="Bell MT" w:cs="Arial"/>
                <w:color w:val="000000" w:themeColor="text1"/>
                <w:sz w:val="28"/>
                <w:szCs w:val="28"/>
              </w:rPr>
            </w:pPr>
            <w:del w:id="616" w:author="Etion Pinari [2]" w:date="2020-12-06T12:16:00Z">
              <w:r w:rsidRPr="00476A43" w:rsidDel="00476A43">
                <w:rPr>
                  <w:rFonts w:ascii="Bell MT" w:hAnsi="Bell MT" w:cs="Arial"/>
                  <w:color w:val="000000" w:themeColor="text1"/>
                  <w:sz w:val="28"/>
                  <w:szCs w:val="28"/>
                </w:rPr>
                <w:delText>R18</w:delText>
              </w:r>
            </w:del>
          </w:p>
        </w:tc>
        <w:tc>
          <w:tcPr>
            <w:tcW w:w="4506" w:type="pct"/>
            <w:tcPrChange w:id="617" w:author="Etion Pinari [2]" w:date="2020-12-06T12:32:00Z">
              <w:tcPr>
                <w:tcW w:w="9990" w:type="dxa"/>
              </w:tcPr>
            </w:tcPrChange>
          </w:tcPr>
          <w:p w14:paraId="6361A163" w14:textId="7BB45A42" w:rsidR="00CC718B" w:rsidRPr="00476A43" w:rsidDel="00476A43" w:rsidRDefault="00CC718B" w:rsidP="00CC718B">
            <w:pPr>
              <w:pStyle w:val="Paragrafoelenco"/>
              <w:ind w:left="0"/>
              <w:rPr>
                <w:del w:id="618" w:author="Etion Pinari [2]" w:date="2020-12-06T12:16:00Z"/>
                <w:rFonts w:ascii="Bell MT" w:hAnsi="Bell MT" w:cs="Arial"/>
                <w:color w:val="000000" w:themeColor="text1"/>
                <w:sz w:val="28"/>
                <w:szCs w:val="28"/>
                <w:rPrChange w:id="619" w:author="Etion Pinari [2]" w:date="2020-12-06T12:14:00Z">
                  <w:rPr>
                    <w:del w:id="620" w:author="Etion Pinari [2]" w:date="2020-12-06T12:16:00Z"/>
                    <w:rFonts w:ascii="Bell MT" w:hAnsi="Bell MT" w:cs="Arial"/>
                    <w:color w:val="000000" w:themeColor="text1"/>
                    <w:sz w:val="26"/>
                    <w:szCs w:val="26"/>
                  </w:rPr>
                </w:rPrChange>
              </w:rPr>
            </w:pPr>
            <w:del w:id="621" w:author="Etion Pinari [2]" w:date="2020-12-06T12:16:00Z">
              <w:r w:rsidRPr="00476A43" w:rsidDel="00476A43">
                <w:rPr>
                  <w:rFonts w:ascii="Bell MT" w:hAnsi="Bell MT" w:cs="Arial"/>
                  <w:color w:val="000000"/>
                  <w:sz w:val="28"/>
                  <w:szCs w:val="28"/>
                  <w:shd w:val="clear" w:color="auto" w:fill="FFFFFF"/>
                  <w:rPrChange w:id="622" w:author="Etion Pinari [2]" w:date="2020-12-06T12:14:00Z">
                    <w:rPr>
                      <w:rFonts w:ascii="Bell MT" w:hAnsi="Bell MT" w:cs="Arial"/>
                      <w:color w:val="000000"/>
                      <w:sz w:val="26"/>
                      <w:szCs w:val="26"/>
                      <w:shd w:val="clear" w:color="auto" w:fill="FFFFFF"/>
                    </w:rPr>
                  </w:rPrChange>
                </w:rPr>
                <w:delText>The system shall store the number of entrances and exits for each market</w:delText>
              </w:r>
              <w:r w:rsidRPr="00476A43" w:rsidDel="00476A43">
                <w:rPr>
                  <w:rFonts w:ascii="Bell MT" w:hAnsi="Bell MT" w:cs="Arial"/>
                  <w:color w:val="000000" w:themeColor="text1"/>
                  <w:sz w:val="28"/>
                  <w:szCs w:val="28"/>
                  <w:rPrChange w:id="623" w:author="Etion Pinari [2]" w:date="2020-12-06T12:14:00Z">
                    <w:rPr>
                      <w:rFonts w:ascii="Bell MT" w:hAnsi="Bell MT" w:cs="Arial"/>
                      <w:color w:val="000000" w:themeColor="text1"/>
                      <w:sz w:val="26"/>
                      <w:szCs w:val="26"/>
                    </w:rPr>
                  </w:rPrChange>
                </w:rPr>
                <w:delText xml:space="preserve">  </w:delText>
              </w:r>
            </w:del>
          </w:p>
        </w:tc>
      </w:tr>
      <w:tr w:rsidR="00CC718B" w:rsidDel="00476A43" w14:paraId="430AE599" w14:textId="70A922F1" w:rsidTr="00A14D2C">
        <w:trPr>
          <w:trHeight w:val="108"/>
          <w:del w:id="624" w:author="Etion Pinari [2]" w:date="2020-12-06T12:16:00Z"/>
          <w:trPrChange w:id="625" w:author="Etion Pinari [2]" w:date="2020-12-06T12:32:00Z">
            <w:trPr>
              <w:trHeight w:val="117"/>
            </w:trPr>
          </w:trPrChange>
        </w:trPr>
        <w:tc>
          <w:tcPr>
            <w:tcW w:w="494" w:type="pct"/>
            <w:shd w:val="clear" w:color="auto" w:fill="A8D08D" w:themeFill="accent6" w:themeFillTint="99"/>
            <w:tcPrChange w:id="626" w:author="Etion Pinari [2]" w:date="2020-12-06T12:32:00Z">
              <w:tcPr>
                <w:tcW w:w="895" w:type="dxa"/>
                <w:shd w:val="clear" w:color="auto" w:fill="A8D08D" w:themeFill="accent6" w:themeFillTint="99"/>
              </w:tcPr>
            </w:tcPrChange>
          </w:tcPr>
          <w:p w14:paraId="4D0BB1BD" w14:textId="458B518F" w:rsidR="00CC718B" w:rsidRPr="00476A43" w:rsidDel="00476A43" w:rsidRDefault="00CC718B" w:rsidP="00CC718B">
            <w:pPr>
              <w:pStyle w:val="Paragrafoelenco"/>
              <w:ind w:left="0"/>
              <w:rPr>
                <w:del w:id="627" w:author="Etion Pinari [2]" w:date="2020-12-06T12:16:00Z"/>
                <w:rFonts w:ascii="Bell MT" w:hAnsi="Bell MT" w:cs="Arial"/>
                <w:color w:val="000000" w:themeColor="text1"/>
                <w:sz w:val="28"/>
                <w:szCs w:val="28"/>
              </w:rPr>
            </w:pPr>
            <w:del w:id="628" w:author="Etion Pinari [2]" w:date="2020-12-06T12:16:00Z">
              <w:r w:rsidRPr="00476A43" w:rsidDel="00476A43">
                <w:rPr>
                  <w:rFonts w:ascii="Bell MT" w:hAnsi="Bell MT" w:cs="Arial"/>
                  <w:color w:val="000000" w:themeColor="text1"/>
                  <w:sz w:val="28"/>
                  <w:szCs w:val="28"/>
                </w:rPr>
                <w:delText>R19</w:delText>
              </w:r>
            </w:del>
          </w:p>
        </w:tc>
        <w:tc>
          <w:tcPr>
            <w:tcW w:w="4506" w:type="pct"/>
            <w:tcPrChange w:id="629" w:author="Etion Pinari [2]" w:date="2020-12-06T12:32:00Z">
              <w:tcPr>
                <w:tcW w:w="9990" w:type="dxa"/>
              </w:tcPr>
            </w:tcPrChange>
          </w:tcPr>
          <w:p w14:paraId="54AE6FFB" w14:textId="0CC4B039" w:rsidR="00CC718B" w:rsidRPr="00476A43" w:rsidDel="00476A43" w:rsidRDefault="00CC718B" w:rsidP="00CC718B">
            <w:pPr>
              <w:pStyle w:val="Paragrafoelenco"/>
              <w:ind w:left="0"/>
              <w:rPr>
                <w:del w:id="630" w:author="Etion Pinari [2]" w:date="2020-12-06T12:16:00Z"/>
                <w:rFonts w:ascii="Bell MT" w:hAnsi="Bell MT" w:cs="Arial"/>
                <w:color w:val="000000" w:themeColor="text1"/>
                <w:sz w:val="28"/>
                <w:szCs w:val="28"/>
                <w:rPrChange w:id="631" w:author="Etion Pinari [2]" w:date="2020-12-06T12:14:00Z">
                  <w:rPr>
                    <w:del w:id="632" w:author="Etion Pinari [2]" w:date="2020-12-06T12:16:00Z"/>
                    <w:rFonts w:ascii="Bell MT" w:hAnsi="Bell MT" w:cs="Arial"/>
                    <w:color w:val="000000" w:themeColor="text1"/>
                    <w:sz w:val="26"/>
                    <w:szCs w:val="26"/>
                  </w:rPr>
                </w:rPrChange>
              </w:rPr>
            </w:pPr>
            <w:del w:id="633" w:author="Etion Pinari [2]" w:date="2020-12-06T12:16:00Z">
              <w:r w:rsidRPr="00476A43" w:rsidDel="00476A43">
                <w:rPr>
                  <w:rFonts w:ascii="Bell MT" w:hAnsi="Bell MT" w:cs="Arial"/>
                  <w:color w:val="000000" w:themeColor="text1"/>
                  <w:sz w:val="28"/>
                  <w:szCs w:val="28"/>
                  <w:rPrChange w:id="634" w:author="Etion Pinari [2]" w:date="2020-12-06T12:14:00Z">
                    <w:rPr>
                      <w:rFonts w:ascii="Bell MT" w:hAnsi="Bell MT" w:cs="Arial"/>
                      <w:color w:val="000000" w:themeColor="text1"/>
                      <w:sz w:val="26"/>
                      <w:szCs w:val="26"/>
                    </w:rPr>
                  </w:rPrChange>
                </w:rPr>
                <w:delText>The system shall allow store managers to regulate the number of entrances allowed in the store hourly.</w:delText>
              </w:r>
            </w:del>
          </w:p>
        </w:tc>
      </w:tr>
      <w:tr w:rsidR="00CC718B" w:rsidDel="00476A43" w14:paraId="1BDD2857" w14:textId="0B95DC1B" w:rsidTr="00A14D2C">
        <w:trPr>
          <w:trHeight w:val="108"/>
          <w:del w:id="635" w:author="Etion Pinari [2]" w:date="2020-12-06T12:16:00Z"/>
          <w:trPrChange w:id="636" w:author="Etion Pinari [2]" w:date="2020-12-06T12:32:00Z">
            <w:trPr>
              <w:trHeight w:val="117"/>
            </w:trPr>
          </w:trPrChange>
        </w:trPr>
        <w:tc>
          <w:tcPr>
            <w:tcW w:w="494" w:type="pct"/>
            <w:shd w:val="clear" w:color="auto" w:fill="A8D08D" w:themeFill="accent6" w:themeFillTint="99"/>
            <w:tcPrChange w:id="637" w:author="Etion Pinari [2]" w:date="2020-12-06T12:32:00Z">
              <w:tcPr>
                <w:tcW w:w="895" w:type="dxa"/>
                <w:shd w:val="clear" w:color="auto" w:fill="A8D08D" w:themeFill="accent6" w:themeFillTint="99"/>
              </w:tcPr>
            </w:tcPrChange>
          </w:tcPr>
          <w:p w14:paraId="1416EA43" w14:textId="23AE6626" w:rsidR="00CC718B" w:rsidRPr="00476A43" w:rsidDel="00476A43" w:rsidRDefault="00CC718B" w:rsidP="00CC718B">
            <w:pPr>
              <w:pStyle w:val="Paragrafoelenco"/>
              <w:ind w:left="0"/>
              <w:rPr>
                <w:del w:id="638" w:author="Etion Pinari [2]" w:date="2020-12-06T12:16:00Z"/>
                <w:rFonts w:ascii="Bell MT" w:hAnsi="Bell MT" w:cs="Arial"/>
                <w:color w:val="000000" w:themeColor="text1"/>
                <w:sz w:val="28"/>
                <w:szCs w:val="28"/>
              </w:rPr>
            </w:pPr>
            <w:del w:id="639" w:author="Etion Pinari [2]" w:date="2020-12-06T12:16:00Z">
              <w:r w:rsidRPr="00476A43" w:rsidDel="00476A43">
                <w:rPr>
                  <w:rFonts w:ascii="Bell MT" w:hAnsi="Bell MT" w:cs="Arial"/>
                  <w:color w:val="000000" w:themeColor="text1"/>
                  <w:sz w:val="28"/>
                  <w:szCs w:val="28"/>
                </w:rPr>
                <w:delText>R20</w:delText>
              </w:r>
            </w:del>
          </w:p>
        </w:tc>
        <w:tc>
          <w:tcPr>
            <w:tcW w:w="4506" w:type="pct"/>
            <w:tcPrChange w:id="640" w:author="Etion Pinari [2]" w:date="2020-12-06T12:32:00Z">
              <w:tcPr>
                <w:tcW w:w="9990" w:type="dxa"/>
              </w:tcPr>
            </w:tcPrChange>
          </w:tcPr>
          <w:p w14:paraId="4E25D159" w14:textId="7491772C" w:rsidR="00CC718B" w:rsidRPr="00476A43" w:rsidDel="00476A43" w:rsidRDefault="00CC718B" w:rsidP="00CC718B">
            <w:pPr>
              <w:pStyle w:val="Paragrafoelenco"/>
              <w:ind w:left="0"/>
              <w:rPr>
                <w:del w:id="641" w:author="Etion Pinari [2]" w:date="2020-12-06T12:16:00Z"/>
                <w:rFonts w:ascii="Bell MT" w:hAnsi="Bell MT" w:cs="Arial"/>
                <w:color w:val="000000" w:themeColor="text1"/>
                <w:sz w:val="28"/>
                <w:szCs w:val="28"/>
                <w:rPrChange w:id="642" w:author="Etion Pinari [2]" w:date="2020-12-06T12:14:00Z">
                  <w:rPr>
                    <w:del w:id="643" w:author="Etion Pinari [2]" w:date="2020-12-06T12:16:00Z"/>
                    <w:rFonts w:ascii="Bell MT" w:hAnsi="Bell MT" w:cs="Arial"/>
                    <w:color w:val="000000" w:themeColor="text1"/>
                    <w:sz w:val="26"/>
                    <w:szCs w:val="26"/>
                  </w:rPr>
                </w:rPrChange>
              </w:rPr>
            </w:pPr>
            <w:del w:id="644" w:author="Etion Pinari [2]" w:date="2020-12-06T12:16:00Z">
              <w:r w:rsidRPr="00476A43" w:rsidDel="00476A43">
                <w:rPr>
                  <w:rFonts w:ascii="Bell MT" w:hAnsi="Bell MT" w:cs="Arial"/>
                  <w:color w:val="000000" w:themeColor="text1"/>
                  <w:sz w:val="28"/>
                  <w:szCs w:val="28"/>
                  <w:rPrChange w:id="645" w:author="Etion Pinari [2]" w:date="2020-12-06T12:14:00Z">
                    <w:rPr>
                      <w:rFonts w:ascii="Bell MT" w:hAnsi="Bell MT" w:cs="Arial"/>
                      <w:color w:val="000000" w:themeColor="text1"/>
                      <w:sz w:val="26"/>
                      <w:szCs w:val="26"/>
                    </w:rPr>
                  </w:rPrChange>
                </w:rPr>
                <w:delText>The system shall calculate the maximum number of people allowed inside each store</w:delText>
              </w:r>
              <w:r w:rsidR="00A26F1D" w:rsidRPr="00476A43" w:rsidDel="00476A43">
                <w:rPr>
                  <w:rFonts w:ascii="Bell MT" w:hAnsi="Bell MT" w:cs="Arial"/>
                  <w:color w:val="000000" w:themeColor="text1"/>
                  <w:sz w:val="28"/>
                  <w:szCs w:val="28"/>
                  <w:rPrChange w:id="646" w:author="Etion Pinari [2]" w:date="2020-12-06T12:14:00Z">
                    <w:rPr>
                      <w:rFonts w:ascii="Bell MT" w:hAnsi="Bell MT" w:cs="Arial"/>
                      <w:color w:val="000000" w:themeColor="text1"/>
                      <w:sz w:val="26"/>
                      <w:szCs w:val="26"/>
                    </w:rPr>
                  </w:rPrChange>
                </w:rPr>
                <w:delText xml:space="preserve"> as to provide social distancing</w:delText>
              </w:r>
            </w:del>
          </w:p>
        </w:tc>
      </w:tr>
      <w:tr w:rsidR="00CC718B" w:rsidRPr="0019584F" w:rsidDel="00476A43" w14:paraId="26F7DBAC" w14:textId="52ADF773" w:rsidTr="00A14D2C">
        <w:trPr>
          <w:trHeight w:val="108"/>
          <w:del w:id="647" w:author="Etion Pinari [2]" w:date="2020-12-06T12:16:00Z"/>
          <w:trPrChange w:id="648" w:author="Etion Pinari [2]" w:date="2020-12-06T12:32:00Z">
            <w:trPr>
              <w:trHeight w:val="117"/>
            </w:trPr>
          </w:trPrChange>
        </w:trPr>
        <w:tc>
          <w:tcPr>
            <w:tcW w:w="494" w:type="pct"/>
            <w:shd w:val="clear" w:color="auto" w:fill="A8D08D" w:themeFill="accent6" w:themeFillTint="99"/>
            <w:tcPrChange w:id="649" w:author="Etion Pinari [2]" w:date="2020-12-06T12:32:00Z">
              <w:tcPr>
                <w:tcW w:w="895" w:type="dxa"/>
                <w:shd w:val="clear" w:color="auto" w:fill="A8D08D" w:themeFill="accent6" w:themeFillTint="99"/>
              </w:tcPr>
            </w:tcPrChange>
          </w:tcPr>
          <w:p w14:paraId="0E613F64" w14:textId="0F29BADF" w:rsidR="00CC718B" w:rsidRPr="00476A43" w:rsidDel="00476A43" w:rsidRDefault="00CC718B" w:rsidP="00CC718B">
            <w:pPr>
              <w:pStyle w:val="Paragrafoelenco"/>
              <w:ind w:left="0"/>
              <w:rPr>
                <w:del w:id="650" w:author="Etion Pinari [2]" w:date="2020-12-06T12:16:00Z"/>
                <w:rFonts w:ascii="Bell MT" w:hAnsi="Bell MT" w:cs="Arial"/>
                <w:color w:val="000000" w:themeColor="text1"/>
                <w:sz w:val="28"/>
                <w:szCs w:val="28"/>
              </w:rPr>
            </w:pPr>
            <w:del w:id="651" w:author="Etion Pinari [2]" w:date="2020-12-06T12:16:00Z">
              <w:r w:rsidRPr="00476A43" w:rsidDel="00476A43">
                <w:rPr>
                  <w:rFonts w:ascii="Bell MT" w:hAnsi="Bell MT" w:cs="Arial"/>
                  <w:color w:val="000000" w:themeColor="text1"/>
                  <w:sz w:val="28"/>
                  <w:szCs w:val="28"/>
                </w:rPr>
                <w:delText>R21</w:delText>
              </w:r>
            </w:del>
          </w:p>
        </w:tc>
        <w:tc>
          <w:tcPr>
            <w:tcW w:w="4506" w:type="pct"/>
            <w:tcPrChange w:id="652" w:author="Etion Pinari [2]" w:date="2020-12-06T12:32:00Z">
              <w:tcPr>
                <w:tcW w:w="9990" w:type="dxa"/>
              </w:tcPr>
            </w:tcPrChange>
          </w:tcPr>
          <w:p w14:paraId="43C99221" w14:textId="4EF2C64A" w:rsidR="00CC718B" w:rsidRPr="00476A43" w:rsidDel="00476A43" w:rsidRDefault="00CC718B" w:rsidP="00CC718B">
            <w:pPr>
              <w:pStyle w:val="Paragrafoelenco"/>
              <w:ind w:left="0"/>
              <w:rPr>
                <w:del w:id="653" w:author="Etion Pinari [2]" w:date="2020-12-06T12:16:00Z"/>
                <w:rFonts w:ascii="Bell MT" w:hAnsi="Bell MT" w:cs="Arial"/>
                <w:color w:val="000000" w:themeColor="text1"/>
                <w:sz w:val="28"/>
                <w:szCs w:val="28"/>
                <w:rPrChange w:id="654" w:author="Etion Pinari [2]" w:date="2020-12-06T12:14:00Z">
                  <w:rPr>
                    <w:del w:id="655" w:author="Etion Pinari [2]" w:date="2020-12-06T12:16:00Z"/>
                    <w:rFonts w:ascii="Bell MT" w:hAnsi="Bell MT" w:cs="Arial"/>
                    <w:color w:val="000000" w:themeColor="text1"/>
                    <w:sz w:val="26"/>
                    <w:szCs w:val="26"/>
                  </w:rPr>
                </w:rPrChange>
              </w:rPr>
            </w:pPr>
            <w:del w:id="656" w:author="Etion Pinari [2]" w:date="2020-12-06T12:16:00Z">
              <w:r w:rsidRPr="00476A43" w:rsidDel="00476A43">
                <w:rPr>
                  <w:rFonts w:ascii="Bell MT" w:hAnsi="Bell MT" w:cs="Arial"/>
                  <w:color w:val="000000" w:themeColor="text1"/>
                  <w:sz w:val="28"/>
                  <w:szCs w:val="28"/>
                  <w:rPrChange w:id="657" w:author="Etion Pinari [2]" w:date="2020-12-06T12:14:00Z">
                    <w:rPr>
                      <w:rFonts w:ascii="Bell MT" w:hAnsi="Bell MT" w:cs="Arial"/>
                      <w:color w:val="000000" w:themeColor="text1"/>
                      <w:sz w:val="26"/>
                      <w:szCs w:val="26"/>
                    </w:rPr>
                  </w:rPrChange>
                </w:rPr>
                <w:delText>The system shall allow store managers to see how many customers have entered the store for the past 7 days</w:delText>
              </w:r>
            </w:del>
          </w:p>
        </w:tc>
      </w:tr>
    </w:tbl>
    <w:tbl>
      <w:tblPr>
        <w:tblStyle w:val="Grigliatabella"/>
        <w:tblpPr w:leftFromText="141" w:rightFromText="141" w:vertAnchor="page" w:horzAnchor="page" w:tblpX="657" w:tblpY="2409"/>
        <w:tblW w:w="5669" w:type="pct"/>
        <w:tblLayout w:type="fixed"/>
        <w:tblLook w:val="04A0" w:firstRow="1" w:lastRow="0" w:firstColumn="1" w:lastColumn="0" w:noHBand="0" w:noVBand="1"/>
      </w:tblPr>
      <w:tblGrid>
        <w:gridCol w:w="1116"/>
        <w:gridCol w:w="10179"/>
      </w:tblGrid>
      <w:tr w:rsidR="00451490" w14:paraId="5093F8C2" w14:textId="77777777" w:rsidTr="00451490">
        <w:trPr>
          <w:trHeight w:val="411"/>
          <w:ins w:id="658" w:author="Etion Pinari [2]" w:date="2020-12-06T20:45:00Z"/>
        </w:trPr>
        <w:tc>
          <w:tcPr>
            <w:tcW w:w="494" w:type="pct"/>
            <w:shd w:val="clear" w:color="auto" w:fill="FF7C80"/>
          </w:tcPr>
          <w:p w14:paraId="08FDD8D9" w14:textId="77777777" w:rsidR="00451490" w:rsidRPr="00476A43" w:rsidRDefault="00451490" w:rsidP="00451490">
            <w:pPr>
              <w:pStyle w:val="Paragrafoelenco"/>
              <w:ind w:left="0"/>
              <w:rPr>
                <w:ins w:id="659" w:author="Etion Pinari [2]" w:date="2020-12-06T20:45:00Z"/>
                <w:rFonts w:ascii="Bell MT" w:hAnsi="Bell MT" w:cs="Arial"/>
                <w:color w:val="000000"/>
                <w:sz w:val="28"/>
                <w:szCs w:val="28"/>
                <w:shd w:val="clear" w:color="auto" w:fill="FFFFFF"/>
              </w:rPr>
            </w:pPr>
            <w:ins w:id="660" w:author="Etion Pinari [2]" w:date="2020-12-06T20:45:00Z">
              <w:r w:rsidRPr="00476A43">
                <w:rPr>
                  <w:rFonts w:ascii="Bell MT" w:hAnsi="Bell MT" w:cs="Arial"/>
                  <w:color w:val="000000" w:themeColor="text1"/>
                  <w:sz w:val="28"/>
                  <w:szCs w:val="28"/>
                </w:rPr>
                <w:t>R1</w:t>
              </w:r>
            </w:ins>
          </w:p>
        </w:tc>
        <w:tc>
          <w:tcPr>
            <w:tcW w:w="4506" w:type="pct"/>
          </w:tcPr>
          <w:p w14:paraId="0D74B016" w14:textId="77777777" w:rsidR="00451490" w:rsidRPr="00D14E3C" w:rsidRDefault="00451490" w:rsidP="00451490">
            <w:pPr>
              <w:pStyle w:val="Paragrafoelenco"/>
              <w:ind w:left="0"/>
              <w:rPr>
                <w:ins w:id="661" w:author="Etion Pinari [2]" w:date="2020-12-06T20:45:00Z"/>
                <w:rFonts w:ascii="Bell MT" w:hAnsi="Bell MT" w:cs="Arial"/>
                <w:b/>
                <w:bCs/>
                <w:color w:val="000000"/>
                <w:sz w:val="26"/>
                <w:szCs w:val="26"/>
                <w:shd w:val="clear" w:color="auto" w:fill="FFFFFF"/>
                <w:rPrChange w:id="662" w:author="Etion Pinari [2]" w:date="2020-12-06T20:46:00Z">
                  <w:rPr>
                    <w:ins w:id="663" w:author="Etion Pinari [2]" w:date="2020-12-06T20:45:00Z"/>
                    <w:rFonts w:ascii="Bell MT" w:hAnsi="Bell MT" w:cs="Arial"/>
                    <w:b/>
                    <w:bCs/>
                    <w:color w:val="000000"/>
                    <w:sz w:val="28"/>
                    <w:szCs w:val="28"/>
                    <w:shd w:val="clear" w:color="auto" w:fill="FFFFFF"/>
                  </w:rPr>
                </w:rPrChange>
              </w:rPr>
            </w:pPr>
            <w:ins w:id="664" w:author="Etion Pinari [2]" w:date="2020-12-06T20:45:00Z">
              <w:r w:rsidRPr="00D14E3C">
                <w:rPr>
                  <w:rFonts w:ascii="Bell MT" w:hAnsi="Bell MT" w:cs="Arial"/>
                  <w:b/>
                  <w:bCs/>
                  <w:color w:val="000000"/>
                  <w:sz w:val="26"/>
                  <w:szCs w:val="26"/>
                  <w:shd w:val="clear" w:color="auto" w:fill="FFFFFF"/>
                  <w:rPrChange w:id="665"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66" w:author="Etion Pinari [2]" w:date="2020-12-06T20:46:00Z">
                    <w:rPr>
                      <w:rFonts w:ascii="Bell MT" w:hAnsi="Bell MT" w:cs="Arial"/>
                      <w:color w:val="000000"/>
                      <w:sz w:val="28"/>
                      <w:szCs w:val="28"/>
                      <w:shd w:val="clear" w:color="auto" w:fill="FFFFFF"/>
                    </w:rPr>
                  </w:rPrChange>
                </w:rPr>
                <w:t xml:space="preserve"> allow users to get a ticket with a date and time that shows when to go to a certain store, virtually</w:t>
              </w:r>
            </w:ins>
          </w:p>
        </w:tc>
      </w:tr>
      <w:tr w:rsidR="00451490" w14:paraId="15058217" w14:textId="77777777" w:rsidTr="00451490">
        <w:trPr>
          <w:trHeight w:val="474"/>
          <w:ins w:id="667" w:author="Etion Pinari [2]" w:date="2020-12-06T20:45:00Z"/>
        </w:trPr>
        <w:tc>
          <w:tcPr>
            <w:tcW w:w="494" w:type="pct"/>
            <w:shd w:val="clear" w:color="auto" w:fill="FF7C80"/>
          </w:tcPr>
          <w:p w14:paraId="57BB103A" w14:textId="77777777" w:rsidR="00451490" w:rsidRPr="00476A43" w:rsidRDefault="00451490" w:rsidP="00451490">
            <w:pPr>
              <w:pStyle w:val="Paragrafoelenco"/>
              <w:ind w:left="0"/>
              <w:rPr>
                <w:ins w:id="668" w:author="Etion Pinari [2]" w:date="2020-12-06T20:45:00Z"/>
                <w:rFonts w:ascii="Bell MT" w:hAnsi="Bell MT" w:cs="Arial"/>
                <w:color w:val="000000"/>
                <w:sz w:val="28"/>
                <w:szCs w:val="28"/>
                <w:shd w:val="clear" w:color="auto" w:fill="FFFFFF"/>
              </w:rPr>
            </w:pPr>
            <w:ins w:id="669" w:author="Etion Pinari [2]" w:date="2020-12-06T20:45:00Z">
              <w:r w:rsidRPr="00476A43">
                <w:rPr>
                  <w:rFonts w:ascii="Bell MT" w:hAnsi="Bell MT" w:cs="Arial"/>
                  <w:color w:val="000000" w:themeColor="text1"/>
                  <w:sz w:val="28"/>
                  <w:szCs w:val="28"/>
                </w:rPr>
                <w:t>R2</w:t>
              </w:r>
            </w:ins>
          </w:p>
        </w:tc>
        <w:tc>
          <w:tcPr>
            <w:tcW w:w="4506" w:type="pct"/>
            <w:shd w:val="clear" w:color="auto" w:fill="auto"/>
          </w:tcPr>
          <w:p w14:paraId="3E6A7489" w14:textId="77777777" w:rsidR="00451490" w:rsidRPr="00D14E3C" w:rsidRDefault="00451490" w:rsidP="00451490">
            <w:pPr>
              <w:pStyle w:val="Paragrafoelenco"/>
              <w:ind w:left="0"/>
              <w:rPr>
                <w:ins w:id="670" w:author="Etion Pinari [2]" w:date="2020-12-06T20:45:00Z"/>
                <w:rFonts w:ascii="Bell MT" w:hAnsi="Bell MT" w:cs="Arial"/>
                <w:color w:val="000000"/>
                <w:sz w:val="26"/>
                <w:szCs w:val="26"/>
                <w:shd w:val="clear" w:color="auto" w:fill="FFFFFF"/>
                <w:rPrChange w:id="671" w:author="Etion Pinari [2]" w:date="2020-12-06T20:46:00Z">
                  <w:rPr>
                    <w:ins w:id="672" w:author="Etion Pinari [2]" w:date="2020-12-06T20:45:00Z"/>
                    <w:rFonts w:ascii="Bell MT" w:hAnsi="Bell MT" w:cs="Arial"/>
                    <w:color w:val="000000"/>
                    <w:sz w:val="28"/>
                    <w:szCs w:val="28"/>
                    <w:shd w:val="clear" w:color="auto" w:fill="FFFFFF"/>
                  </w:rPr>
                </w:rPrChange>
              </w:rPr>
            </w:pPr>
            <w:ins w:id="673" w:author="Etion Pinari [2]" w:date="2020-12-06T20:45:00Z">
              <w:r w:rsidRPr="00D14E3C">
                <w:rPr>
                  <w:rFonts w:ascii="Bell MT" w:hAnsi="Bell MT" w:cs="Arial"/>
                  <w:b/>
                  <w:bCs/>
                  <w:color w:val="000000"/>
                  <w:sz w:val="26"/>
                  <w:szCs w:val="26"/>
                  <w:shd w:val="clear" w:color="auto" w:fill="FFFFFF"/>
                  <w:rPrChange w:id="674"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75" w:author="Etion Pinari [2]" w:date="2020-12-06T20:46:00Z">
                    <w:rPr>
                      <w:rFonts w:ascii="Bell MT" w:hAnsi="Bell MT" w:cs="Arial"/>
                      <w:color w:val="000000"/>
                      <w:sz w:val="28"/>
                      <w:szCs w:val="28"/>
                      <w:shd w:val="clear" w:color="auto" w:fill="FFFFFF"/>
                    </w:rPr>
                  </w:rPrChange>
                </w:rPr>
                <w:t xml:space="preserve"> allow users to get a ticket with a date and time that shows when to go to a certain store, physically</w:t>
              </w:r>
              <w:commentRangeStart w:id="676"/>
              <w:commentRangeEnd w:id="676"/>
              <w:r w:rsidRPr="00D14E3C">
                <w:rPr>
                  <w:rStyle w:val="Rimandocommento"/>
                  <w:rFonts w:ascii="Bell MT" w:hAnsi="Bell MT"/>
                  <w:sz w:val="26"/>
                  <w:szCs w:val="26"/>
                  <w:rPrChange w:id="677" w:author="Etion Pinari [2]" w:date="2020-12-06T20:46:00Z">
                    <w:rPr>
                      <w:rStyle w:val="Rimandocommento"/>
                      <w:rFonts w:ascii="Bell MT" w:hAnsi="Bell MT"/>
                      <w:sz w:val="28"/>
                      <w:szCs w:val="28"/>
                    </w:rPr>
                  </w:rPrChange>
                </w:rPr>
                <w:commentReference w:id="676"/>
              </w:r>
            </w:ins>
          </w:p>
        </w:tc>
      </w:tr>
      <w:tr w:rsidR="00451490" w14:paraId="643BFE1D" w14:textId="77777777" w:rsidTr="00451490">
        <w:trPr>
          <w:trHeight w:val="373"/>
          <w:ins w:id="678" w:author="Etion Pinari [2]" w:date="2020-12-06T20:45:00Z"/>
        </w:trPr>
        <w:tc>
          <w:tcPr>
            <w:tcW w:w="494" w:type="pct"/>
            <w:shd w:val="clear" w:color="auto" w:fill="FF7C80"/>
          </w:tcPr>
          <w:p w14:paraId="0F5C696D" w14:textId="77777777" w:rsidR="00451490" w:rsidRPr="00476A43" w:rsidRDefault="00451490" w:rsidP="00451490">
            <w:pPr>
              <w:pStyle w:val="Paragrafoelenco"/>
              <w:ind w:left="0"/>
              <w:rPr>
                <w:ins w:id="679" w:author="Etion Pinari [2]" w:date="2020-12-06T20:45:00Z"/>
                <w:rFonts w:ascii="Bell MT" w:hAnsi="Bell MT" w:cs="Arial"/>
                <w:color w:val="000000"/>
                <w:sz w:val="28"/>
                <w:szCs w:val="28"/>
                <w:shd w:val="clear" w:color="auto" w:fill="FFFFFF"/>
              </w:rPr>
            </w:pPr>
            <w:ins w:id="680" w:author="Etion Pinari [2]" w:date="2020-12-06T20:45:00Z">
              <w:r w:rsidRPr="00476A43">
                <w:rPr>
                  <w:rFonts w:ascii="Bell MT" w:hAnsi="Bell MT" w:cs="Arial"/>
                  <w:color w:val="000000" w:themeColor="text1"/>
                  <w:sz w:val="28"/>
                  <w:szCs w:val="28"/>
                </w:rPr>
                <w:t>R3</w:t>
              </w:r>
            </w:ins>
          </w:p>
        </w:tc>
        <w:tc>
          <w:tcPr>
            <w:tcW w:w="4506" w:type="pct"/>
          </w:tcPr>
          <w:p w14:paraId="67452F7F" w14:textId="77777777" w:rsidR="00451490" w:rsidRPr="00D14E3C" w:rsidRDefault="00451490" w:rsidP="00451490">
            <w:pPr>
              <w:pStyle w:val="Paragrafoelenco"/>
              <w:ind w:left="0"/>
              <w:rPr>
                <w:ins w:id="681" w:author="Etion Pinari [2]" w:date="2020-12-06T20:45:00Z"/>
                <w:rFonts w:ascii="Bell MT" w:hAnsi="Bell MT" w:cs="Arial"/>
                <w:color w:val="000000"/>
                <w:sz w:val="26"/>
                <w:szCs w:val="26"/>
                <w:shd w:val="clear" w:color="auto" w:fill="FFFFFF"/>
                <w:rPrChange w:id="682" w:author="Etion Pinari [2]" w:date="2020-12-06T20:46:00Z">
                  <w:rPr>
                    <w:ins w:id="683" w:author="Etion Pinari [2]" w:date="2020-12-06T20:45:00Z"/>
                    <w:rFonts w:ascii="Bell MT" w:hAnsi="Bell MT" w:cs="Arial"/>
                    <w:color w:val="000000"/>
                    <w:sz w:val="28"/>
                    <w:szCs w:val="28"/>
                    <w:shd w:val="clear" w:color="auto" w:fill="FFFFFF"/>
                  </w:rPr>
                </w:rPrChange>
              </w:rPr>
            </w:pPr>
            <w:ins w:id="684" w:author="Etion Pinari [2]" w:date="2020-12-06T20:45:00Z">
              <w:r w:rsidRPr="00D14E3C">
                <w:rPr>
                  <w:rFonts w:ascii="Bell MT" w:hAnsi="Bell MT" w:cs="Arial"/>
                  <w:b/>
                  <w:bCs/>
                  <w:color w:val="000000"/>
                  <w:sz w:val="26"/>
                  <w:szCs w:val="26"/>
                  <w:shd w:val="clear" w:color="auto" w:fill="FFFFFF"/>
                  <w:rPrChange w:id="685"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86" w:author="Etion Pinari [2]" w:date="2020-12-06T20:46:00Z">
                    <w:rPr>
                      <w:rFonts w:ascii="Bell MT" w:hAnsi="Bell MT" w:cs="Arial"/>
                      <w:color w:val="000000"/>
                      <w:sz w:val="28"/>
                      <w:szCs w:val="28"/>
                      <w:shd w:val="clear" w:color="auto" w:fill="FFFFFF"/>
                    </w:rPr>
                  </w:rPrChange>
                </w:rPr>
                <w:t xml:space="preserve"> allow users to book a visit virtually with their desired store, up to the next 7 upcoming days </w:t>
              </w:r>
            </w:ins>
          </w:p>
        </w:tc>
      </w:tr>
      <w:tr w:rsidR="00451490" w14:paraId="57288D4B" w14:textId="77777777" w:rsidTr="00451490">
        <w:trPr>
          <w:trHeight w:val="108"/>
          <w:ins w:id="687" w:author="Etion Pinari [2]" w:date="2020-12-06T20:45:00Z"/>
        </w:trPr>
        <w:tc>
          <w:tcPr>
            <w:tcW w:w="494" w:type="pct"/>
            <w:shd w:val="clear" w:color="auto" w:fill="FF7C80"/>
          </w:tcPr>
          <w:p w14:paraId="6C909CB6" w14:textId="77777777" w:rsidR="00451490" w:rsidRPr="00476A43" w:rsidRDefault="00451490" w:rsidP="00451490">
            <w:pPr>
              <w:pStyle w:val="Paragrafoelenco"/>
              <w:ind w:left="0"/>
              <w:rPr>
                <w:ins w:id="688" w:author="Etion Pinari [2]" w:date="2020-12-06T20:45:00Z"/>
                <w:rFonts w:ascii="Bell MT" w:hAnsi="Bell MT" w:cs="Arial"/>
                <w:color w:val="000000"/>
                <w:sz w:val="28"/>
                <w:szCs w:val="28"/>
                <w:shd w:val="clear" w:color="auto" w:fill="FFFFFF"/>
              </w:rPr>
            </w:pPr>
            <w:ins w:id="689" w:author="Etion Pinari [2]" w:date="2020-12-06T20:45:00Z">
              <w:r w:rsidRPr="00476A43">
                <w:rPr>
                  <w:rFonts w:ascii="Bell MT" w:hAnsi="Bell MT" w:cs="Arial"/>
                  <w:color w:val="000000" w:themeColor="text1"/>
                  <w:sz w:val="28"/>
                  <w:szCs w:val="28"/>
                </w:rPr>
                <w:t>R4</w:t>
              </w:r>
            </w:ins>
          </w:p>
        </w:tc>
        <w:tc>
          <w:tcPr>
            <w:tcW w:w="4506" w:type="pct"/>
          </w:tcPr>
          <w:p w14:paraId="02D8EDD4" w14:textId="77777777" w:rsidR="00451490" w:rsidRPr="00D14E3C" w:rsidRDefault="00451490" w:rsidP="00451490">
            <w:pPr>
              <w:pStyle w:val="Paragrafoelenco"/>
              <w:ind w:left="0"/>
              <w:rPr>
                <w:ins w:id="690" w:author="Etion Pinari [2]" w:date="2020-12-06T20:45:00Z"/>
                <w:rFonts w:ascii="Bell MT" w:hAnsi="Bell MT" w:cs="Arial"/>
                <w:color w:val="000000"/>
                <w:sz w:val="26"/>
                <w:szCs w:val="26"/>
                <w:shd w:val="clear" w:color="auto" w:fill="FFFFFF"/>
                <w:rPrChange w:id="691" w:author="Etion Pinari [2]" w:date="2020-12-06T20:46:00Z">
                  <w:rPr>
                    <w:ins w:id="692" w:author="Etion Pinari [2]" w:date="2020-12-06T20:45:00Z"/>
                    <w:rFonts w:ascii="Bell MT" w:hAnsi="Bell MT" w:cs="Arial"/>
                    <w:color w:val="000000"/>
                    <w:sz w:val="28"/>
                    <w:szCs w:val="28"/>
                    <w:shd w:val="clear" w:color="auto" w:fill="FFFFFF"/>
                  </w:rPr>
                </w:rPrChange>
              </w:rPr>
            </w:pPr>
            <w:ins w:id="693" w:author="Etion Pinari [2]" w:date="2020-12-06T20:45:00Z">
              <w:r w:rsidRPr="00D14E3C">
                <w:rPr>
                  <w:rFonts w:ascii="Bell MT" w:hAnsi="Bell MT" w:cs="Arial"/>
                  <w:b/>
                  <w:bCs/>
                  <w:color w:val="000000"/>
                  <w:sz w:val="26"/>
                  <w:szCs w:val="26"/>
                  <w:shd w:val="clear" w:color="auto" w:fill="FFFFFF"/>
                  <w:rPrChange w:id="694"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95" w:author="Etion Pinari [2]" w:date="2020-12-06T20:46:00Z">
                    <w:rPr>
                      <w:rFonts w:ascii="Bell MT" w:hAnsi="Bell MT" w:cs="Arial"/>
                      <w:color w:val="000000"/>
                      <w:sz w:val="28"/>
                      <w:szCs w:val="28"/>
                      <w:shd w:val="clear" w:color="auto" w:fill="FFFFFF"/>
                    </w:rPr>
                  </w:rPrChange>
                </w:rPr>
                <w:t xml:space="preserve"> allow users to look up on a map available registered stores where to go to</w:t>
              </w:r>
            </w:ins>
          </w:p>
        </w:tc>
      </w:tr>
      <w:tr w:rsidR="00451490" w14:paraId="593D7000" w14:textId="77777777" w:rsidTr="00451490">
        <w:trPr>
          <w:trHeight w:val="108"/>
          <w:ins w:id="696" w:author="Etion Pinari [2]" w:date="2020-12-06T20:45:00Z"/>
        </w:trPr>
        <w:tc>
          <w:tcPr>
            <w:tcW w:w="494" w:type="pct"/>
            <w:shd w:val="clear" w:color="auto" w:fill="FF7C80"/>
          </w:tcPr>
          <w:p w14:paraId="49C167B1" w14:textId="77777777" w:rsidR="00451490" w:rsidRPr="00476A43" w:rsidRDefault="00451490" w:rsidP="00451490">
            <w:pPr>
              <w:pStyle w:val="Paragrafoelenco"/>
              <w:ind w:left="0"/>
              <w:rPr>
                <w:ins w:id="697" w:author="Etion Pinari [2]" w:date="2020-12-06T20:45:00Z"/>
                <w:rFonts w:ascii="Bell MT" w:hAnsi="Bell MT" w:cs="Arial"/>
                <w:color w:val="000000"/>
                <w:sz w:val="28"/>
                <w:szCs w:val="28"/>
                <w:shd w:val="clear" w:color="auto" w:fill="FFFFFF"/>
              </w:rPr>
            </w:pPr>
            <w:ins w:id="698" w:author="Etion Pinari [2]" w:date="2020-12-06T20:45:00Z">
              <w:r w:rsidRPr="00476A43">
                <w:rPr>
                  <w:rFonts w:ascii="Bell MT" w:hAnsi="Bell MT" w:cs="Arial"/>
                  <w:color w:val="000000" w:themeColor="text1"/>
                  <w:sz w:val="28"/>
                  <w:szCs w:val="28"/>
                </w:rPr>
                <w:t>R5</w:t>
              </w:r>
            </w:ins>
          </w:p>
        </w:tc>
        <w:tc>
          <w:tcPr>
            <w:tcW w:w="4506" w:type="pct"/>
          </w:tcPr>
          <w:p w14:paraId="1BB3BBEF" w14:textId="77777777" w:rsidR="00451490" w:rsidRPr="00D14E3C" w:rsidRDefault="00451490" w:rsidP="00451490">
            <w:pPr>
              <w:pStyle w:val="Paragrafoelenco"/>
              <w:ind w:left="0"/>
              <w:rPr>
                <w:ins w:id="699" w:author="Etion Pinari [2]" w:date="2020-12-06T20:45:00Z"/>
                <w:rFonts w:ascii="Bell MT" w:hAnsi="Bell MT" w:cs="Arial"/>
                <w:color w:val="000000" w:themeColor="text1"/>
                <w:sz w:val="26"/>
                <w:szCs w:val="26"/>
                <w:rPrChange w:id="700" w:author="Etion Pinari [2]" w:date="2020-12-06T20:46:00Z">
                  <w:rPr>
                    <w:ins w:id="701" w:author="Etion Pinari [2]" w:date="2020-12-06T20:45:00Z"/>
                    <w:rFonts w:ascii="Bell MT" w:hAnsi="Bell MT" w:cs="Arial"/>
                    <w:color w:val="000000" w:themeColor="text1"/>
                    <w:sz w:val="28"/>
                    <w:szCs w:val="28"/>
                  </w:rPr>
                </w:rPrChange>
              </w:rPr>
            </w:pPr>
            <w:ins w:id="702" w:author="Etion Pinari [2]" w:date="2020-12-06T20:45:00Z">
              <w:r w:rsidRPr="00D14E3C">
                <w:rPr>
                  <w:rFonts w:ascii="Bell MT" w:hAnsi="Bell MT" w:cs="Arial"/>
                  <w:b/>
                  <w:bCs/>
                  <w:color w:val="000000" w:themeColor="text1"/>
                  <w:sz w:val="26"/>
                  <w:szCs w:val="26"/>
                  <w:rPrChange w:id="703"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04" w:author="Etion Pinari [2]" w:date="2020-12-06T20:46:00Z">
                    <w:rPr>
                      <w:rFonts w:ascii="Bell MT" w:hAnsi="Bell MT" w:cs="Arial"/>
                      <w:color w:val="000000" w:themeColor="text1"/>
                      <w:sz w:val="28"/>
                      <w:szCs w:val="28"/>
                    </w:rPr>
                  </w:rPrChange>
                </w:rPr>
                <w:t xml:space="preserve"> ask users how much he or she thinks the trip will last</w:t>
              </w:r>
            </w:ins>
          </w:p>
        </w:tc>
      </w:tr>
      <w:tr w:rsidR="00451490" w14:paraId="29CDDB2F" w14:textId="77777777" w:rsidTr="00451490">
        <w:trPr>
          <w:trHeight w:val="108"/>
          <w:ins w:id="705" w:author="Etion Pinari [2]" w:date="2020-12-06T20:45:00Z"/>
        </w:trPr>
        <w:tc>
          <w:tcPr>
            <w:tcW w:w="494" w:type="pct"/>
            <w:shd w:val="clear" w:color="auto" w:fill="FF7C80"/>
          </w:tcPr>
          <w:p w14:paraId="24FEA856" w14:textId="77777777" w:rsidR="00451490" w:rsidRPr="00476A43" w:rsidRDefault="00451490" w:rsidP="00451490">
            <w:pPr>
              <w:pStyle w:val="Paragrafoelenco"/>
              <w:ind w:left="0"/>
              <w:rPr>
                <w:ins w:id="706" w:author="Etion Pinari [2]" w:date="2020-12-06T20:45:00Z"/>
                <w:rFonts w:ascii="Bell MT" w:hAnsi="Bell MT" w:cs="Arial"/>
                <w:color w:val="000000"/>
                <w:sz w:val="28"/>
                <w:szCs w:val="28"/>
                <w:shd w:val="clear" w:color="auto" w:fill="FFFFFF"/>
              </w:rPr>
            </w:pPr>
            <w:ins w:id="707" w:author="Etion Pinari [2]" w:date="2020-12-06T20:45:00Z">
              <w:r w:rsidRPr="00476A43">
                <w:rPr>
                  <w:rFonts w:ascii="Bell MT" w:hAnsi="Bell MT" w:cs="Arial"/>
                  <w:color w:val="000000" w:themeColor="text1"/>
                  <w:sz w:val="28"/>
                  <w:szCs w:val="28"/>
                </w:rPr>
                <w:t>R6</w:t>
              </w:r>
            </w:ins>
          </w:p>
        </w:tc>
        <w:tc>
          <w:tcPr>
            <w:tcW w:w="4506" w:type="pct"/>
          </w:tcPr>
          <w:p w14:paraId="588CBA24" w14:textId="77777777" w:rsidR="00451490" w:rsidRPr="00D14E3C" w:rsidRDefault="00451490" w:rsidP="00451490">
            <w:pPr>
              <w:pStyle w:val="Paragrafoelenco"/>
              <w:ind w:left="0"/>
              <w:rPr>
                <w:ins w:id="708" w:author="Etion Pinari [2]" w:date="2020-12-06T20:45:00Z"/>
                <w:rFonts w:ascii="Bell MT" w:hAnsi="Bell MT" w:cs="Arial"/>
                <w:color w:val="000000"/>
                <w:sz w:val="26"/>
                <w:szCs w:val="26"/>
                <w:shd w:val="clear" w:color="auto" w:fill="FFFFFF"/>
                <w:rPrChange w:id="709" w:author="Etion Pinari [2]" w:date="2020-12-06T20:46:00Z">
                  <w:rPr>
                    <w:ins w:id="710" w:author="Etion Pinari [2]" w:date="2020-12-06T20:45:00Z"/>
                    <w:rFonts w:ascii="Bell MT" w:hAnsi="Bell MT" w:cs="Arial"/>
                    <w:color w:val="000000"/>
                    <w:sz w:val="28"/>
                    <w:szCs w:val="28"/>
                    <w:shd w:val="clear" w:color="auto" w:fill="FFFFFF"/>
                  </w:rPr>
                </w:rPrChange>
              </w:rPr>
            </w:pPr>
            <w:ins w:id="711" w:author="Etion Pinari [2]" w:date="2020-12-06T20:45:00Z">
              <w:r w:rsidRPr="00D14E3C">
                <w:rPr>
                  <w:rFonts w:ascii="Bell MT" w:hAnsi="Bell MT" w:cs="Arial"/>
                  <w:b/>
                  <w:bCs/>
                  <w:color w:val="000000"/>
                  <w:sz w:val="26"/>
                  <w:szCs w:val="26"/>
                  <w:shd w:val="clear" w:color="auto" w:fill="FFFFFF"/>
                  <w:rPrChange w:id="712"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713" w:author="Etion Pinari [2]" w:date="2020-12-06T20:46:00Z">
                    <w:rPr>
                      <w:rFonts w:ascii="Bell MT" w:hAnsi="Bell MT" w:cs="Arial"/>
                      <w:color w:val="000000"/>
                      <w:sz w:val="28"/>
                      <w:szCs w:val="28"/>
                      <w:shd w:val="clear" w:color="auto" w:fill="FFFFFF"/>
                    </w:rPr>
                  </w:rPrChange>
                </w:rPr>
                <w:t xml:space="preserve"> allow users to be identified </w:t>
              </w:r>
              <w:commentRangeStart w:id="714"/>
              <w:commentRangeEnd w:id="714"/>
              <w:r w:rsidRPr="00D14E3C">
                <w:rPr>
                  <w:rStyle w:val="Rimandocommento"/>
                  <w:rFonts w:ascii="Bell MT" w:hAnsi="Bell MT"/>
                  <w:sz w:val="26"/>
                  <w:szCs w:val="26"/>
                  <w:rPrChange w:id="715" w:author="Etion Pinari [2]" w:date="2020-12-06T20:46:00Z">
                    <w:rPr>
                      <w:rStyle w:val="Rimandocommento"/>
                      <w:rFonts w:ascii="Bell MT" w:hAnsi="Bell MT"/>
                      <w:sz w:val="28"/>
                      <w:szCs w:val="28"/>
                    </w:rPr>
                  </w:rPrChange>
                </w:rPr>
                <w:commentReference w:id="714"/>
              </w:r>
              <w:r w:rsidRPr="00D14E3C">
                <w:rPr>
                  <w:rFonts w:ascii="Bell MT" w:hAnsi="Bell MT" w:cs="Arial"/>
                  <w:color w:val="000000"/>
                  <w:sz w:val="26"/>
                  <w:szCs w:val="26"/>
                  <w:shd w:val="clear" w:color="auto" w:fill="FFFFFF"/>
                  <w:rPrChange w:id="716" w:author="Etion Pinari [2]" w:date="2020-12-06T20:46:00Z">
                    <w:rPr>
                      <w:rFonts w:ascii="Bell MT" w:hAnsi="Bell MT" w:cs="Arial"/>
                      <w:color w:val="000000"/>
                      <w:sz w:val="28"/>
                      <w:szCs w:val="28"/>
                      <w:shd w:val="clear" w:color="auto" w:fill="FFFFFF"/>
                    </w:rPr>
                  </w:rPrChange>
                </w:rPr>
                <w:t xml:space="preserve">by their phone unique ID </w:t>
              </w:r>
            </w:ins>
          </w:p>
        </w:tc>
      </w:tr>
      <w:tr w:rsidR="00451490" w14:paraId="6BF1D3F7" w14:textId="77777777" w:rsidTr="00451490">
        <w:trPr>
          <w:trHeight w:val="108"/>
          <w:ins w:id="717" w:author="Etion Pinari [2]" w:date="2020-12-06T20:45:00Z"/>
        </w:trPr>
        <w:tc>
          <w:tcPr>
            <w:tcW w:w="494" w:type="pct"/>
            <w:shd w:val="clear" w:color="auto" w:fill="FF7C80"/>
          </w:tcPr>
          <w:p w14:paraId="595E6753" w14:textId="77777777" w:rsidR="00451490" w:rsidRPr="00476A43" w:rsidRDefault="00451490" w:rsidP="00451490">
            <w:pPr>
              <w:pStyle w:val="Paragrafoelenco"/>
              <w:ind w:left="0"/>
              <w:rPr>
                <w:ins w:id="718" w:author="Etion Pinari [2]" w:date="2020-12-06T20:45:00Z"/>
                <w:rFonts w:ascii="Bell MT" w:hAnsi="Bell MT" w:cs="Arial"/>
                <w:color w:val="000000"/>
                <w:sz w:val="28"/>
                <w:szCs w:val="28"/>
                <w:shd w:val="clear" w:color="auto" w:fill="FFFFFF"/>
              </w:rPr>
            </w:pPr>
            <w:ins w:id="719" w:author="Etion Pinari [2]" w:date="2020-12-06T20:45:00Z">
              <w:r w:rsidRPr="00476A43">
                <w:rPr>
                  <w:rFonts w:ascii="Bell MT" w:hAnsi="Bell MT" w:cs="Arial"/>
                  <w:color w:val="000000" w:themeColor="text1"/>
                  <w:sz w:val="28"/>
                  <w:szCs w:val="28"/>
                </w:rPr>
                <w:t>R7</w:t>
              </w:r>
            </w:ins>
          </w:p>
        </w:tc>
        <w:tc>
          <w:tcPr>
            <w:tcW w:w="4506" w:type="pct"/>
          </w:tcPr>
          <w:p w14:paraId="15AEBF69" w14:textId="77777777" w:rsidR="00451490" w:rsidRPr="00D14E3C" w:rsidRDefault="00451490" w:rsidP="00451490">
            <w:pPr>
              <w:pStyle w:val="Paragrafoelenco"/>
              <w:ind w:left="0"/>
              <w:rPr>
                <w:ins w:id="720" w:author="Etion Pinari [2]" w:date="2020-12-06T20:45:00Z"/>
                <w:rFonts w:ascii="Bell MT" w:hAnsi="Bell MT" w:cs="Arial"/>
                <w:color w:val="000000"/>
                <w:sz w:val="26"/>
                <w:szCs w:val="26"/>
                <w:shd w:val="clear" w:color="auto" w:fill="FFFFFF"/>
                <w:rPrChange w:id="721" w:author="Etion Pinari [2]" w:date="2020-12-06T20:46:00Z">
                  <w:rPr>
                    <w:ins w:id="722" w:author="Etion Pinari [2]" w:date="2020-12-06T20:45:00Z"/>
                    <w:rFonts w:ascii="Bell MT" w:hAnsi="Bell MT" w:cs="Arial"/>
                    <w:color w:val="000000"/>
                    <w:sz w:val="28"/>
                    <w:szCs w:val="28"/>
                    <w:shd w:val="clear" w:color="auto" w:fill="FFFFFF"/>
                  </w:rPr>
                </w:rPrChange>
              </w:rPr>
            </w:pPr>
            <w:ins w:id="723" w:author="Etion Pinari [2]" w:date="2020-12-06T20:45:00Z">
              <w:r w:rsidRPr="00D14E3C">
                <w:rPr>
                  <w:rFonts w:ascii="Bell MT" w:hAnsi="Bell MT" w:cs="Arial"/>
                  <w:b/>
                  <w:bCs/>
                  <w:color w:val="000000"/>
                  <w:sz w:val="26"/>
                  <w:szCs w:val="26"/>
                  <w:shd w:val="clear" w:color="auto" w:fill="FFFFFF"/>
                  <w:rPrChange w:id="724"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725" w:author="Etion Pinari [2]" w:date="2020-12-06T20:46:00Z">
                    <w:rPr>
                      <w:rFonts w:ascii="Bell MT" w:hAnsi="Bell MT" w:cs="Arial"/>
                      <w:color w:val="000000"/>
                      <w:sz w:val="28"/>
                      <w:szCs w:val="28"/>
                      <w:shd w:val="clear" w:color="auto" w:fill="FFFFFF"/>
                    </w:rPr>
                  </w:rPrChange>
                </w:rPr>
                <w:t xml:space="preserve"> allow users to be identified by a username of their choosing</w:t>
              </w:r>
            </w:ins>
          </w:p>
        </w:tc>
      </w:tr>
      <w:tr w:rsidR="00451490" w14:paraId="26DD345B" w14:textId="77777777" w:rsidTr="00451490">
        <w:trPr>
          <w:trHeight w:val="108"/>
          <w:ins w:id="726" w:author="Etion Pinari [2]" w:date="2020-12-06T20:45:00Z"/>
        </w:trPr>
        <w:tc>
          <w:tcPr>
            <w:tcW w:w="494" w:type="pct"/>
            <w:shd w:val="clear" w:color="auto" w:fill="FF7C80"/>
          </w:tcPr>
          <w:p w14:paraId="375DAD1B" w14:textId="77777777" w:rsidR="00451490" w:rsidRPr="00476A43" w:rsidRDefault="00451490" w:rsidP="00451490">
            <w:pPr>
              <w:pStyle w:val="Paragrafoelenco"/>
              <w:ind w:left="0"/>
              <w:rPr>
                <w:ins w:id="727" w:author="Etion Pinari [2]" w:date="2020-12-06T20:45:00Z"/>
                <w:rFonts w:ascii="Bell MT" w:hAnsi="Bell MT" w:cs="Arial"/>
                <w:color w:val="000000" w:themeColor="text1"/>
                <w:sz w:val="28"/>
                <w:szCs w:val="28"/>
              </w:rPr>
            </w:pPr>
            <w:ins w:id="728" w:author="Etion Pinari [2]" w:date="2020-12-06T20:45:00Z">
              <w:r w:rsidRPr="00476A43">
                <w:rPr>
                  <w:rFonts w:ascii="Bell MT" w:hAnsi="Bell MT" w:cs="Arial"/>
                  <w:color w:val="000000" w:themeColor="text1"/>
                  <w:sz w:val="28"/>
                  <w:szCs w:val="28"/>
                </w:rPr>
                <w:t>R8</w:t>
              </w:r>
            </w:ins>
          </w:p>
        </w:tc>
        <w:tc>
          <w:tcPr>
            <w:tcW w:w="4506" w:type="pct"/>
          </w:tcPr>
          <w:p w14:paraId="1FC6C0BF" w14:textId="77777777" w:rsidR="00451490" w:rsidRPr="00D14E3C" w:rsidRDefault="00451490" w:rsidP="00451490">
            <w:pPr>
              <w:pStyle w:val="Paragrafoelenco"/>
              <w:ind w:left="0"/>
              <w:rPr>
                <w:ins w:id="729" w:author="Etion Pinari [2]" w:date="2020-12-06T20:45:00Z"/>
                <w:rFonts w:ascii="Bell MT" w:hAnsi="Bell MT" w:cs="Arial"/>
                <w:color w:val="000000" w:themeColor="text1"/>
                <w:sz w:val="26"/>
                <w:szCs w:val="26"/>
                <w:rPrChange w:id="730" w:author="Etion Pinari [2]" w:date="2020-12-06T20:46:00Z">
                  <w:rPr>
                    <w:ins w:id="731" w:author="Etion Pinari [2]" w:date="2020-12-06T20:45:00Z"/>
                    <w:rFonts w:ascii="Bell MT" w:hAnsi="Bell MT" w:cs="Arial"/>
                    <w:color w:val="000000" w:themeColor="text1"/>
                    <w:sz w:val="28"/>
                    <w:szCs w:val="28"/>
                  </w:rPr>
                </w:rPrChange>
              </w:rPr>
            </w:pPr>
            <w:ins w:id="732" w:author="Etion Pinari [2]" w:date="2020-12-06T20:45:00Z">
              <w:r w:rsidRPr="00D14E3C">
                <w:rPr>
                  <w:rFonts w:ascii="Bell MT" w:hAnsi="Bell MT" w:cs="Arial"/>
                  <w:b/>
                  <w:bCs/>
                  <w:color w:val="000000" w:themeColor="text1"/>
                  <w:sz w:val="26"/>
                  <w:szCs w:val="26"/>
                  <w:rPrChange w:id="733"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34" w:author="Etion Pinari [2]" w:date="2020-12-06T20:46:00Z">
                    <w:rPr>
                      <w:rFonts w:ascii="Bell MT" w:hAnsi="Bell MT" w:cs="Arial"/>
                      <w:color w:val="000000" w:themeColor="text1"/>
                      <w:sz w:val="28"/>
                      <w:szCs w:val="28"/>
                    </w:rPr>
                  </w:rPrChange>
                </w:rPr>
                <w:t xml:space="preserve"> notify the user who has been inactive for 30 seconds while on the confirmation page of booking a ticket, on other available stores he could go to</w:t>
              </w:r>
            </w:ins>
          </w:p>
        </w:tc>
      </w:tr>
      <w:tr w:rsidR="00451490" w14:paraId="79A24C8D" w14:textId="77777777" w:rsidTr="00451490">
        <w:trPr>
          <w:trHeight w:val="108"/>
          <w:ins w:id="735" w:author="Etion Pinari [2]" w:date="2020-12-06T20:45:00Z"/>
        </w:trPr>
        <w:tc>
          <w:tcPr>
            <w:tcW w:w="494" w:type="pct"/>
            <w:shd w:val="clear" w:color="auto" w:fill="FF7C80"/>
          </w:tcPr>
          <w:p w14:paraId="0F2E6027" w14:textId="77777777" w:rsidR="00451490" w:rsidRPr="00476A43" w:rsidRDefault="00451490" w:rsidP="00451490">
            <w:pPr>
              <w:pStyle w:val="Paragrafoelenco"/>
              <w:ind w:left="0"/>
              <w:rPr>
                <w:ins w:id="736" w:author="Etion Pinari [2]" w:date="2020-12-06T20:45:00Z"/>
                <w:rFonts w:ascii="Bell MT" w:hAnsi="Bell MT" w:cs="Arial"/>
                <w:color w:val="000000" w:themeColor="text1"/>
                <w:sz w:val="28"/>
                <w:szCs w:val="28"/>
              </w:rPr>
            </w:pPr>
            <w:ins w:id="737" w:author="Etion Pinari [2]" w:date="2020-12-06T20:45:00Z">
              <w:r w:rsidRPr="00476A43">
                <w:rPr>
                  <w:rFonts w:ascii="Bell MT" w:hAnsi="Bell MT" w:cs="Arial"/>
                  <w:color w:val="000000" w:themeColor="text1"/>
                  <w:sz w:val="28"/>
                  <w:szCs w:val="28"/>
                </w:rPr>
                <w:t>R9</w:t>
              </w:r>
            </w:ins>
          </w:p>
        </w:tc>
        <w:tc>
          <w:tcPr>
            <w:tcW w:w="4506" w:type="pct"/>
          </w:tcPr>
          <w:p w14:paraId="012B6A86" w14:textId="77777777" w:rsidR="00451490" w:rsidRPr="00D14E3C" w:rsidRDefault="00451490" w:rsidP="00451490">
            <w:pPr>
              <w:pStyle w:val="Paragrafoelenco"/>
              <w:ind w:left="0"/>
              <w:rPr>
                <w:ins w:id="738" w:author="Etion Pinari [2]" w:date="2020-12-06T20:45:00Z"/>
                <w:rFonts w:ascii="Bell MT" w:hAnsi="Bell MT" w:cs="Arial"/>
                <w:color w:val="000000" w:themeColor="text1"/>
                <w:sz w:val="26"/>
                <w:szCs w:val="26"/>
                <w:rPrChange w:id="739" w:author="Etion Pinari [2]" w:date="2020-12-06T20:46:00Z">
                  <w:rPr>
                    <w:ins w:id="740" w:author="Etion Pinari [2]" w:date="2020-12-06T20:45:00Z"/>
                    <w:rFonts w:ascii="Bell MT" w:hAnsi="Bell MT" w:cs="Arial"/>
                    <w:color w:val="000000" w:themeColor="text1"/>
                    <w:sz w:val="28"/>
                    <w:szCs w:val="28"/>
                  </w:rPr>
                </w:rPrChange>
              </w:rPr>
            </w:pPr>
            <w:ins w:id="741" w:author="Etion Pinari [2]" w:date="2020-12-06T20:45:00Z">
              <w:r w:rsidRPr="00D14E3C">
                <w:rPr>
                  <w:rFonts w:ascii="Bell MT" w:hAnsi="Bell MT" w:cs="Arial"/>
                  <w:b/>
                  <w:bCs/>
                  <w:color w:val="000000" w:themeColor="text1"/>
                  <w:sz w:val="26"/>
                  <w:szCs w:val="26"/>
                  <w:rPrChange w:id="742"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43" w:author="Etion Pinari [2]" w:date="2020-12-06T20:46:00Z">
                    <w:rPr>
                      <w:rFonts w:ascii="Bell MT" w:hAnsi="Bell MT" w:cs="Arial"/>
                      <w:color w:val="000000" w:themeColor="text1"/>
                      <w:sz w:val="28"/>
                      <w:szCs w:val="28"/>
                    </w:rPr>
                  </w:rPrChange>
                </w:rPr>
                <w:t xml:space="preserve"> allow its users to insert information about which categories or items they want to buy</w:t>
              </w:r>
            </w:ins>
          </w:p>
        </w:tc>
      </w:tr>
      <w:tr w:rsidR="00451490" w14:paraId="6A84A0F4" w14:textId="77777777" w:rsidTr="00451490">
        <w:trPr>
          <w:trHeight w:val="108"/>
          <w:ins w:id="744" w:author="Etion Pinari [2]" w:date="2020-12-06T20:45:00Z"/>
        </w:trPr>
        <w:tc>
          <w:tcPr>
            <w:tcW w:w="494" w:type="pct"/>
            <w:shd w:val="clear" w:color="auto" w:fill="FF7C80"/>
          </w:tcPr>
          <w:p w14:paraId="625FAE10" w14:textId="77777777" w:rsidR="00451490" w:rsidRPr="00476A43" w:rsidRDefault="00451490" w:rsidP="00451490">
            <w:pPr>
              <w:pStyle w:val="Paragrafoelenco"/>
              <w:ind w:left="0"/>
              <w:rPr>
                <w:ins w:id="745" w:author="Etion Pinari [2]" w:date="2020-12-06T20:45:00Z"/>
                <w:rFonts w:ascii="Bell MT" w:hAnsi="Bell MT" w:cs="Arial"/>
                <w:color w:val="000000" w:themeColor="text1"/>
                <w:sz w:val="28"/>
                <w:szCs w:val="28"/>
              </w:rPr>
            </w:pPr>
            <w:ins w:id="746" w:author="Etion Pinari [2]" w:date="2020-12-06T20:45:00Z">
              <w:r w:rsidRPr="00476A43">
                <w:rPr>
                  <w:rFonts w:ascii="Bell MT" w:hAnsi="Bell MT" w:cs="Arial"/>
                  <w:color w:val="000000" w:themeColor="text1"/>
                  <w:sz w:val="28"/>
                  <w:szCs w:val="28"/>
                </w:rPr>
                <w:t>R10</w:t>
              </w:r>
            </w:ins>
          </w:p>
        </w:tc>
        <w:tc>
          <w:tcPr>
            <w:tcW w:w="4506" w:type="pct"/>
          </w:tcPr>
          <w:p w14:paraId="0BA59653" w14:textId="77777777" w:rsidR="00451490" w:rsidRPr="00D14E3C" w:rsidRDefault="00451490" w:rsidP="00451490">
            <w:pPr>
              <w:pStyle w:val="Paragrafoelenco"/>
              <w:ind w:left="0"/>
              <w:rPr>
                <w:ins w:id="747" w:author="Etion Pinari [2]" w:date="2020-12-06T20:45:00Z"/>
                <w:rFonts w:ascii="Bell MT" w:hAnsi="Bell MT" w:cs="Arial"/>
                <w:color w:val="000000" w:themeColor="text1"/>
                <w:sz w:val="26"/>
                <w:szCs w:val="26"/>
                <w:rPrChange w:id="748" w:author="Etion Pinari [2]" w:date="2020-12-06T20:46:00Z">
                  <w:rPr>
                    <w:ins w:id="749" w:author="Etion Pinari [2]" w:date="2020-12-06T20:45:00Z"/>
                    <w:rFonts w:ascii="Bell MT" w:hAnsi="Bell MT" w:cs="Arial"/>
                    <w:color w:val="000000" w:themeColor="text1"/>
                    <w:sz w:val="28"/>
                    <w:szCs w:val="28"/>
                  </w:rPr>
                </w:rPrChange>
              </w:rPr>
            </w:pPr>
            <w:ins w:id="750" w:author="Etion Pinari [2]" w:date="2020-12-06T20:45:00Z">
              <w:r w:rsidRPr="00D14E3C">
                <w:rPr>
                  <w:rFonts w:ascii="Bell MT" w:hAnsi="Bell MT" w:cs="Arial"/>
                  <w:b/>
                  <w:bCs/>
                  <w:color w:val="000000" w:themeColor="text1"/>
                  <w:sz w:val="26"/>
                  <w:szCs w:val="26"/>
                  <w:rPrChange w:id="751"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52" w:author="Etion Pinari [2]" w:date="2020-12-06T20:46:00Z">
                    <w:rPr>
                      <w:rFonts w:ascii="Bell MT" w:hAnsi="Bell MT" w:cs="Arial"/>
                      <w:color w:val="000000" w:themeColor="text1"/>
                      <w:sz w:val="28"/>
                      <w:szCs w:val="28"/>
                    </w:rPr>
                  </w:rPrChange>
                </w:rPr>
                <w:t xml:space="preserve"> infer how long it will take for customers to buy all products</w:t>
              </w:r>
            </w:ins>
          </w:p>
        </w:tc>
      </w:tr>
      <w:tr w:rsidR="00451490" w14:paraId="2F0E59EC" w14:textId="77777777" w:rsidTr="00451490">
        <w:trPr>
          <w:trHeight w:val="108"/>
          <w:ins w:id="753" w:author="Etion Pinari [2]" w:date="2020-12-06T20:45:00Z"/>
        </w:trPr>
        <w:tc>
          <w:tcPr>
            <w:tcW w:w="494" w:type="pct"/>
            <w:shd w:val="clear" w:color="auto" w:fill="FF7C80"/>
          </w:tcPr>
          <w:p w14:paraId="7D1F9052" w14:textId="77777777" w:rsidR="00451490" w:rsidRPr="00476A43" w:rsidRDefault="00451490" w:rsidP="00451490">
            <w:pPr>
              <w:pStyle w:val="Paragrafoelenco"/>
              <w:ind w:left="0"/>
              <w:rPr>
                <w:ins w:id="754" w:author="Etion Pinari [2]" w:date="2020-12-06T20:45:00Z"/>
                <w:rFonts w:ascii="Bell MT" w:hAnsi="Bell MT" w:cs="Arial"/>
                <w:color w:val="000000" w:themeColor="text1"/>
                <w:sz w:val="28"/>
                <w:szCs w:val="28"/>
              </w:rPr>
            </w:pPr>
            <w:ins w:id="755" w:author="Etion Pinari [2]" w:date="2020-12-06T20:45:00Z">
              <w:r w:rsidRPr="00476A43">
                <w:rPr>
                  <w:rFonts w:ascii="Bell MT" w:hAnsi="Bell MT" w:cs="Arial"/>
                  <w:color w:val="000000" w:themeColor="text1"/>
                  <w:sz w:val="28"/>
                  <w:szCs w:val="28"/>
                </w:rPr>
                <w:t>R11</w:t>
              </w:r>
            </w:ins>
          </w:p>
        </w:tc>
        <w:tc>
          <w:tcPr>
            <w:tcW w:w="4506" w:type="pct"/>
          </w:tcPr>
          <w:p w14:paraId="3EF09845" w14:textId="77777777" w:rsidR="00451490" w:rsidRPr="00D14E3C" w:rsidRDefault="00451490" w:rsidP="00451490">
            <w:pPr>
              <w:pStyle w:val="Paragrafoelenco"/>
              <w:ind w:left="0"/>
              <w:rPr>
                <w:ins w:id="756" w:author="Etion Pinari [2]" w:date="2020-12-06T20:45:00Z"/>
                <w:rFonts w:ascii="Bell MT" w:hAnsi="Bell MT" w:cs="Arial"/>
                <w:color w:val="000000" w:themeColor="text1"/>
                <w:sz w:val="26"/>
                <w:szCs w:val="26"/>
                <w:rPrChange w:id="757" w:author="Etion Pinari [2]" w:date="2020-12-06T20:46:00Z">
                  <w:rPr>
                    <w:ins w:id="758" w:author="Etion Pinari [2]" w:date="2020-12-06T20:45:00Z"/>
                    <w:rFonts w:ascii="Bell MT" w:hAnsi="Bell MT" w:cs="Arial"/>
                    <w:color w:val="000000" w:themeColor="text1"/>
                    <w:sz w:val="28"/>
                    <w:szCs w:val="28"/>
                  </w:rPr>
                </w:rPrChange>
              </w:rPr>
            </w:pPr>
            <w:ins w:id="759" w:author="Etion Pinari [2]" w:date="2020-12-06T20:45:00Z">
              <w:r w:rsidRPr="00D14E3C">
                <w:rPr>
                  <w:rFonts w:ascii="Bell MT" w:hAnsi="Bell MT" w:cs="Arial"/>
                  <w:b/>
                  <w:bCs/>
                  <w:color w:val="000000" w:themeColor="text1"/>
                  <w:sz w:val="26"/>
                  <w:szCs w:val="26"/>
                  <w:rPrChange w:id="760"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61" w:author="Etion Pinari [2]" w:date="2020-12-06T20:46:00Z">
                    <w:rPr>
                      <w:rFonts w:ascii="Bell MT" w:hAnsi="Bell MT" w:cs="Arial"/>
                      <w:color w:val="000000" w:themeColor="text1"/>
                      <w:sz w:val="28"/>
                      <w:szCs w:val="28"/>
                    </w:rPr>
                  </w:rPrChange>
                </w:rPr>
                <w:t xml:space="preserve"> store data about registered users' habits of expenses</w:t>
              </w:r>
            </w:ins>
          </w:p>
        </w:tc>
      </w:tr>
      <w:tr w:rsidR="00451490" w14:paraId="4703DF94" w14:textId="77777777" w:rsidTr="00451490">
        <w:trPr>
          <w:trHeight w:val="108"/>
          <w:ins w:id="762" w:author="Etion Pinari [2]" w:date="2020-12-06T20:45:00Z"/>
        </w:trPr>
        <w:tc>
          <w:tcPr>
            <w:tcW w:w="494" w:type="pct"/>
            <w:shd w:val="clear" w:color="auto" w:fill="FF7C80"/>
          </w:tcPr>
          <w:p w14:paraId="549C77D1" w14:textId="77777777" w:rsidR="00451490" w:rsidRPr="00476A43" w:rsidRDefault="00451490" w:rsidP="00451490">
            <w:pPr>
              <w:pStyle w:val="Paragrafoelenco"/>
              <w:ind w:left="0"/>
              <w:rPr>
                <w:ins w:id="763" w:author="Etion Pinari [2]" w:date="2020-12-06T20:45:00Z"/>
                <w:rFonts w:ascii="Bell MT" w:hAnsi="Bell MT" w:cs="Arial"/>
                <w:color w:val="000000" w:themeColor="text1"/>
                <w:sz w:val="28"/>
                <w:szCs w:val="28"/>
              </w:rPr>
            </w:pPr>
            <w:ins w:id="764" w:author="Etion Pinari [2]" w:date="2020-12-06T20:45:00Z">
              <w:r w:rsidRPr="00476A43">
                <w:rPr>
                  <w:rFonts w:ascii="Bell MT" w:hAnsi="Bell MT" w:cs="Arial"/>
                  <w:color w:val="000000" w:themeColor="text1"/>
                  <w:sz w:val="28"/>
                  <w:szCs w:val="28"/>
                </w:rPr>
                <w:t>R12</w:t>
              </w:r>
            </w:ins>
          </w:p>
        </w:tc>
        <w:tc>
          <w:tcPr>
            <w:tcW w:w="4506" w:type="pct"/>
          </w:tcPr>
          <w:p w14:paraId="11AD78E7" w14:textId="77777777" w:rsidR="00451490" w:rsidRPr="00D14E3C" w:rsidRDefault="00451490" w:rsidP="00451490">
            <w:pPr>
              <w:pStyle w:val="Paragrafoelenco"/>
              <w:ind w:left="0"/>
              <w:rPr>
                <w:ins w:id="765" w:author="Etion Pinari [2]" w:date="2020-12-06T20:45:00Z"/>
                <w:rFonts w:ascii="Bell MT" w:hAnsi="Bell MT" w:cs="Arial"/>
                <w:color w:val="000000" w:themeColor="text1"/>
                <w:sz w:val="26"/>
                <w:szCs w:val="26"/>
                <w:rPrChange w:id="766" w:author="Etion Pinari [2]" w:date="2020-12-06T20:46:00Z">
                  <w:rPr>
                    <w:ins w:id="767" w:author="Etion Pinari [2]" w:date="2020-12-06T20:45:00Z"/>
                    <w:rFonts w:ascii="Bell MT" w:hAnsi="Bell MT" w:cs="Arial"/>
                    <w:color w:val="000000" w:themeColor="text1"/>
                    <w:sz w:val="28"/>
                    <w:szCs w:val="28"/>
                  </w:rPr>
                </w:rPrChange>
              </w:rPr>
            </w:pPr>
            <w:ins w:id="768" w:author="Etion Pinari [2]" w:date="2020-12-06T20:45:00Z">
              <w:r w:rsidRPr="00D14E3C">
                <w:rPr>
                  <w:rFonts w:ascii="Bell MT" w:hAnsi="Bell MT" w:cs="Arial"/>
                  <w:b/>
                  <w:bCs/>
                  <w:color w:val="000000" w:themeColor="text1"/>
                  <w:sz w:val="26"/>
                  <w:szCs w:val="26"/>
                  <w:rPrChange w:id="769"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70" w:author="Etion Pinari [2]" w:date="2020-12-06T20:46:00Z">
                    <w:rPr>
                      <w:rFonts w:ascii="Bell MT" w:hAnsi="Bell MT" w:cs="Arial"/>
                      <w:color w:val="000000" w:themeColor="text1"/>
                      <w:sz w:val="28"/>
                      <w:szCs w:val="28"/>
                    </w:rPr>
                  </w:rPrChange>
                </w:rPr>
                <w:t xml:space="preserve"> inform users periodically of the (at most) 10 closest stores' available time slots for the day</w:t>
              </w:r>
            </w:ins>
          </w:p>
        </w:tc>
      </w:tr>
      <w:tr w:rsidR="00451490" w14:paraId="31C9A829" w14:textId="77777777" w:rsidTr="00451490">
        <w:trPr>
          <w:trHeight w:val="108"/>
          <w:ins w:id="771" w:author="Etion Pinari [2]" w:date="2020-12-06T20:45:00Z"/>
        </w:trPr>
        <w:tc>
          <w:tcPr>
            <w:tcW w:w="494" w:type="pct"/>
            <w:shd w:val="clear" w:color="auto" w:fill="FF7C80"/>
          </w:tcPr>
          <w:p w14:paraId="7AA50A4D" w14:textId="77777777" w:rsidR="00451490" w:rsidRPr="00476A43" w:rsidRDefault="00451490" w:rsidP="00451490">
            <w:pPr>
              <w:pStyle w:val="Paragrafoelenco"/>
              <w:ind w:left="0"/>
              <w:rPr>
                <w:ins w:id="772" w:author="Etion Pinari [2]" w:date="2020-12-06T20:45:00Z"/>
                <w:rFonts w:ascii="Bell MT" w:hAnsi="Bell MT" w:cs="Arial"/>
                <w:color w:val="000000" w:themeColor="text1"/>
                <w:sz w:val="28"/>
                <w:szCs w:val="28"/>
              </w:rPr>
            </w:pPr>
            <w:ins w:id="773" w:author="Etion Pinari [2]" w:date="2020-12-06T20:45:00Z">
              <w:r w:rsidRPr="00476A43">
                <w:rPr>
                  <w:rFonts w:ascii="Bell MT" w:hAnsi="Bell MT" w:cs="Arial"/>
                  <w:color w:val="000000" w:themeColor="text1"/>
                  <w:sz w:val="28"/>
                  <w:szCs w:val="28"/>
                </w:rPr>
                <w:t>R12.1</w:t>
              </w:r>
            </w:ins>
          </w:p>
        </w:tc>
        <w:tc>
          <w:tcPr>
            <w:tcW w:w="4506" w:type="pct"/>
          </w:tcPr>
          <w:p w14:paraId="28892E80" w14:textId="77777777" w:rsidR="00451490" w:rsidRPr="00D14E3C" w:rsidRDefault="00451490" w:rsidP="00451490">
            <w:pPr>
              <w:pStyle w:val="Paragrafoelenco"/>
              <w:ind w:left="0"/>
              <w:rPr>
                <w:ins w:id="774" w:author="Etion Pinari [2]" w:date="2020-12-06T20:45:00Z"/>
                <w:rFonts w:ascii="Bell MT" w:hAnsi="Bell MT" w:cs="Arial"/>
                <w:color w:val="000000" w:themeColor="text1"/>
                <w:sz w:val="26"/>
                <w:szCs w:val="26"/>
                <w:rPrChange w:id="775" w:author="Etion Pinari [2]" w:date="2020-12-06T20:46:00Z">
                  <w:rPr>
                    <w:ins w:id="776" w:author="Etion Pinari [2]" w:date="2020-12-06T20:45:00Z"/>
                    <w:rFonts w:ascii="Bell MT" w:hAnsi="Bell MT" w:cs="Arial"/>
                    <w:color w:val="000000" w:themeColor="text1"/>
                    <w:sz w:val="28"/>
                    <w:szCs w:val="28"/>
                  </w:rPr>
                </w:rPrChange>
              </w:rPr>
            </w:pPr>
            <w:ins w:id="777" w:author="Etion Pinari [2]" w:date="2020-12-06T20:45:00Z">
              <w:r w:rsidRPr="00D14E3C">
                <w:rPr>
                  <w:rFonts w:ascii="Bell MT" w:hAnsi="Bell MT" w:cs="Arial"/>
                  <w:b/>
                  <w:bCs/>
                  <w:color w:val="000000" w:themeColor="text1"/>
                  <w:sz w:val="26"/>
                  <w:szCs w:val="26"/>
                  <w:rPrChange w:id="778"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79" w:author="Etion Pinari [2]" w:date="2020-12-06T20:46:00Z">
                    <w:rPr>
                      <w:rFonts w:ascii="Bell MT" w:hAnsi="Bell MT" w:cs="Arial"/>
                      <w:color w:val="000000" w:themeColor="text1"/>
                      <w:sz w:val="28"/>
                      <w:szCs w:val="28"/>
                    </w:rPr>
                  </w:rPrChange>
                </w:rPr>
                <w:t xml:space="preserve"> allow its users to select which store(s) to get informed about, by default none</w:t>
              </w:r>
            </w:ins>
          </w:p>
        </w:tc>
      </w:tr>
      <w:tr w:rsidR="00451490" w14:paraId="114A2F49" w14:textId="77777777" w:rsidTr="00451490">
        <w:trPr>
          <w:trHeight w:val="108"/>
          <w:ins w:id="780" w:author="Etion Pinari [2]" w:date="2020-12-06T20:45:00Z"/>
        </w:trPr>
        <w:tc>
          <w:tcPr>
            <w:tcW w:w="494" w:type="pct"/>
            <w:shd w:val="clear" w:color="auto" w:fill="FF7C80"/>
          </w:tcPr>
          <w:p w14:paraId="2045078F" w14:textId="77777777" w:rsidR="00451490" w:rsidRPr="00476A43" w:rsidRDefault="00451490" w:rsidP="00451490">
            <w:pPr>
              <w:pStyle w:val="Paragrafoelenco"/>
              <w:ind w:left="0"/>
              <w:rPr>
                <w:ins w:id="781" w:author="Etion Pinari [2]" w:date="2020-12-06T20:45:00Z"/>
                <w:rFonts w:ascii="Bell MT" w:hAnsi="Bell MT" w:cs="Arial"/>
                <w:color w:val="000000" w:themeColor="text1"/>
                <w:sz w:val="28"/>
                <w:szCs w:val="28"/>
              </w:rPr>
            </w:pPr>
            <w:ins w:id="782" w:author="Etion Pinari [2]" w:date="2020-12-06T20:45:00Z">
              <w:r w:rsidRPr="00476A43">
                <w:rPr>
                  <w:rFonts w:ascii="Bell MT" w:hAnsi="Bell MT" w:cs="Arial"/>
                  <w:color w:val="000000" w:themeColor="text1"/>
                  <w:sz w:val="28"/>
                  <w:szCs w:val="28"/>
                </w:rPr>
                <w:t>R12.2</w:t>
              </w:r>
            </w:ins>
          </w:p>
        </w:tc>
        <w:tc>
          <w:tcPr>
            <w:tcW w:w="4506" w:type="pct"/>
          </w:tcPr>
          <w:p w14:paraId="133FCA8D" w14:textId="77777777" w:rsidR="00451490" w:rsidRPr="00D14E3C" w:rsidRDefault="00451490" w:rsidP="00451490">
            <w:pPr>
              <w:pStyle w:val="Paragrafoelenco"/>
              <w:ind w:left="0"/>
              <w:rPr>
                <w:ins w:id="783" w:author="Etion Pinari [2]" w:date="2020-12-06T20:45:00Z"/>
                <w:rFonts w:ascii="Bell MT" w:hAnsi="Bell MT" w:cs="Arial"/>
                <w:color w:val="000000" w:themeColor="text1"/>
                <w:sz w:val="26"/>
                <w:szCs w:val="26"/>
                <w:rPrChange w:id="784" w:author="Etion Pinari [2]" w:date="2020-12-06T20:46:00Z">
                  <w:rPr>
                    <w:ins w:id="785" w:author="Etion Pinari [2]" w:date="2020-12-06T20:45:00Z"/>
                    <w:rFonts w:ascii="Bell MT" w:hAnsi="Bell MT" w:cs="Arial"/>
                    <w:color w:val="000000" w:themeColor="text1"/>
                    <w:sz w:val="28"/>
                    <w:szCs w:val="28"/>
                  </w:rPr>
                </w:rPrChange>
              </w:rPr>
            </w:pPr>
            <w:ins w:id="786" w:author="Etion Pinari [2]" w:date="2020-12-06T20:45:00Z">
              <w:r w:rsidRPr="00D14E3C">
                <w:rPr>
                  <w:rFonts w:ascii="Bell MT" w:hAnsi="Bell MT" w:cs="Arial"/>
                  <w:b/>
                  <w:bCs/>
                  <w:color w:val="000000" w:themeColor="text1"/>
                  <w:sz w:val="26"/>
                  <w:szCs w:val="26"/>
                  <w:rPrChange w:id="787"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88" w:author="Etion Pinari [2]" w:date="2020-12-06T20:46:00Z">
                    <w:rPr>
                      <w:rFonts w:ascii="Bell MT" w:hAnsi="Bell MT" w:cs="Arial"/>
                      <w:color w:val="000000" w:themeColor="text1"/>
                      <w:sz w:val="28"/>
                      <w:szCs w:val="28"/>
                    </w:rPr>
                  </w:rPrChange>
                </w:rPr>
                <w:t xml:space="preserve"> allow its users to select which time slots he is interested to get informed about, by default none</w:t>
              </w:r>
            </w:ins>
          </w:p>
        </w:tc>
      </w:tr>
      <w:tr w:rsidR="00451490" w14:paraId="5A622105" w14:textId="77777777" w:rsidTr="00451490">
        <w:trPr>
          <w:trHeight w:val="344"/>
          <w:ins w:id="789" w:author="Etion Pinari [2]" w:date="2020-12-06T20:45:00Z"/>
        </w:trPr>
        <w:tc>
          <w:tcPr>
            <w:tcW w:w="494" w:type="pct"/>
            <w:shd w:val="clear" w:color="auto" w:fill="FF7C80"/>
          </w:tcPr>
          <w:p w14:paraId="6604AF80" w14:textId="77777777" w:rsidR="00451490" w:rsidRPr="00476A43" w:rsidRDefault="00451490" w:rsidP="00451490">
            <w:pPr>
              <w:pStyle w:val="Paragrafoelenco"/>
              <w:ind w:left="0"/>
              <w:rPr>
                <w:ins w:id="790" w:author="Etion Pinari [2]" w:date="2020-12-06T20:45:00Z"/>
                <w:rFonts w:ascii="Bell MT" w:hAnsi="Bell MT" w:cs="Arial"/>
                <w:color w:val="000000" w:themeColor="text1"/>
                <w:sz w:val="28"/>
                <w:szCs w:val="28"/>
              </w:rPr>
            </w:pPr>
            <w:ins w:id="791" w:author="Etion Pinari [2]" w:date="2020-12-06T20:45:00Z">
              <w:r w:rsidRPr="00476A43">
                <w:rPr>
                  <w:rFonts w:ascii="Bell MT" w:hAnsi="Bell MT" w:cs="Arial"/>
                  <w:color w:val="000000" w:themeColor="text1"/>
                  <w:sz w:val="28"/>
                  <w:szCs w:val="28"/>
                </w:rPr>
                <w:t>R12.3</w:t>
              </w:r>
            </w:ins>
          </w:p>
        </w:tc>
        <w:tc>
          <w:tcPr>
            <w:tcW w:w="4506" w:type="pct"/>
          </w:tcPr>
          <w:p w14:paraId="5CCDB33D" w14:textId="77777777" w:rsidR="00451490" w:rsidRPr="00D14E3C" w:rsidRDefault="00451490" w:rsidP="00451490">
            <w:pPr>
              <w:pStyle w:val="Paragrafoelenco"/>
              <w:ind w:left="0"/>
              <w:rPr>
                <w:ins w:id="792" w:author="Etion Pinari [2]" w:date="2020-12-06T20:45:00Z"/>
                <w:rFonts w:ascii="Bell MT" w:hAnsi="Bell MT" w:cs="Arial"/>
                <w:color w:val="000000" w:themeColor="text1"/>
                <w:sz w:val="26"/>
                <w:szCs w:val="26"/>
                <w:rPrChange w:id="793" w:author="Etion Pinari [2]" w:date="2020-12-06T20:46:00Z">
                  <w:rPr>
                    <w:ins w:id="794" w:author="Etion Pinari [2]" w:date="2020-12-06T20:45:00Z"/>
                    <w:rFonts w:ascii="Bell MT" w:hAnsi="Bell MT" w:cs="Arial"/>
                    <w:color w:val="000000" w:themeColor="text1"/>
                    <w:sz w:val="28"/>
                    <w:szCs w:val="28"/>
                  </w:rPr>
                </w:rPrChange>
              </w:rPr>
            </w:pPr>
            <w:ins w:id="795" w:author="Etion Pinari [2]" w:date="2020-12-06T20:45:00Z">
              <w:r w:rsidRPr="00D14E3C">
                <w:rPr>
                  <w:rFonts w:ascii="Bell MT" w:hAnsi="Bell MT" w:cs="Arial"/>
                  <w:b/>
                  <w:bCs/>
                  <w:color w:val="000000" w:themeColor="text1"/>
                  <w:sz w:val="26"/>
                  <w:szCs w:val="26"/>
                  <w:rPrChange w:id="796"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97" w:author="Etion Pinari [2]" w:date="2020-12-06T20:46:00Z">
                    <w:rPr>
                      <w:rFonts w:ascii="Bell MT" w:hAnsi="Bell MT" w:cs="Arial"/>
                      <w:color w:val="000000" w:themeColor="text1"/>
                      <w:sz w:val="28"/>
                      <w:szCs w:val="28"/>
                    </w:rPr>
                  </w:rPrChange>
                </w:rPr>
                <w:t xml:space="preserve"> allow its users to select how often to get notified, by default never</w:t>
              </w:r>
            </w:ins>
          </w:p>
        </w:tc>
      </w:tr>
      <w:tr w:rsidR="00451490" w14:paraId="1E7C8070" w14:textId="77777777" w:rsidTr="00451490">
        <w:trPr>
          <w:trHeight w:val="391"/>
          <w:ins w:id="798" w:author="Etion Pinari [2]" w:date="2020-12-06T20:45:00Z"/>
        </w:trPr>
        <w:tc>
          <w:tcPr>
            <w:tcW w:w="494" w:type="pct"/>
            <w:shd w:val="clear" w:color="auto" w:fill="FF7C80"/>
          </w:tcPr>
          <w:p w14:paraId="0199B24F" w14:textId="77777777" w:rsidR="00451490" w:rsidRPr="00476A43" w:rsidRDefault="00451490" w:rsidP="00451490">
            <w:pPr>
              <w:pStyle w:val="Paragrafoelenco"/>
              <w:ind w:left="0"/>
              <w:rPr>
                <w:ins w:id="799" w:author="Etion Pinari [2]" w:date="2020-12-06T20:45:00Z"/>
                <w:rFonts w:ascii="Bell MT" w:hAnsi="Bell MT" w:cs="Arial"/>
                <w:color w:val="000000" w:themeColor="text1"/>
                <w:sz w:val="28"/>
                <w:szCs w:val="28"/>
              </w:rPr>
            </w:pPr>
            <w:ins w:id="800" w:author="Etion Pinari [2]" w:date="2020-12-06T20:45:00Z">
              <w:r w:rsidRPr="00476A43">
                <w:rPr>
                  <w:rFonts w:ascii="Bell MT" w:hAnsi="Bell MT" w:cs="Arial"/>
                  <w:color w:val="000000" w:themeColor="text1"/>
                  <w:sz w:val="28"/>
                  <w:szCs w:val="28"/>
                </w:rPr>
                <w:t>R13</w:t>
              </w:r>
            </w:ins>
          </w:p>
        </w:tc>
        <w:tc>
          <w:tcPr>
            <w:tcW w:w="4506" w:type="pct"/>
          </w:tcPr>
          <w:p w14:paraId="005A2CFC" w14:textId="77777777" w:rsidR="00451490" w:rsidRPr="00D14E3C" w:rsidRDefault="00451490" w:rsidP="00451490">
            <w:pPr>
              <w:pStyle w:val="Paragrafoelenco"/>
              <w:ind w:left="0"/>
              <w:rPr>
                <w:ins w:id="801" w:author="Etion Pinari [2]" w:date="2020-12-06T20:45:00Z"/>
                <w:rFonts w:ascii="Bell MT" w:hAnsi="Bell MT" w:cs="Arial"/>
                <w:color w:val="000000" w:themeColor="text1"/>
                <w:sz w:val="26"/>
                <w:szCs w:val="26"/>
                <w:rPrChange w:id="802" w:author="Etion Pinari [2]" w:date="2020-12-06T20:46:00Z">
                  <w:rPr>
                    <w:ins w:id="803" w:author="Etion Pinari [2]" w:date="2020-12-06T20:45:00Z"/>
                    <w:rFonts w:ascii="Bell MT" w:hAnsi="Bell MT" w:cs="Arial"/>
                    <w:color w:val="000000" w:themeColor="text1"/>
                    <w:sz w:val="28"/>
                    <w:szCs w:val="28"/>
                  </w:rPr>
                </w:rPrChange>
              </w:rPr>
            </w:pPr>
            <w:ins w:id="804" w:author="Etion Pinari [2]" w:date="2020-12-06T20:45:00Z">
              <w:r w:rsidRPr="00D14E3C">
                <w:rPr>
                  <w:rFonts w:ascii="Bell MT" w:hAnsi="Bell MT" w:cs="Arial"/>
                  <w:b/>
                  <w:bCs/>
                  <w:color w:val="000000" w:themeColor="text1"/>
                  <w:sz w:val="26"/>
                  <w:szCs w:val="26"/>
                  <w:rPrChange w:id="805" w:author="Etion Pinari [2]" w:date="2020-12-06T20:46:00Z">
                    <w:rPr>
                      <w:rFonts w:ascii="Bell MT" w:hAnsi="Bell MT" w:cs="Arial"/>
                      <w:b/>
                      <w:bCs/>
                      <w:color w:val="000000" w:themeColor="text1"/>
                      <w:sz w:val="28"/>
                      <w:szCs w:val="28"/>
                    </w:rPr>
                  </w:rPrChange>
                </w:rPr>
                <w:t>The system shall</w:t>
              </w:r>
              <w:commentRangeStart w:id="806"/>
              <w:commentRangeEnd w:id="806"/>
              <w:r w:rsidRPr="00D14E3C">
                <w:rPr>
                  <w:rStyle w:val="Rimandocommento"/>
                  <w:rFonts w:ascii="Bell MT" w:hAnsi="Bell MT"/>
                  <w:b/>
                  <w:bCs/>
                  <w:sz w:val="26"/>
                  <w:szCs w:val="26"/>
                  <w:rPrChange w:id="807" w:author="Etion Pinari [2]" w:date="2020-12-06T20:46:00Z">
                    <w:rPr>
                      <w:rStyle w:val="Rimandocommento"/>
                      <w:rFonts w:ascii="Bell MT" w:hAnsi="Bell MT"/>
                      <w:b/>
                      <w:bCs/>
                      <w:sz w:val="28"/>
                      <w:szCs w:val="28"/>
                    </w:rPr>
                  </w:rPrChange>
                </w:rPr>
                <w:commentReference w:id="806"/>
              </w:r>
              <w:r w:rsidRPr="00D14E3C">
                <w:rPr>
                  <w:rFonts w:ascii="Bell MT" w:hAnsi="Bell MT" w:cs="Arial"/>
                  <w:color w:val="000000" w:themeColor="text1"/>
                  <w:sz w:val="26"/>
                  <w:szCs w:val="26"/>
                  <w:rPrChange w:id="808" w:author="Etion Pinari [2]" w:date="2020-12-06T20:46:00Z">
                    <w:rPr>
                      <w:rFonts w:ascii="Bell MT" w:hAnsi="Bell MT" w:cs="Arial"/>
                      <w:color w:val="000000" w:themeColor="text1"/>
                      <w:sz w:val="28"/>
                      <w:szCs w:val="28"/>
                    </w:rPr>
                  </w:rPrChange>
                </w:rPr>
                <w:t xml:space="preserve"> allow the user to scan its QR code in entrance through the turnstiles</w:t>
              </w:r>
              <w:commentRangeStart w:id="809"/>
              <w:commentRangeEnd w:id="809"/>
              <w:r w:rsidRPr="00D14E3C">
                <w:rPr>
                  <w:rStyle w:val="Rimandocommento"/>
                  <w:rFonts w:ascii="Bell MT" w:hAnsi="Bell MT"/>
                  <w:sz w:val="26"/>
                  <w:szCs w:val="26"/>
                  <w:rPrChange w:id="810" w:author="Etion Pinari [2]" w:date="2020-12-06T20:46:00Z">
                    <w:rPr>
                      <w:rStyle w:val="Rimandocommento"/>
                      <w:rFonts w:ascii="Bell MT" w:hAnsi="Bell MT"/>
                      <w:sz w:val="28"/>
                      <w:szCs w:val="28"/>
                    </w:rPr>
                  </w:rPrChange>
                </w:rPr>
                <w:commentReference w:id="809"/>
              </w:r>
            </w:ins>
          </w:p>
        </w:tc>
      </w:tr>
      <w:tr w:rsidR="00451490" w14:paraId="28FAEFF4" w14:textId="77777777" w:rsidTr="00451490">
        <w:trPr>
          <w:trHeight w:val="108"/>
          <w:ins w:id="811" w:author="Etion Pinari [2]" w:date="2020-12-06T20:45:00Z"/>
        </w:trPr>
        <w:tc>
          <w:tcPr>
            <w:tcW w:w="494" w:type="pct"/>
            <w:shd w:val="clear" w:color="auto" w:fill="FF7C80"/>
          </w:tcPr>
          <w:p w14:paraId="29581334" w14:textId="77777777" w:rsidR="00451490" w:rsidRPr="00476A43" w:rsidRDefault="00451490" w:rsidP="00451490">
            <w:pPr>
              <w:pStyle w:val="Paragrafoelenco"/>
              <w:ind w:left="0"/>
              <w:rPr>
                <w:ins w:id="812" w:author="Etion Pinari [2]" w:date="2020-12-06T20:45:00Z"/>
                <w:rFonts w:ascii="Bell MT" w:hAnsi="Bell MT" w:cs="Arial"/>
                <w:color w:val="000000" w:themeColor="text1"/>
                <w:sz w:val="28"/>
                <w:szCs w:val="28"/>
              </w:rPr>
            </w:pPr>
            <w:ins w:id="813" w:author="Etion Pinari [2]" w:date="2020-12-06T20:45:00Z">
              <w:r w:rsidRPr="00476A43">
                <w:rPr>
                  <w:rFonts w:ascii="Bell MT" w:hAnsi="Bell MT" w:cs="Arial"/>
                  <w:color w:val="000000" w:themeColor="text1"/>
                  <w:sz w:val="28"/>
                  <w:szCs w:val="28"/>
                </w:rPr>
                <w:t>R14</w:t>
              </w:r>
            </w:ins>
          </w:p>
        </w:tc>
        <w:tc>
          <w:tcPr>
            <w:tcW w:w="4506" w:type="pct"/>
          </w:tcPr>
          <w:p w14:paraId="32E57D0B" w14:textId="77777777" w:rsidR="00451490" w:rsidRPr="00D14E3C" w:rsidRDefault="00451490" w:rsidP="00451490">
            <w:pPr>
              <w:pStyle w:val="Paragrafoelenco"/>
              <w:ind w:left="0"/>
              <w:rPr>
                <w:ins w:id="814" w:author="Etion Pinari [2]" w:date="2020-12-06T20:45:00Z"/>
                <w:rFonts w:ascii="Bell MT" w:hAnsi="Bell MT" w:cs="Arial"/>
                <w:color w:val="000000" w:themeColor="text1"/>
                <w:sz w:val="26"/>
                <w:szCs w:val="26"/>
                <w:rPrChange w:id="815" w:author="Etion Pinari [2]" w:date="2020-12-06T20:46:00Z">
                  <w:rPr>
                    <w:ins w:id="816" w:author="Etion Pinari [2]" w:date="2020-12-06T20:45:00Z"/>
                    <w:rFonts w:ascii="Bell MT" w:hAnsi="Bell MT" w:cs="Arial"/>
                    <w:color w:val="000000" w:themeColor="text1"/>
                    <w:sz w:val="28"/>
                    <w:szCs w:val="28"/>
                  </w:rPr>
                </w:rPrChange>
              </w:rPr>
            </w:pPr>
            <w:ins w:id="817" w:author="Etion Pinari [2]" w:date="2020-12-06T20:45:00Z">
              <w:r w:rsidRPr="00D14E3C">
                <w:rPr>
                  <w:rFonts w:ascii="Bell MT" w:hAnsi="Bell MT" w:cs="Arial"/>
                  <w:b/>
                  <w:bCs/>
                  <w:color w:val="000000" w:themeColor="text1"/>
                  <w:sz w:val="26"/>
                  <w:szCs w:val="26"/>
                  <w:rPrChange w:id="818" w:author="Etion Pinari [2]" w:date="2020-12-06T20:46:00Z">
                    <w:rPr>
                      <w:rFonts w:ascii="Bell MT" w:hAnsi="Bell MT" w:cs="Arial"/>
                      <w:b/>
                      <w:bCs/>
                      <w:color w:val="000000" w:themeColor="text1"/>
                      <w:sz w:val="28"/>
                      <w:szCs w:val="28"/>
                    </w:rPr>
                  </w:rPrChange>
                </w:rPr>
                <w:t>The system shall</w:t>
              </w:r>
              <w:commentRangeStart w:id="819"/>
              <w:commentRangeEnd w:id="819"/>
              <w:r w:rsidRPr="00D14E3C">
                <w:rPr>
                  <w:rStyle w:val="Rimandocommento"/>
                  <w:rFonts w:ascii="Bell MT" w:hAnsi="Bell MT"/>
                  <w:b/>
                  <w:bCs/>
                  <w:sz w:val="26"/>
                  <w:szCs w:val="26"/>
                  <w:rPrChange w:id="820" w:author="Etion Pinari [2]" w:date="2020-12-06T20:46:00Z">
                    <w:rPr>
                      <w:rStyle w:val="Rimandocommento"/>
                      <w:rFonts w:ascii="Bell MT" w:hAnsi="Bell MT"/>
                      <w:b/>
                      <w:bCs/>
                      <w:sz w:val="28"/>
                      <w:szCs w:val="28"/>
                    </w:rPr>
                  </w:rPrChange>
                </w:rPr>
                <w:commentReference w:id="819"/>
              </w:r>
              <w:r w:rsidRPr="00D14E3C">
                <w:rPr>
                  <w:rFonts w:ascii="Bell MT" w:hAnsi="Bell MT" w:cs="Arial"/>
                  <w:color w:val="000000" w:themeColor="text1"/>
                  <w:sz w:val="26"/>
                  <w:szCs w:val="26"/>
                  <w:rPrChange w:id="821" w:author="Etion Pinari [2]" w:date="2020-12-06T20:46:00Z">
                    <w:rPr>
                      <w:rFonts w:ascii="Bell MT" w:hAnsi="Bell MT" w:cs="Arial"/>
                      <w:color w:val="000000" w:themeColor="text1"/>
                      <w:sz w:val="28"/>
                      <w:szCs w:val="28"/>
                    </w:rPr>
                  </w:rPrChange>
                </w:rPr>
                <w:t xml:space="preserve"> allow the user to scan its QR code in exit through the turnstiles or cash register</w:t>
              </w:r>
            </w:ins>
          </w:p>
        </w:tc>
      </w:tr>
      <w:tr w:rsidR="00451490" w14:paraId="52AEBB0B" w14:textId="77777777" w:rsidTr="00451490">
        <w:trPr>
          <w:trHeight w:val="108"/>
          <w:ins w:id="822" w:author="Etion Pinari [2]" w:date="2020-12-06T20:45:00Z"/>
        </w:trPr>
        <w:tc>
          <w:tcPr>
            <w:tcW w:w="494" w:type="pct"/>
            <w:shd w:val="clear" w:color="auto" w:fill="FF7C80"/>
          </w:tcPr>
          <w:p w14:paraId="3DD43F21" w14:textId="77777777" w:rsidR="00451490" w:rsidRPr="00476A43" w:rsidRDefault="00451490" w:rsidP="00451490">
            <w:pPr>
              <w:pStyle w:val="Paragrafoelenco"/>
              <w:ind w:left="0"/>
              <w:rPr>
                <w:ins w:id="823" w:author="Etion Pinari [2]" w:date="2020-12-06T20:45:00Z"/>
                <w:rFonts w:ascii="Bell MT" w:hAnsi="Bell MT" w:cs="Arial"/>
                <w:color w:val="000000" w:themeColor="text1"/>
                <w:sz w:val="28"/>
                <w:szCs w:val="28"/>
              </w:rPr>
            </w:pPr>
            <w:ins w:id="824" w:author="Etion Pinari [2]" w:date="2020-12-06T20:45:00Z">
              <w:r w:rsidRPr="00476A43">
                <w:rPr>
                  <w:rFonts w:ascii="Bell MT" w:hAnsi="Bell MT" w:cs="Arial"/>
                  <w:color w:val="000000" w:themeColor="text1"/>
                  <w:sz w:val="28"/>
                  <w:szCs w:val="28"/>
                </w:rPr>
                <w:t>R15.1</w:t>
              </w:r>
            </w:ins>
          </w:p>
        </w:tc>
        <w:tc>
          <w:tcPr>
            <w:tcW w:w="4506" w:type="pct"/>
          </w:tcPr>
          <w:p w14:paraId="1286A683" w14:textId="77777777" w:rsidR="00451490" w:rsidRPr="00D14E3C" w:rsidRDefault="00451490" w:rsidP="00451490">
            <w:pPr>
              <w:pStyle w:val="Paragrafoelenco"/>
              <w:ind w:left="0"/>
              <w:rPr>
                <w:ins w:id="825" w:author="Etion Pinari [2]" w:date="2020-12-06T20:45:00Z"/>
                <w:rFonts w:ascii="Bell MT" w:hAnsi="Bell MT" w:cs="Arial"/>
                <w:color w:val="000000" w:themeColor="text1"/>
                <w:sz w:val="26"/>
                <w:szCs w:val="26"/>
                <w:rPrChange w:id="826" w:author="Etion Pinari [2]" w:date="2020-12-06T20:46:00Z">
                  <w:rPr>
                    <w:ins w:id="827" w:author="Etion Pinari [2]" w:date="2020-12-06T20:45:00Z"/>
                    <w:rFonts w:ascii="Bell MT" w:hAnsi="Bell MT" w:cs="Arial"/>
                    <w:color w:val="000000" w:themeColor="text1"/>
                    <w:sz w:val="28"/>
                    <w:szCs w:val="28"/>
                  </w:rPr>
                </w:rPrChange>
              </w:rPr>
            </w:pPr>
            <w:ins w:id="828" w:author="Etion Pinari [2]" w:date="2020-12-06T20:45:00Z">
              <w:r w:rsidRPr="00D14E3C">
                <w:rPr>
                  <w:rFonts w:ascii="Bell MT" w:hAnsi="Bell MT" w:cs="Arial"/>
                  <w:b/>
                  <w:bCs/>
                  <w:color w:val="000000" w:themeColor="text1"/>
                  <w:sz w:val="26"/>
                  <w:szCs w:val="26"/>
                  <w:rPrChange w:id="829"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30" w:author="Etion Pinari [2]" w:date="2020-12-06T20:46:00Z">
                    <w:rPr>
                      <w:rFonts w:ascii="Bell MT" w:hAnsi="Bell MT" w:cs="Arial"/>
                      <w:color w:val="000000" w:themeColor="text1"/>
                      <w:sz w:val="28"/>
                      <w:szCs w:val="28"/>
                    </w:rPr>
                  </w:rPrChange>
                </w:rPr>
                <w:t xml:space="preserve"> unlock turnstiles after a unique QR code scan in entrance</w:t>
              </w:r>
              <w:commentRangeStart w:id="831"/>
              <w:commentRangeEnd w:id="831"/>
              <w:r w:rsidRPr="00D14E3C">
                <w:rPr>
                  <w:rStyle w:val="Rimandocommento"/>
                  <w:sz w:val="26"/>
                  <w:szCs w:val="26"/>
                  <w:rPrChange w:id="832" w:author="Etion Pinari [2]" w:date="2020-12-06T20:46:00Z">
                    <w:rPr>
                      <w:rStyle w:val="Rimandocommento"/>
                    </w:rPr>
                  </w:rPrChange>
                </w:rPr>
                <w:commentReference w:id="831"/>
              </w:r>
            </w:ins>
          </w:p>
        </w:tc>
      </w:tr>
      <w:tr w:rsidR="00451490" w14:paraId="3562F3D2" w14:textId="77777777" w:rsidTr="00451490">
        <w:trPr>
          <w:trHeight w:val="108"/>
          <w:ins w:id="833" w:author="Etion Pinari [2]" w:date="2020-12-06T20:45:00Z"/>
        </w:trPr>
        <w:tc>
          <w:tcPr>
            <w:tcW w:w="494" w:type="pct"/>
            <w:shd w:val="clear" w:color="auto" w:fill="FF7C80"/>
          </w:tcPr>
          <w:p w14:paraId="144A6B77" w14:textId="77777777" w:rsidR="00451490" w:rsidRPr="00476A43" w:rsidRDefault="00451490" w:rsidP="00451490">
            <w:pPr>
              <w:pStyle w:val="Paragrafoelenco"/>
              <w:ind w:left="0"/>
              <w:rPr>
                <w:ins w:id="834" w:author="Etion Pinari [2]" w:date="2020-12-06T20:45:00Z"/>
                <w:rFonts w:ascii="Bell MT" w:hAnsi="Bell MT" w:cs="Arial"/>
                <w:color w:val="000000" w:themeColor="text1"/>
                <w:sz w:val="28"/>
                <w:szCs w:val="28"/>
              </w:rPr>
            </w:pPr>
            <w:ins w:id="835" w:author="Etion Pinari [2]" w:date="2020-12-06T20:45:00Z">
              <w:r w:rsidRPr="00476A43">
                <w:rPr>
                  <w:rFonts w:ascii="Bell MT" w:hAnsi="Bell MT" w:cs="Arial"/>
                  <w:color w:val="000000" w:themeColor="text1"/>
                  <w:sz w:val="28"/>
                  <w:szCs w:val="28"/>
                </w:rPr>
                <w:t>R15.2</w:t>
              </w:r>
            </w:ins>
          </w:p>
        </w:tc>
        <w:tc>
          <w:tcPr>
            <w:tcW w:w="4506" w:type="pct"/>
          </w:tcPr>
          <w:p w14:paraId="06097F3D" w14:textId="77777777" w:rsidR="00451490" w:rsidRPr="00D14E3C" w:rsidRDefault="00451490" w:rsidP="00451490">
            <w:pPr>
              <w:pStyle w:val="Paragrafoelenco"/>
              <w:ind w:left="0"/>
              <w:rPr>
                <w:ins w:id="836" w:author="Etion Pinari [2]" w:date="2020-12-06T20:45:00Z"/>
                <w:rFonts w:ascii="Bell MT" w:hAnsi="Bell MT" w:cs="Arial"/>
                <w:color w:val="000000" w:themeColor="text1"/>
                <w:sz w:val="26"/>
                <w:szCs w:val="26"/>
                <w:rPrChange w:id="837" w:author="Etion Pinari [2]" w:date="2020-12-06T20:46:00Z">
                  <w:rPr>
                    <w:ins w:id="838" w:author="Etion Pinari [2]" w:date="2020-12-06T20:45:00Z"/>
                    <w:rFonts w:ascii="Bell MT" w:hAnsi="Bell MT" w:cs="Arial"/>
                    <w:color w:val="000000" w:themeColor="text1"/>
                    <w:sz w:val="28"/>
                    <w:szCs w:val="28"/>
                  </w:rPr>
                </w:rPrChange>
              </w:rPr>
            </w:pPr>
            <w:ins w:id="839" w:author="Etion Pinari [2]" w:date="2020-12-06T20:45:00Z">
              <w:r w:rsidRPr="00D14E3C">
                <w:rPr>
                  <w:rFonts w:ascii="Bell MT" w:hAnsi="Bell MT" w:cs="Arial"/>
                  <w:b/>
                  <w:bCs/>
                  <w:color w:val="000000" w:themeColor="text1"/>
                  <w:sz w:val="26"/>
                  <w:szCs w:val="26"/>
                  <w:rPrChange w:id="840"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41" w:author="Etion Pinari [2]" w:date="2020-12-06T20:46:00Z">
                    <w:rPr>
                      <w:rFonts w:ascii="Bell MT" w:hAnsi="Bell MT" w:cs="Arial"/>
                      <w:color w:val="000000" w:themeColor="text1"/>
                      <w:sz w:val="28"/>
                      <w:szCs w:val="28"/>
                    </w:rPr>
                  </w:rPrChange>
                </w:rPr>
                <w:t xml:space="preserve"> unlock turnstiles after a unique QR code scan in exit</w:t>
              </w:r>
            </w:ins>
          </w:p>
        </w:tc>
      </w:tr>
      <w:tr w:rsidR="00451490" w14:paraId="4123F655" w14:textId="77777777" w:rsidTr="00451490">
        <w:trPr>
          <w:trHeight w:val="108"/>
          <w:ins w:id="842" w:author="Etion Pinari [2]" w:date="2020-12-06T20:45:00Z"/>
        </w:trPr>
        <w:tc>
          <w:tcPr>
            <w:tcW w:w="494" w:type="pct"/>
            <w:shd w:val="clear" w:color="auto" w:fill="FF7C80"/>
          </w:tcPr>
          <w:p w14:paraId="30307CA8" w14:textId="77777777" w:rsidR="00451490" w:rsidRPr="00476A43" w:rsidRDefault="00451490" w:rsidP="00451490">
            <w:pPr>
              <w:pStyle w:val="Paragrafoelenco"/>
              <w:ind w:left="0"/>
              <w:rPr>
                <w:ins w:id="843" w:author="Etion Pinari [2]" w:date="2020-12-06T20:45:00Z"/>
                <w:rFonts w:ascii="Bell MT" w:hAnsi="Bell MT" w:cs="Arial"/>
                <w:color w:val="000000" w:themeColor="text1"/>
                <w:sz w:val="28"/>
                <w:szCs w:val="28"/>
              </w:rPr>
            </w:pPr>
            <w:ins w:id="844" w:author="Etion Pinari [2]" w:date="2020-12-06T20:45:00Z">
              <w:r>
                <w:rPr>
                  <w:rFonts w:ascii="Bell MT" w:hAnsi="Bell MT" w:cs="Arial"/>
                  <w:color w:val="000000" w:themeColor="text1"/>
                  <w:sz w:val="28"/>
                  <w:szCs w:val="28"/>
                </w:rPr>
                <w:t>R15.3</w:t>
              </w:r>
            </w:ins>
          </w:p>
        </w:tc>
        <w:tc>
          <w:tcPr>
            <w:tcW w:w="4506" w:type="pct"/>
          </w:tcPr>
          <w:p w14:paraId="4F2B09CE" w14:textId="77777777" w:rsidR="00451490" w:rsidRPr="00D14E3C" w:rsidRDefault="00451490" w:rsidP="00451490">
            <w:pPr>
              <w:pStyle w:val="Paragrafoelenco"/>
              <w:ind w:left="0"/>
              <w:rPr>
                <w:ins w:id="845" w:author="Etion Pinari [2]" w:date="2020-12-06T20:45:00Z"/>
                <w:rFonts w:ascii="Bell MT" w:hAnsi="Bell MT" w:cs="Arial"/>
                <w:color w:val="000000" w:themeColor="text1"/>
                <w:sz w:val="26"/>
                <w:szCs w:val="26"/>
                <w:rPrChange w:id="846" w:author="Etion Pinari [2]" w:date="2020-12-06T20:46:00Z">
                  <w:rPr>
                    <w:ins w:id="847" w:author="Etion Pinari [2]" w:date="2020-12-06T20:45:00Z"/>
                    <w:rFonts w:ascii="Bell MT" w:hAnsi="Bell MT" w:cs="Arial"/>
                    <w:color w:val="000000" w:themeColor="text1"/>
                    <w:sz w:val="28"/>
                    <w:szCs w:val="28"/>
                  </w:rPr>
                </w:rPrChange>
              </w:rPr>
            </w:pPr>
            <w:ins w:id="848" w:author="Etion Pinari [2]" w:date="2020-12-06T20:45:00Z">
              <w:r w:rsidRPr="00D14E3C">
                <w:rPr>
                  <w:rFonts w:ascii="Bell MT" w:hAnsi="Bell MT" w:cs="Arial"/>
                  <w:b/>
                  <w:bCs/>
                  <w:color w:val="000000" w:themeColor="text1"/>
                  <w:sz w:val="26"/>
                  <w:szCs w:val="26"/>
                  <w:rPrChange w:id="849"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850" w:author="Etion Pinari [2]" w:date="2020-12-06T20:46:00Z">
                    <w:rPr>
                      <w:rFonts w:ascii="Bell MT" w:hAnsi="Bell MT" w:cs="Arial"/>
                      <w:color w:val="000000" w:themeColor="text1"/>
                      <w:sz w:val="28"/>
                      <w:szCs w:val="28"/>
                    </w:rPr>
                  </w:rPrChange>
                </w:rPr>
                <w:t xml:space="preserve">lock the turnstiles after a push has </w:t>
              </w:r>
              <w:commentRangeStart w:id="851"/>
              <w:r w:rsidRPr="00D14E3C">
                <w:rPr>
                  <w:rFonts w:ascii="Bell MT" w:hAnsi="Bell MT" w:cs="Arial"/>
                  <w:color w:val="000000" w:themeColor="text1"/>
                  <w:sz w:val="26"/>
                  <w:szCs w:val="26"/>
                  <w:rPrChange w:id="852" w:author="Etion Pinari [2]" w:date="2020-12-06T20:46:00Z">
                    <w:rPr>
                      <w:rFonts w:ascii="Bell MT" w:hAnsi="Bell MT" w:cs="Arial"/>
                      <w:color w:val="000000" w:themeColor="text1"/>
                      <w:sz w:val="28"/>
                      <w:szCs w:val="28"/>
                    </w:rPr>
                  </w:rPrChange>
                </w:rPr>
                <w:t>occurred</w:t>
              </w:r>
              <w:commentRangeEnd w:id="851"/>
              <w:r w:rsidRPr="00D14E3C">
                <w:rPr>
                  <w:rStyle w:val="Rimandocommento"/>
                  <w:sz w:val="26"/>
                  <w:szCs w:val="26"/>
                  <w:rPrChange w:id="853" w:author="Etion Pinari [2]" w:date="2020-12-06T20:46:00Z">
                    <w:rPr>
                      <w:rStyle w:val="Rimandocommento"/>
                    </w:rPr>
                  </w:rPrChange>
                </w:rPr>
                <w:commentReference w:id="851"/>
              </w:r>
            </w:ins>
          </w:p>
        </w:tc>
      </w:tr>
      <w:tr w:rsidR="00D14E3C" w14:paraId="2FA5D397" w14:textId="77777777" w:rsidTr="00451490">
        <w:trPr>
          <w:trHeight w:val="108"/>
          <w:ins w:id="854" w:author="Etion Pinari [2]" w:date="2020-12-06T20:46:00Z"/>
        </w:trPr>
        <w:tc>
          <w:tcPr>
            <w:tcW w:w="494" w:type="pct"/>
            <w:shd w:val="clear" w:color="auto" w:fill="FF7C80"/>
          </w:tcPr>
          <w:p w14:paraId="775D830F" w14:textId="35C5146C" w:rsidR="00D14E3C" w:rsidRPr="00D14E3C" w:rsidRDefault="00D14E3C" w:rsidP="00451490">
            <w:pPr>
              <w:pStyle w:val="Paragrafoelenco"/>
              <w:ind w:left="0"/>
              <w:rPr>
                <w:ins w:id="855" w:author="Etion Pinari [2]" w:date="2020-12-06T20:46:00Z"/>
                <w:rFonts w:ascii="Bell MT" w:hAnsi="Bell MT" w:cs="Arial"/>
                <w:color w:val="000000" w:themeColor="text1"/>
                <w:sz w:val="28"/>
                <w:szCs w:val="28"/>
              </w:rPr>
            </w:pPr>
            <w:ins w:id="856" w:author="Etion Pinari [2]" w:date="2020-12-06T20:46:00Z">
              <w:r w:rsidRPr="00D14E3C">
                <w:rPr>
                  <w:rFonts w:ascii="Bell MT" w:hAnsi="Bell MT" w:cs="Arial"/>
                  <w:color w:val="000000" w:themeColor="text1"/>
                  <w:sz w:val="28"/>
                  <w:szCs w:val="28"/>
                </w:rPr>
                <w:t>R</w:t>
              </w:r>
              <w:r w:rsidRPr="00D14E3C">
                <w:rPr>
                  <w:rFonts w:ascii="Bell MT" w:hAnsi="Bell MT" w:cs="Arial"/>
                  <w:color w:val="000000" w:themeColor="text1"/>
                  <w:sz w:val="28"/>
                  <w:szCs w:val="28"/>
                  <w:rPrChange w:id="857" w:author="Etion Pinari [2]" w:date="2020-12-06T20:46:00Z">
                    <w:rPr>
                      <w:rFonts w:cs="Arial"/>
                      <w:color w:val="000000" w:themeColor="text1"/>
                      <w:sz w:val="28"/>
                      <w:szCs w:val="28"/>
                    </w:rPr>
                  </w:rPrChange>
                </w:rPr>
                <w:t>16</w:t>
              </w:r>
            </w:ins>
          </w:p>
        </w:tc>
        <w:tc>
          <w:tcPr>
            <w:tcW w:w="4506" w:type="pct"/>
          </w:tcPr>
          <w:p w14:paraId="5979C5CB" w14:textId="2DF1D0B0" w:rsidR="00D14E3C" w:rsidRPr="00D14E3C" w:rsidRDefault="00D14E3C">
            <w:pPr>
              <w:pStyle w:val="Paragrafoelenco"/>
              <w:tabs>
                <w:tab w:val="left" w:pos="6993"/>
              </w:tabs>
              <w:ind w:left="0"/>
              <w:rPr>
                <w:ins w:id="858" w:author="Etion Pinari [2]" w:date="2020-12-06T20:46:00Z"/>
                <w:rFonts w:ascii="Bell MT" w:hAnsi="Bell MT" w:cs="Arial"/>
                <w:bCs/>
                <w:color w:val="000000" w:themeColor="text1"/>
                <w:sz w:val="26"/>
                <w:szCs w:val="26"/>
                <w:rPrChange w:id="859" w:author="Etion Pinari [2]" w:date="2020-12-06T20:46:00Z">
                  <w:rPr>
                    <w:ins w:id="860" w:author="Etion Pinari [2]" w:date="2020-12-06T20:46:00Z"/>
                    <w:rFonts w:ascii="Bell MT" w:hAnsi="Bell MT" w:cs="Arial"/>
                    <w:b/>
                    <w:bCs/>
                    <w:color w:val="000000" w:themeColor="text1"/>
                    <w:sz w:val="26"/>
                    <w:szCs w:val="26"/>
                  </w:rPr>
                </w:rPrChange>
              </w:rPr>
              <w:pPrChange w:id="861" w:author="Unknown" w:date="2020-12-06T20:48:00Z">
                <w:pPr>
                  <w:pStyle w:val="Paragrafoelenco"/>
                  <w:framePr w:hSpace="141" w:wrap="around" w:vAnchor="page" w:hAnchor="page" w:x="657" w:y="2409"/>
                  <w:ind w:left="0"/>
                </w:pPr>
              </w:pPrChange>
            </w:pPr>
            <w:ins w:id="862" w:author="Etion Pinari [2]" w:date="2020-12-06T20:46:00Z">
              <w:r w:rsidRPr="00D14E3C">
                <w:rPr>
                  <w:rFonts w:ascii="Bell MT" w:hAnsi="Bell MT" w:cs="Arial"/>
                  <w:b/>
                  <w:bCs/>
                  <w:color w:val="000000" w:themeColor="text1"/>
                  <w:sz w:val="26"/>
                  <w:szCs w:val="26"/>
                </w:rPr>
                <w:t>T</w:t>
              </w:r>
              <w:r w:rsidRPr="00D14E3C">
                <w:rPr>
                  <w:rFonts w:ascii="Bell MT" w:hAnsi="Bell MT" w:cs="Arial"/>
                  <w:b/>
                  <w:bCs/>
                  <w:color w:val="000000" w:themeColor="text1"/>
                  <w:sz w:val="26"/>
                  <w:szCs w:val="26"/>
                  <w:rPrChange w:id="863" w:author="Etion Pinari [2]" w:date="2020-12-06T20:46:00Z">
                    <w:rPr>
                      <w:rFonts w:cs="Arial"/>
                      <w:b/>
                      <w:bCs/>
                      <w:color w:val="000000" w:themeColor="text1"/>
                      <w:sz w:val="26"/>
                      <w:szCs w:val="26"/>
                    </w:rPr>
                  </w:rPrChange>
                </w:rPr>
                <w:t>he system shall</w:t>
              </w:r>
              <w:r>
                <w:rPr>
                  <w:rFonts w:ascii="Bell MT" w:hAnsi="Bell MT" w:cs="Arial"/>
                  <w:b/>
                  <w:bCs/>
                  <w:color w:val="000000" w:themeColor="text1"/>
                  <w:sz w:val="26"/>
                  <w:szCs w:val="26"/>
                </w:rPr>
                <w:t xml:space="preserve"> </w:t>
              </w:r>
            </w:ins>
            <w:ins w:id="864" w:author="Etion Pinari [2]" w:date="2020-12-06T20:47:00Z">
              <w:r w:rsidR="00383262" w:rsidRPr="00383262">
                <w:rPr>
                  <w:rFonts w:ascii="Bell MT" w:hAnsi="Bell MT" w:cs="Arial"/>
                  <w:color w:val="000000" w:themeColor="text1"/>
                  <w:sz w:val="26"/>
                  <w:szCs w:val="26"/>
                  <w:rPrChange w:id="865" w:author="Etion Pinari [2]" w:date="2020-12-06T20:47:00Z">
                    <w:rPr>
                      <w:rFonts w:ascii="Bell MT" w:hAnsi="Bell MT" w:cs="Arial"/>
                      <w:b/>
                      <w:bCs/>
                      <w:color w:val="000000" w:themeColor="text1"/>
                      <w:sz w:val="26"/>
                      <w:szCs w:val="26"/>
                    </w:rPr>
                  </w:rPrChange>
                </w:rPr>
                <w:t>map</w:t>
              </w:r>
              <w:r w:rsidR="00383262">
                <w:rPr>
                  <w:rFonts w:ascii="Bell MT" w:hAnsi="Bell MT" w:cs="Arial"/>
                  <w:b/>
                  <w:bCs/>
                  <w:color w:val="000000" w:themeColor="text1"/>
                  <w:sz w:val="26"/>
                  <w:szCs w:val="26"/>
                </w:rPr>
                <w:t xml:space="preserve"> </w:t>
              </w:r>
              <w:r w:rsidR="00383262" w:rsidRPr="00383262">
                <w:rPr>
                  <w:rFonts w:ascii="Bell MT" w:hAnsi="Bell MT" w:cs="Arial"/>
                  <w:color w:val="000000" w:themeColor="text1"/>
                  <w:sz w:val="26"/>
                  <w:szCs w:val="26"/>
                  <w:rPrChange w:id="866" w:author="Etion Pinari [2]" w:date="2020-12-06T20:47:00Z">
                    <w:rPr>
                      <w:rFonts w:ascii="Bell MT" w:hAnsi="Bell MT" w:cs="Arial"/>
                      <w:b/>
                      <w:bCs/>
                      <w:color w:val="000000" w:themeColor="text1"/>
                      <w:sz w:val="26"/>
                      <w:szCs w:val="26"/>
                    </w:rPr>
                  </w:rPrChange>
                </w:rPr>
                <w:t xml:space="preserve">the </w:t>
              </w:r>
              <w:r w:rsidR="00383262" w:rsidRPr="00383262">
                <w:rPr>
                  <w:rFonts w:ascii="Bell MT" w:hAnsi="Bell MT" w:cs="Arial"/>
                  <w:color w:val="000000" w:themeColor="text1"/>
                  <w:sz w:val="26"/>
                  <w:szCs w:val="26"/>
                </w:rPr>
                <w:t>QR</w:t>
              </w:r>
              <w:r w:rsidR="00383262">
                <w:rPr>
                  <w:rFonts w:ascii="Bell MT" w:hAnsi="Bell MT" w:cs="Arial"/>
                  <w:color w:val="000000" w:themeColor="text1"/>
                  <w:sz w:val="26"/>
                  <w:szCs w:val="26"/>
                </w:rPr>
                <w:t xml:space="preserve"> </w:t>
              </w:r>
              <w:r w:rsidR="00383262" w:rsidRPr="00383262">
                <w:rPr>
                  <w:rFonts w:ascii="Bell MT" w:hAnsi="Bell MT" w:cs="Arial"/>
                  <w:color w:val="000000" w:themeColor="text1"/>
                  <w:sz w:val="26"/>
                  <w:szCs w:val="26"/>
                  <w:rPrChange w:id="867" w:author="Etion Pinari [2]" w:date="2020-12-06T20:47:00Z">
                    <w:rPr>
                      <w:rFonts w:ascii="Bell MT" w:hAnsi="Bell MT" w:cs="Arial"/>
                      <w:b/>
                      <w:bCs/>
                      <w:color w:val="000000" w:themeColor="text1"/>
                      <w:sz w:val="26"/>
                      <w:szCs w:val="26"/>
                    </w:rPr>
                  </w:rPrChange>
                </w:rPr>
                <w:t>c</w:t>
              </w:r>
              <w:r w:rsidR="00383262">
                <w:rPr>
                  <w:rFonts w:ascii="Bell MT" w:hAnsi="Bell MT" w:cs="Arial"/>
                  <w:color w:val="000000" w:themeColor="text1"/>
                  <w:sz w:val="26"/>
                  <w:szCs w:val="26"/>
                </w:rPr>
                <w:t>ode of a scan to the right user</w:t>
              </w:r>
            </w:ins>
            <w:ins w:id="868" w:author="Etion Pinari [2]" w:date="2020-12-06T20:48:00Z">
              <w:r w:rsidR="00E854DC">
                <w:rPr>
                  <w:rFonts w:ascii="Bell MT" w:hAnsi="Bell MT" w:cs="Arial"/>
                  <w:color w:val="000000" w:themeColor="text1"/>
                  <w:sz w:val="26"/>
                  <w:szCs w:val="26"/>
                </w:rPr>
                <w:tab/>
              </w:r>
            </w:ins>
          </w:p>
        </w:tc>
      </w:tr>
      <w:tr w:rsidR="00E854DC" w14:paraId="7E439DD7" w14:textId="77777777" w:rsidTr="00451490">
        <w:trPr>
          <w:trHeight w:val="108"/>
          <w:ins w:id="869" w:author="Etion Pinari [2]" w:date="2020-12-06T20:48:00Z"/>
        </w:trPr>
        <w:tc>
          <w:tcPr>
            <w:tcW w:w="494" w:type="pct"/>
            <w:shd w:val="clear" w:color="auto" w:fill="FF7C80"/>
          </w:tcPr>
          <w:p w14:paraId="1FF00A12" w14:textId="5BE0F1DC" w:rsidR="00E854DC" w:rsidRPr="00D14E3C" w:rsidRDefault="00E854DC" w:rsidP="00451490">
            <w:pPr>
              <w:pStyle w:val="Paragrafoelenco"/>
              <w:ind w:left="0"/>
              <w:rPr>
                <w:ins w:id="870" w:author="Etion Pinari [2]" w:date="2020-12-06T20:48:00Z"/>
                <w:rFonts w:ascii="Bell MT" w:hAnsi="Bell MT" w:cs="Arial"/>
                <w:color w:val="000000" w:themeColor="text1"/>
                <w:sz w:val="28"/>
                <w:szCs w:val="28"/>
              </w:rPr>
            </w:pPr>
            <w:ins w:id="871" w:author="Etion Pinari [2]" w:date="2020-12-06T20:48:00Z">
              <w:r>
                <w:rPr>
                  <w:rFonts w:ascii="Bell MT" w:hAnsi="Bell MT" w:cs="Arial"/>
                  <w:color w:val="000000" w:themeColor="text1"/>
                  <w:sz w:val="28"/>
                  <w:szCs w:val="28"/>
                </w:rPr>
                <w:t>R17</w:t>
              </w:r>
            </w:ins>
          </w:p>
        </w:tc>
        <w:tc>
          <w:tcPr>
            <w:tcW w:w="4506" w:type="pct"/>
          </w:tcPr>
          <w:p w14:paraId="56BF26E2" w14:textId="436A26F4" w:rsidR="00E854DC" w:rsidRPr="00E854DC" w:rsidRDefault="00E854DC" w:rsidP="00E854DC">
            <w:pPr>
              <w:pStyle w:val="Paragrafoelenco"/>
              <w:tabs>
                <w:tab w:val="left" w:pos="6993"/>
              </w:tabs>
              <w:ind w:left="0"/>
              <w:rPr>
                <w:ins w:id="872" w:author="Etion Pinari [2]" w:date="2020-12-06T20:48:00Z"/>
                <w:rFonts w:ascii="Bell MT" w:hAnsi="Bell MT" w:cs="Arial"/>
                <w:color w:val="000000" w:themeColor="text1"/>
                <w:sz w:val="26"/>
                <w:szCs w:val="26"/>
                <w:rPrChange w:id="873" w:author="Etion Pinari [2]" w:date="2020-12-06T20:49:00Z">
                  <w:rPr>
                    <w:ins w:id="874" w:author="Etion Pinari [2]" w:date="2020-12-06T20:48:00Z"/>
                    <w:rFonts w:ascii="Bell MT" w:hAnsi="Bell MT" w:cs="Arial"/>
                    <w:b/>
                    <w:bCs/>
                    <w:color w:val="000000" w:themeColor="text1"/>
                    <w:sz w:val="26"/>
                    <w:szCs w:val="26"/>
                  </w:rPr>
                </w:rPrChange>
              </w:rPr>
            </w:pPr>
            <w:commentRangeStart w:id="875"/>
            <w:ins w:id="876" w:author="Etion Pinari [2]" w:date="2020-12-06T20:48:00Z">
              <w:r>
                <w:rPr>
                  <w:rFonts w:ascii="Bell MT" w:hAnsi="Bell MT" w:cs="Arial"/>
                  <w:b/>
                  <w:bCs/>
                  <w:color w:val="000000" w:themeColor="text1"/>
                  <w:sz w:val="26"/>
                  <w:szCs w:val="26"/>
                </w:rPr>
                <w:t>The syste</w:t>
              </w:r>
            </w:ins>
            <w:ins w:id="877" w:author="Etion Pinari [2]" w:date="2020-12-06T20:49:00Z">
              <w:r>
                <w:rPr>
                  <w:rFonts w:ascii="Bell MT" w:hAnsi="Bell MT" w:cs="Arial"/>
                  <w:b/>
                  <w:bCs/>
                  <w:color w:val="000000" w:themeColor="text1"/>
                  <w:sz w:val="26"/>
                  <w:szCs w:val="26"/>
                </w:rPr>
                <w:t xml:space="preserve">m shall </w:t>
              </w:r>
              <w:r>
                <w:rPr>
                  <w:rFonts w:ascii="Bell MT" w:hAnsi="Bell MT" w:cs="Arial"/>
                  <w:color w:val="000000" w:themeColor="text1"/>
                  <w:sz w:val="26"/>
                  <w:szCs w:val="26"/>
                </w:rPr>
                <w:t>notify the user when it</w:t>
              </w:r>
            </w:ins>
            <w:ins w:id="878" w:author="Giorgio Romeo" w:date="2020-12-07T23:06:00Z">
              <w:r w:rsidR="00D004EC">
                <w:rPr>
                  <w:rFonts w:ascii="Bell MT" w:hAnsi="Bell MT" w:cs="Arial"/>
                  <w:color w:val="000000" w:themeColor="text1"/>
                  <w:sz w:val="26"/>
                  <w:szCs w:val="26"/>
                </w:rPr>
                <w:t xml:space="preserve"> i</w:t>
              </w:r>
            </w:ins>
            <w:ins w:id="879" w:author="Etion Pinari [2]" w:date="2020-12-06T20:49:00Z">
              <w:del w:id="880" w:author="Giorgio Romeo" w:date="2020-12-07T23:06:00Z">
                <w:r w:rsidDel="00D004EC">
                  <w:rPr>
                    <w:rFonts w:ascii="Bell MT" w:hAnsi="Bell MT" w:cs="Arial"/>
                    <w:color w:val="000000" w:themeColor="text1"/>
                    <w:sz w:val="26"/>
                    <w:szCs w:val="26"/>
                  </w:rPr>
                  <w:delText>’</w:delText>
                </w:r>
              </w:del>
              <w:r>
                <w:rPr>
                  <w:rFonts w:ascii="Bell MT" w:hAnsi="Bell MT" w:cs="Arial"/>
                  <w:color w:val="000000" w:themeColor="text1"/>
                  <w:sz w:val="26"/>
                  <w:szCs w:val="26"/>
                </w:rPr>
                <w:t>s time for his turn to enter the st</w:t>
              </w:r>
            </w:ins>
            <w:ins w:id="881" w:author="Etion Pinari [2]" w:date="2020-12-06T20:50:00Z">
              <w:r>
                <w:rPr>
                  <w:rFonts w:ascii="Bell MT" w:hAnsi="Bell MT" w:cs="Arial"/>
                  <w:color w:val="000000" w:themeColor="text1"/>
                  <w:sz w:val="26"/>
                  <w:szCs w:val="26"/>
                </w:rPr>
                <w:t>ore</w:t>
              </w:r>
              <w:commentRangeEnd w:id="875"/>
              <w:r w:rsidR="00050C00">
                <w:rPr>
                  <w:rStyle w:val="Rimandocommento"/>
                </w:rPr>
                <w:commentReference w:id="875"/>
              </w:r>
            </w:ins>
          </w:p>
        </w:tc>
      </w:tr>
      <w:tr w:rsidR="00451490" w14:paraId="2870A41C" w14:textId="77777777" w:rsidTr="00451490">
        <w:trPr>
          <w:trHeight w:val="108"/>
          <w:ins w:id="882" w:author="Etion Pinari [2]" w:date="2020-12-06T20:45:00Z"/>
        </w:trPr>
        <w:tc>
          <w:tcPr>
            <w:tcW w:w="494" w:type="pct"/>
            <w:shd w:val="clear" w:color="auto" w:fill="FF7C80"/>
          </w:tcPr>
          <w:p w14:paraId="1BADF432" w14:textId="03A3F0C9" w:rsidR="00451490" w:rsidRPr="00476A43" w:rsidRDefault="00451490" w:rsidP="00451490">
            <w:pPr>
              <w:pStyle w:val="Paragrafoelenco"/>
              <w:ind w:left="0"/>
              <w:rPr>
                <w:ins w:id="883" w:author="Etion Pinari [2]" w:date="2020-12-06T20:45:00Z"/>
                <w:rFonts w:ascii="Bell MT" w:hAnsi="Bell MT" w:cs="Arial"/>
                <w:color w:val="000000" w:themeColor="text1"/>
                <w:sz w:val="28"/>
                <w:szCs w:val="28"/>
              </w:rPr>
            </w:pPr>
            <w:ins w:id="884" w:author="Etion Pinari [2]" w:date="2020-12-06T20:45:00Z">
              <w:r>
                <w:rPr>
                  <w:rFonts w:ascii="Bell MT" w:hAnsi="Bell MT" w:cs="Arial"/>
                  <w:color w:val="000000" w:themeColor="text1"/>
                  <w:sz w:val="28"/>
                  <w:szCs w:val="28"/>
                </w:rPr>
                <w:t>R1</w:t>
              </w:r>
            </w:ins>
            <w:ins w:id="885" w:author="Etion Pinari [2]" w:date="2020-12-06T20:50:00Z">
              <w:r w:rsidR="00050C00">
                <w:rPr>
                  <w:rFonts w:ascii="Bell MT" w:hAnsi="Bell MT" w:cs="Arial"/>
                  <w:color w:val="000000" w:themeColor="text1"/>
                  <w:sz w:val="28"/>
                  <w:szCs w:val="28"/>
                </w:rPr>
                <w:t>8</w:t>
              </w:r>
            </w:ins>
          </w:p>
        </w:tc>
        <w:tc>
          <w:tcPr>
            <w:tcW w:w="4506" w:type="pct"/>
          </w:tcPr>
          <w:p w14:paraId="7B7DE96B" w14:textId="77777777" w:rsidR="00451490" w:rsidRPr="00D14E3C" w:rsidRDefault="00451490" w:rsidP="00451490">
            <w:pPr>
              <w:pStyle w:val="Paragrafoelenco"/>
              <w:ind w:left="0"/>
              <w:rPr>
                <w:ins w:id="886" w:author="Etion Pinari [2]" w:date="2020-12-06T20:45:00Z"/>
                <w:rFonts w:ascii="Bell MT" w:hAnsi="Bell MT" w:cs="Arial"/>
                <w:color w:val="000000" w:themeColor="text1"/>
                <w:sz w:val="26"/>
                <w:szCs w:val="26"/>
                <w:rPrChange w:id="887" w:author="Etion Pinari [2]" w:date="2020-12-06T20:46:00Z">
                  <w:rPr>
                    <w:ins w:id="888" w:author="Etion Pinari [2]" w:date="2020-12-06T20:45:00Z"/>
                    <w:rFonts w:ascii="Bell MT" w:hAnsi="Bell MT" w:cs="Arial"/>
                    <w:color w:val="000000" w:themeColor="text1"/>
                    <w:sz w:val="28"/>
                    <w:szCs w:val="28"/>
                  </w:rPr>
                </w:rPrChange>
              </w:rPr>
            </w:pPr>
            <w:ins w:id="889" w:author="Etion Pinari [2]" w:date="2020-12-06T20:45:00Z">
              <w:r w:rsidRPr="00D14E3C">
                <w:rPr>
                  <w:rFonts w:ascii="Bell MT" w:hAnsi="Bell MT" w:cs="Arial"/>
                  <w:b/>
                  <w:bCs/>
                  <w:color w:val="000000" w:themeColor="text1"/>
                  <w:sz w:val="26"/>
                  <w:szCs w:val="26"/>
                  <w:rPrChange w:id="890"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891" w:author="Etion Pinari [2]" w:date="2020-12-06T20:46:00Z">
                    <w:rPr>
                      <w:rFonts w:ascii="Bell MT" w:hAnsi="Bell MT" w:cs="Arial"/>
                      <w:color w:val="000000" w:themeColor="text1"/>
                      <w:sz w:val="28"/>
                      <w:szCs w:val="28"/>
                    </w:rPr>
                  </w:rPrChange>
                </w:rPr>
                <w:t>manage how many people can enter inside the store for each timeslot</w:t>
              </w:r>
            </w:ins>
          </w:p>
        </w:tc>
      </w:tr>
      <w:tr w:rsidR="00451490" w14:paraId="2BEFA2C9" w14:textId="77777777" w:rsidTr="00451490">
        <w:trPr>
          <w:trHeight w:val="108"/>
          <w:ins w:id="892" w:author="Etion Pinari [2]" w:date="2020-12-06T20:45:00Z"/>
        </w:trPr>
        <w:tc>
          <w:tcPr>
            <w:tcW w:w="494" w:type="pct"/>
            <w:shd w:val="clear" w:color="auto" w:fill="FF7C80"/>
          </w:tcPr>
          <w:p w14:paraId="045491EE" w14:textId="4A204408" w:rsidR="00451490" w:rsidRPr="00476A43" w:rsidRDefault="00451490" w:rsidP="00451490">
            <w:pPr>
              <w:pStyle w:val="Paragrafoelenco"/>
              <w:ind w:left="0"/>
              <w:rPr>
                <w:ins w:id="893" w:author="Etion Pinari [2]" w:date="2020-12-06T20:45:00Z"/>
                <w:rFonts w:ascii="Bell MT" w:hAnsi="Bell MT" w:cs="Arial"/>
                <w:color w:val="000000" w:themeColor="text1"/>
                <w:sz w:val="28"/>
                <w:szCs w:val="28"/>
              </w:rPr>
            </w:pPr>
            <w:ins w:id="894" w:author="Etion Pinari [2]" w:date="2020-12-06T20:45:00Z">
              <w:r w:rsidRPr="00476A43">
                <w:rPr>
                  <w:rFonts w:ascii="Bell MT" w:hAnsi="Bell MT" w:cs="Arial"/>
                  <w:color w:val="000000" w:themeColor="text1"/>
                  <w:sz w:val="28"/>
                  <w:szCs w:val="28"/>
                </w:rPr>
                <w:t>R1</w:t>
              </w:r>
            </w:ins>
            <w:ins w:id="895" w:author="Etion Pinari [2]" w:date="2020-12-06T20:50:00Z">
              <w:r w:rsidR="00050C00">
                <w:rPr>
                  <w:rFonts w:ascii="Bell MT" w:hAnsi="Bell MT" w:cs="Arial"/>
                  <w:color w:val="000000" w:themeColor="text1"/>
                  <w:sz w:val="28"/>
                  <w:szCs w:val="28"/>
                </w:rPr>
                <w:t>9</w:t>
              </w:r>
            </w:ins>
          </w:p>
        </w:tc>
        <w:tc>
          <w:tcPr>
            <w:tcW w:w="4506" w:type="pct"/>
          </w:tcPr>
          <w:p w14:paraId="3B6EFD13" w14:textId="77777777" w:rsidR="00451490" w:rsidRPr="00D14E3C" w:rsidRDefault="00451490" w:rsidP="00451490">
            <w:pPr>
              <w:pStyle w:val="Paragrafoelenco"/>
              <w:tabs>
                <w:tab w:val="left" w:pos="8912"/>
              </w:tabs>
              <w:ind w:left="0"/>
              <w:rPr>
                <w:ins w:id="896" w:author="Etion Pinari [2]" w:date="2020-12-06T20:45:00Z"/>
                <w:rFonts w:ascii="Bell MT" w:hAnsi="Bell MT" w:cs="Arial"/>
                <w:color w:val="000000" w:themeColor="text1"/>
                <w:sz w:val="26"/>
                <w:szCs w:val="26"/>
                <w:rPrChange w:id="897" w:author="Etion Pinari [2]" w:date="2020-12-06T20:46:00Z">
                  <w:rPr>
                    <w:ins w:id="898" w:author="Etion Pinari [2]" w:date="2020-12-06T20:45:00Z"/>
                    <w:rFonts w:ascii="Bell MT" w:hAnsi="Bell MT" w:cs="Arial"/>
                    <w:color w:val="000000" w:themeColor="text1"/>
                    <w:sz w:val="28"/>
                    <w:szCs w:val="28"/>
                  </w:rPr>
                </w:rPrChange>
              </w:rPr>
            </w:pPr>
            <w:ins w:id="899" w:author="Etion Pinari [2]" w:date="2020-12-06T20:45:00Z">
              <w:r w:rsidRPr="00D14E3C">
                <w:rPr>
                  <w:rFonts w:ascii="Bell MT" w:hAnsi="Bell MT" w:cs="Arial"/>
                  <w:b/>
                  <w:bCs/>
                  <w:color w:val="000000" w:themeColor="text1"/>
                  <w:sz w:val="26"/>
                  <w:szCs w:val="26"/>
                  <w:rPrChange w:id="900"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901" w:author="Etion Pinari [2]" w:date="2020-12-06T20:46:00Z">
                    <w:rPr>
                      <w:rFonts w:ascii="Bell MT" w:hAnsi="Bell MT" w:cs="Arial"/>
                      <w:color w:val="000000" w:themeColor="text1"/>
                      <w:sz w:val="28"/>
                      <w:szCs w:val="28"/>
                    </w:rPr>
                  </w:rPrChange>
                </w:rPr>
                <w:t xml:space="preserve"> calculate the maximum number of people allowed inside each store</w:t>
              </w:r>
            </w:ins>
          </w:p>
        </w:tc>
      </w:tr>
    </w:tbl>
    <w:p w14:paraId="71DD83E1" w14:textId="53DA3213" w:rsidR="00073837" w:rsidRDefault="00073837" w:rsidP="00476A43">
      <w:pPr>
        <w:pStyle w:val="Paragrafoelenco"/>
        <w:numPr>
          <w:ilvl w:val="1"/>
          <w:numId w:val="41"/>
        </w:numPr>
        <w:spacing w:line="360" w:lineRule="auto"/>
        <w:rPr>
          <w:ins w:id="902" w:author="Etion Pinari [2]" w:date="2020-12-06T12:27:00Z"/>
          <w:rStyle w:val="Enfasidelicata"/>
          <w:rFonts w:ascii="Bell MT" w:hAnsi="Bell MT"/>
          <w:sz w:val="32"/>
          <w:szCs w:val="32"/>
        </w:rPr>
      </w:pPr>
      <w:ins w:id="903" w:author="Etion Pinari [2]" w:date="2020-12-06T12:28:00Z">
        <w:r>
          <w:rPr>
            <w:rStyle w:val="Enfasidelicata"/>
            <w:rFonts w:ascii="Bell MT" w:hAnsi="Bell MT"/>
            <w:color w:val="FF0066"/>
            <w:sz w:val="32"/>
            <w:szCs w:val="32"/>
          </w:rPr>
          <w:t>Users</w:t>
        </w:r>
      </w:ins>
    </w:p>
    <w:commentRangeEnd w:id="325"/>
    <w:p w14:paraId="25ED0DF1" w14:textId="7BB1135F" w:rsidR="00073837" w:rsidRDefault="009B7105" w:rsidP="00451490">
      <w:pPr>
        <w:spacing w:line="360" w:lineRule="auto"/>
        <w:rPr>
          <w:ins w:id="904" w:author="Etion Pinari [2]" w:date="2020-12-06T20:46:00Z"/>
          <w:rStyle w:val="Enfasidelicata"/>
          <w:rFonts w:ascii="Bell MT" w:hAnsi="Bell MT"/>
          <w:i w:val="0"/>
          <w:sz w:val="24"/>
          <w:szCs w:val="24"/>
        </w:rPr>
      </w:pPr>
      <w:ins w:id="905" w:author="Etion Pinari [2]" w:date="2020-12-06T16:48:00Z">
        <w:r>
          <w:rPr>
            <w:rStyle w:val="Rimandocommento"/>
          </w:rPr>
          <w:commentReference w:id="325"/>
        </w:r>
      </w:ins>
      <w:ins w:id="906" w:author="Etion Pinari [2]" w:date="2020-12-06T20:29:00Z">
        <w:r w:rsidR="0032581F" w:rsidRPr="0032581F">
          <w:rPr>
            <w:rStyle w:val="Enfasidelicata"/>
            <w:rFonts w:ascii="Bell MT" w:hAnsi="Bell MT"/>
            <w:i w:val="0"/>
            <w:sz w:val="24"/>
            <w:szCs w:val="24"/>
            <w:rPrChange w:id="907" w:author="Etion Pinari [2]" w:date="2020-12-06T20:30:00Z">
              <w:rPr>
                <w:rStyle w:val="Enfasidelicata"/>
                <w:rFonts w:ascii="Bell MT" w:hAnsi="Bell MT"/>
                <w:i w:val="0"/>
                <w:sz w:val="32"/>
                <w:szCs w:val="32"/>
              </w:rPr>
            </w:rPrChange>
          </w:rPr>
          <w:t>There is a subtle difference between t</w:t>
        </w:r>
      </w:ins>
      <w:ins w:id="908" w:author="Etion Pinari [2]" w:date="2020-12-06T20:30:00Z">
        <w:r w:rsidR="0032581F" w:rsidRPr="0032581F">
          <w:rPr>
            <w:rStyle w:val="Enfasidelicata"/>
            <w:rFonts w:ascii="Bell MT" w:hAnsi="Bell MT"/>
            <w:i w:val="0"/>
            <w:sz w:val="24"/>
            <w:szCs w:val="24"/>
            <w:rPrChange w:id="909" w:author="Etion Pinari [2]" w:date="2020-12-06T20:30:00Z">
              <w:rPr>
                <w:rStyle w:val="Enfasidelicata"/>
                <w:rFonts w:ascii="Bell MT" w:hAnsi="Bell MT"/>
                <w:i w:val="0"/>
                <w:sz w:val="32"/>
                <w:szCs w:val="32"/>
              </w:rPr>
            </w:rPrChange>
          </w:rPr>
          <w:t xml:space="preserve">he last two </w:t>
        </w:r>
        <w:r w:rsidR="0032581F">
          <w:rPr>
            <w:rStyle w:val="Enfasidelicata"/>
            <w:rFonts w:ascii="Bell MT" w:hAnsi="Bell MT"/>
            <w:i w:val="0"/>
            <w:sz w:val="24"/>
            <w:szCs w:val="24"/>
          </w:rPr>
          <w:t xml:space="preserve">functional requirements, in which the last provides the </w:t>
        </w:r>
      </w:ins>
      <w:ins w:id="910" w:author="Etion Pinari [2]" w:date="2020-12-06T20:41:00Z">
        <w:r w:rsidR="00451490">
          <w:rPr>
            <w:rStyle w:val="Enfasidelicata"/>
            <w:rFonts w:ascii="Bell MT" w:hAnsi="Bell MT"/>
            <w:i w:val="0"/>
            <w:sz w:val="24"/>
            <w:szCs w:val="24"/>
          </w:rPr>
          <w:t xml:space="preserve">social distance </w:t>
        </w:r>
      </w:ins>
      <w:ins w:id="911" w:author="Etion Pinari [2]" w:date="2020-12-06T20:30:00Z">
        <w:r w:rsidR="0032581F">
          <w:rPr>
            <w:rStyle w:val="Enfasidelicata"/>
            <w:rFonts w:ascii="Bell MT" w:hAnsi="Bell MT"/>
            <w:i w:val="0"/>
            <w:sz w:val="24"/>
            <w:szCs w:val="24"/>
          </w:rPr>
          <w:t xml:space="preserve">inside stores, so customers </w:t>
        </w:r>
      </w:ins>
      <w:ins w:id="912" w:author="Etion Pinari [2]" w:date="2020-12-06T20:42:00Z">
        <w:r w:rsidR="00451490">
          <w:rPr>
            <w:rStyle w:val="Enfasidelicata"/>
            <w:rFonts w:ascii="Bell MT" w:hAnsi="Bell MT"/>
            <w:i w:val="0"/>
            <w:sz w:val="24"/>
            <w:szCs w:val="24"/>
          </w:rPr>
          <w:t xml:space="preserve">might </w:t>
        </w:r>
      </w:ins>
      <w:ins w:id="913" w:author="Etion Pinari [2]" w:date="2020-12-06T20:41:00Z">
        <w:r w:rsidR="00451490">
          <w:rPr>
            <w:rStyle w:val="Enfasidelicata"/>
            <w:rFonts w:ascii="Bell MT" w:hAnsi="Bell MT"/>
            <w:i w:val="0"/>
            <w:sz w:val="24"/>
            <w:szCs w:val="24"/>
          </w:rPr>
          <w:t>have th</w:t>
        </w:r>
      </w:ins>
      <w:ins w:id="914" w:author="Etion Pinari [2]" w:date="2020-12-06T20:42:00Z">
        <w:r w:rsidR="00451490">
          <w:rPr>
            <w:rStyle w:val="Enfasidelicata"/>
            <w:rFonts w:ascii="Bell MT" w:hAnsi="Bell MT"/>
            <w:i w:val="0"/>
            <w:sz w:val="24"/>
            <w:szCs w:val="24"/>
          </w:rPr>
          <w:t>eir personal space while the second to last provides the social distance outside stores, in the sense that p</w:t>
        </w:r>
      </w:ins>
      <w:ins w:id="915" w:author="Etion Pinari [2]" w:date="2020-12-06T20:43:00Z">
        <w:r w:rsidR="00451490">
          <w:rPr>
            <w:rStyle w:val="Enfasidelicata"/>
            <w:rFonts w:ascii="Bell MT" w:hAnsi="Bell MT"/>
            <w:i w:val="0"/>
            <w:sz w:val="24"/>
            <w:szCs w:val="24"/>
          </w:rPr>
          <w:t>eople enter divided in sections as to not have crowds outside of the store.</w:t>
        </w:r>
      </w:ins>
    </w:p>
    <w:p w14:paraId="3058E7A6" w14:textId="5DBB8A18" w:rsidR="00D14E3C" w:rsidRDefault="00D14E3C" w:rsidP="00451490">
      <w:pPr>
        <w:spacing w:line="360" w:lineRule="auto"/>
        <w:rPr>
          <w:ins w:id="916" w:author="Etion Pinari [2]" w:date="2020-12-06T20:46:00Z"/>
          <w:rStyle w:val="Enfasidelicata"/>
          <w:rFonts w:ascii="Bell MT" w:hAnsi="Bell MT"/>
          <w:i w:val="0"/>
          <w:sz w:val="24"/>
          <w:szCs w:val="24"/>
        </w:rPr>
      </w:pPr>
    </w:p>
    <w:p w14:paraId="7EAD9CCC" w14:textId="5341261C" w:rsidR="00D14E3C" w:rsidRPr="00451490" w:rsidDel="00855732" w:rsidRDefault="00D14E3C">
      <w:pPr>
        <w:spacing w:line="360" w:lineRule="auto"/>
        <w:rPr>
          <w:ins w:id="917" w:author="Etion Pinari [2]" w:date="2020-12-06T12:28:00Z"/>
          <w:del w:id="918" w:author="Giorgio Romeo" w:date="2020-12-07T00:04:00Z"/>
          <w:rStyle w:val="Enfasidelicata"/>
          <w:rFonts w:ascii="Bell MT" w:hAnsi="Bell MT"/>
          <w:i w:val="0"/>
          <w:sz w:val="24"/>
          <w:szCs w:val="24"/>
          <w:rPrChange w:id="919" w:author="Etion Pinari [2]" w:date="2020-12-06T20:43:00Z">
            <w:rPr>
              <w:ins w:id="920" w:author="Etion Pinari [2]" w:date="2020-12-06T12:28:00Z"/>
              <w:del w:id="921" w:author="Giorgio Romeo" w:date="2020-12-07T00:04:00Z"/>
              <w:rStyle w:val="Enfasidelicata"/>
              <w:rFonts w:ascii="Bell MT" w:hAnsi="Bell MT"/>
              <w:sz w:val="32"/>
              <w:szCs w:val="32"/>
            </w:rPr>
          </w:rPrChange>
        </w:rPr>
        <w:pPrChange w:id="922" w:author="Etion Pinari [2]" w:date="2020-12-06T20:43:00Z">
          <w:pPr>
            <w:pStyle w:val="Paragrafoelenco"/>
            <w:numPr>
              <w:ilvl w:val="1"/>
              <w:numId w:val="41"/>
            </w:numPr>
            <w:spacing w:line="360" w:lineRule="auto"/>
            <w:ind w:left="1145" w:hanging="360"/>
          </w:pPr>
        </w:pPrChange>
      </w:pPr>
    </w:p>
    <w:p w14:paraId="7D84B55F" w14:textId="74BFF22B" w:rsidR="00476A43" w:rsidRPr="00476A43" w:rsidRDefault="003056DF">
      <w:pPr>
        <w:pStyle w:val="Paragrafoelenco"/>
        <w:numPr>
          <w:ilvl w:val="1"/>
          <w:numId w:val="41"/>
        </w:numPr>
        <w:spacing w:line="360" w:lineRule="auto"/>
        <w:rPr>
          <w:ins w:id="923" w:author="Etion Pinari [2]" w:date="2020-12-06T12:03:00Z"/>
          <w:rStyle w:val="Enfasidelicata"/>
          <w:rFonts w:ascii="Bell MT" w:hAnsi="Bell MT"/>
          <w:sz w:val="32"/>
          <w:szCs w:val="32"/>
        </w:rPr>
        <w:pPrChange w:id="924" w:author="Etion Pinari [2]" w:date="2020-12-06T12:19:00Z">
          <w:pPr>
            <w:pStyle w:val="Paragrafoelenco"/>
            <w:numPr>
              <w:numId w:val="41"/>
            </w:numPr>
            <w:spacing w:line="360" w:lineRule="auto"/>
            <w:ind w:left="785" w:hanging="360"/>
          </w:pPr>
        </w:pPrChange>
      </w:pPr>
      <w:del w:id="925" w:author="Etion Pinari [2]" w:date="2020-12-06T12:26:00Z">
        <w:r w:rsidDel="00073837">
          <w:rPr>
            <w:rStyle w:val="Enfasidelicata"/>
            <w:rFonts w:ascii="Bell MT" w:hAnsi="Bell MT"/>
            <w:sz w:val="32"/>
            <w:szCs w:val="32"/>
          </w:rPr>
          <w:delText>Formal Functional Requirements</w:delText>
        </w:r>
        <w:r w:rsidR="00744DF8" w:rsidDel="00073837">
          <w:rPr>
            <w:rStyle w:val="Rimandonotaapidipagina"/>
            <w:rFonts w:ascii="Bell MT" w:hAnsi="Bell MT"/>
            <w:i/>
            <w:iCs/>
            <w:sz w:val="32"/>
            <w:szCs w:val="32"/>
          </w:rPr>
          <w:footnoteReference w:id="2"/>
        </w:r>
      </w:del>
      <w:ins w:id="932" w:author="Etion Pinari [2]" w:date="2020-12-06T12:19:00Z">
        <w:r w:rsidR="00476A43" w:rsidRPr="00476A43">
          <w:rPr>
            <w:rStyle w:val="Enfasidelicata"/>
            <w:rFonts w:ascii="Bell MT" w:hAnsi="Bell MT"/>
            <w:color w:val="70AD47" w:themeColor="accent6"/>
            <w:sz w:val="32"/>
            <w:szCs w:val="32"/>
          </w:rPr>
          <w:t>Store Managers:</w:t>
        </w:r>
      </w:ins>
    </w:p>
    <w:tbl>
      <w:tblPr>
        <w:tblStyle w:val="Grigliatabella"/>
        <w:tblpPr w:leftFromText="141" w:rightFromText="141" w:vertAnchor="page" w:horzAnchor="margin" w:tblpY="2956"/>
        <w:tblW w:w="5000" w:type="pct"/>
        <w:tblLook w:val="04A0" w:firstRow="1" w:lastRow="0" w:firstColumn="1" w:lastColumn="0" w:noHBand="0" w:noVBand="1"/>
      </w:tblPr>
      <w:tblGrid>
        <w:gridCol w:w="819"/>
        <w:gridCol w:w="9143"/>
      </w:tblGrid>
      <w:tr w:rsidR="00501B01" w:rsidRPr="0031257B" w14:paraId="1448827A" w14:textId="77777777" w:rsidTr="00501B01">
        <w:trPr>
          <w:trHeight w:val="117"/>
          <w:ins w:id="933" w:author="Etion Pinari [2]" w:date="2020-12-06T12:42:00Z"/>
        </w:trPr>
        <w:tc>
          <w:tcPr>
            <w:tcW w:w="411" w:type="pct"/>
            <w:shd w:val="clear" w:color="auto" w:fill="A8D08D" w:themeFill="accent6" w:themeFillTint="99"/>
          </w:tcPr>
          <w:p w14:paraId="39ECA0A4" w14:textId="7D54BB98" w:rsidR="00501B01" w:rsidRPr="0031257B" w:rsidRDefault="00501B01" w:rsidP="00501B01">
            <w:pPr>
              <w:pStyle w:val="Paragrafoelenco"/>
              <w:ind w:left="0"/>
              <w:rPr>
                <w:ins w:id="934" w:author="Etion Pinari [2]" w:date="2020-12-06T12:42:00Z"/>
                <w:rFonts w:ascii="Bell MT" w:hAnsi="Bell MT" w:cs="Arial"/>
                <w:color w:val="000000" w:themeColor="text1"/>
                <w:sz w:val="28"/>
                <w:szCs w:val="28"/>
              </w:rPr>
            </w:pPr>
            <w:ins w:id="935" w:author="Etion Pinari [2]" w:date="2020-12-06T12:42:00Z">
              <w:r w:rsidRPr="0031257B">
                <w:rPr>
                  <w:rFonts w:ascii="Bell MT" w:hAnsi="Bell MT" w:cs="Arial"/>
                  <w:color w:val="000000" w:themeColor="text1"/>
                  <w:sz w:val="28"/>
                  <w:szCs w:val="28"/>
                </w:rPr>
                <w:t>R</w:t>
              </w:r>
            </w:ins>
            <w:ins w:id="936" w:author="Etion Pinari [2]" w:date="2020-12-06T20:51:00Z">
              <w:r w:rsidR="00960A38">
                <w:rPr>
                  <w:rFonts w:ascii="Bell MT" w:hAnsi="Bell MT" w:cs="Arial"/>
                  <w:color w:val="000000" w:themeColor="text1"/>
                  <w:sz w:val="28"/>
                  <w:szCs w:val="28"/>
                </w:rPr>
                <w:t>2</w:t>
              </w:r>
              <w:r w:rsidR="00960A38" w:rsidRPr="00960A38">
                <w:rPr>
                  <w:rFonts w:ascii="Bell MT" w:hAnsi="Bell MT" w:cs="Arial"/>
                  <w:color w:val="000000" w:themeColor="text1"/>
                  <w:sz w:val="28"/>
                  <w:szCs w:val="28"/>
                  <w:rPrChange w:id="937" w:author="Etion Pinari [2]" w:date="2020-12-06T20:52:00Z">
                    <w:rPr>
                      <w:rFonts w:cs="Arial"/>
                      <w:color w:val="000000" w:themeColor="text1"/>
                      <w:sz w:val="28"/>
                      <w:szCs w:val="28"/>
                    </w:rPr>
                  </w:rPrChange>
                </w:rPr>
                <w:t>0</w:t>
              </w:r>
            </w:ins>
          </w:p>
        </w:tc>
        <w:tc>
          <w:tcPr>
            <w:tcW w:w="4589" w:type="pct"/>
          </w:tcPr>
          <w:p w14:paraId="45DB974F" w14:textId="77777777" w:rsidR="00501B01" w:rsidRPr="00D14E3C" w:rsidRDefault="00501B01" w:rsidP="00501B01">
            <w:pPr>
              <w:pStyle w:val="Paragrafoelenco"/>
              <w:ind w:left="0"/>
              <w:rPr>
                <w:ins w:id="938" w:author="Etion Pinari [2]" w:date="2020-12-06T12:42:00Z"/>
                <w:rFonts w:ascii="Bell MT" w:hAnsi="Bell MT" w:cs="Arial"/>
                <w:color w:val="000000" w:themeColor="text1"/>
                <w:sz w:val="26"/>
                <w:szCs w:val="26"/>
                <w:rPrChange w:id="939" w:author="Etion Pinari [2]" w:date="2020-12-06T20:46:00Z">
                  <w:rPr>
                    <w:ins w:id="940" w:author="Etion Pinari [2]" w:date="2020-12-06T12:42:00Z"/>
                    <w:rFonts w:ascii="Bell MT" w:hAnsi="Bell MT" w:cs="Arial"/>
                    <w:color w:val="000000" w:themeColor="text1"/>
                    <w:sz w:val="28"/>
                    <w:szCs w:val="28"/>
                  </w:rPr>
                </w:rPrChange>
              </w:rPr>
            </w:pPr>
            <w:ins w:id="941" w:author="Etion Pinari [2]" w:date="2020-12-06T12:42:00Z">
              <w:r w:rsidRPr="00D14E3C">
                <w:rPr>
                  <w:rFonts w:ascii="Bell MT" w:hAnsi="Bell MT" w:cs="Arial"/>
                  <w:b/>
                  <w:bCs/>
                  <w:color w:val="000000"/>
                  <w:sz w:val="26"/>
                  <w:szCs w:val="26"/>
                  <w:shd w:val="clear" w:color="auto" w:fill="FFFFFF"/>
                  <w:rPrChange w:id="942"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943" w:author="Etion Pinari [2]" w:date="2020-12-06T20:46:00Z">
                    <w:rPr>
                      <w:rFonts w:ascii="Bell MT" w:hAnsi="Bell MT" w:cs="Arial"/>
                      <w:color w:val="000000"/>
                      <w:sz w:val="28"/>
                      <w:szCs w:val="28"/>
                      <w:shd w:val="clear" w:color="auto" w:fill="FFFFFF"/>
                    </w:rPr>
                  </w:rPrChange>
                </w:rPr>
                <w:t xml:space="preserve"> count the number of entrances and exits each day, for each market</w:t>
              </w:r>
            </w:ins>
          </w:p>
        </w:tc>
      </w:tr>
      <w:tr w:rsidR="00501B01" w:rsidRPr="0031257B" w14:paraId="5447DCC3" w14:textId="77777777" w:rsidTr="00501B01">
        <w:trPr>
          <w:trHeight w:val="117"/>
          <w:ins w:id="944" w:author="Etion Pinari [2]" w:date="2020-12-06T12:42:00Z"/>
        </w:trPr>
        <w:tc>
          <w:tcPr>
            <w:tcW w:w="411" w:type="pct"/>
            <w:shd w:val="clear" w:color="auto" w:fill="A8D08D" w:themeFill="accent6" w:themeFillTint="99"/>
          </w:tcPr>
          <w:p w14:paraId="3CC22E74" w14:textId="428F4FB9" w:rsidR="00501B01" w:rsidRPr="0031257B" w:rsidRDefault="00501B01" w:rsidP="00501B01">
            <w:pPr>
              <w:pStyle w:val="Paragrafoelenco"/>
              <w:ind w:left="0"/>
              <w:rPr>
                <w:ins w:id="945" w:author="Etion Pinari [2]" w:date="2020-12-06T12:42:00Z"/>
                <w:rFonts w:ascii="Bell MT" w:hAnsi="Bell MT" w:cs="Arial"/>
                <w:color w:val="000000" w:themeColor="text1"/>
                <w:sz w:val="28"/>
                <w:szCs w:val="28"/>
              </w:rPr>
            </w:pPr>
            <w:ins w:id="946" w:author="Etion Pinari [2]" w:date="2020-12-06T12:42:00Z">
              <w:r w:rsidRPr="0031257B">
                <w:rPr>
                  <w:rFonts w:ascii="Bell MT" w:hAnsi="Bell MT" w:cs="Arial"/>
                  <w:color w:val="000000" w:themeColor="text1"/>
                  <w:sz w:val="28"/>
                  <w:szCs w:val="28"/>
                </w:rPr>
                <w:t>R</w:t>
              </w:r>
            </w:ins>
            <w:ins w:id="947" w:author="Etion Pinari [2]" w:date="2020-12-06T20:47:00Z">
              <w:r w:rsidR="00383262">
                <w:rPr>
                  <w:rFonts w:ascii="Bell MT" w:hAnsi="Bell MT" w:cs="Arial"/>
                  <w:color w:val="000000" w:themeColor="text1"/>
                  <w:sz w:val="28"/>
                  <w:szCs w:val="28"/>
                </w:rPr>
                <w:t>2</w:t>
              </w:r>
            </w:ins>
            <w:ins w:id="948" w:author="Etion Pinari [2]" w:date="2020-12-06T20:51:00Z">
              <w:r w:rsidR="00960A38">
                <w:rPr>
                  <w:rFonts w:ascii="Bell MT" w:hAnsi="Bell MT" w:cs="Arial"/>
                  <w:color w:val="000000" w:themeColor="text1"/>
                  <w:sz w:val="28"/>
                  <w:szCs w:val="28"/>
                </w:rPr>
                <w:t>1</w:t>
              </w:r>
            </w:ins>
          </w:p>
        </w:tc>
        <w:tc>
          <w:tcPr>
            <w:tcW w:w="4589" w:type="pct"/>
          </w:tcPr>
          <w:p w14:paraId="007CF176" w14:textId="77777777" w:rsidR="00501B01" w:rsidRPr="00D14E3C" w:rsidRDefault="00501B01" w:rsidP="00501B01">
            <w:pPr>
              <w:pStyle w:val="Paragrafoelenco"/>
              <w:ind w:left="0"/>
              <w:rPr>
                <w:ins w:id="949" w:author="Etion Pinari [2]" w:date="2020-12-06T12:42:00Z"/>
                <w:rFonts w:ascii="Bell MT" w:hAnsi="Bell MT" w:cs="Arial"/>
                <w:color w:val="000000" w:themeColor="text1"/>
                <w:sz w:val="26"/>
                <w:szCs w:val="26"/>
                <w:rPrChange w:id="950" w:author="Etion Pinari [2]" w:date="2020-12-06T20:46:00Z">
                  <w:rPr>
                    <w:ins w:id="951" w:author="Etion Pinari [2]" w:date="2020-12-06T12:42:00Z"/>
                    <w:rFonts w:ascii="Bell MT" w:hAnsi="Bell MT" w:cs="Arial"/>
                    <w:color w:val="000000" w:themeColor="text1"/>
                    <w:sz w:val="28"/>
                    <w:szCs w:val="28"/>
                  </w:rPr>
                </w:rPrChange>
              </w:rPr>
            </w:pPr>
            <w:ins w:id="952" w:author="Etion Pinari [2]" w:date="2020-12-06T12:42:00Z">
              <w:r w:rsidRPr="00D14E3C">
                <w:rPr>
                  <w:rFonts w:ascii="Bell MT" w:hAnsi="Bell MT" w:cs="Arial"/>
                  <w:b/>
                  <w:bCs/>
                  <w:color w:val="000000"/>
                  <w:sz w:val="26"/>
                  <w:szCs w:val="26"/>
                  <w:shd w:val="clear" w:color="auto" w:fill="FFFFFF"/>
                  <w:rPrChange w:id="953"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954" w:author="Etion Pinari [2]" w:date="2020-12-06T20:46:00Z">
                    <w:rPr>
                      <w:rFonts w:ascii="Bell MT" w:hAnsi="Bell MT" w:cs="Arial"/>
                      <w:color w:val="000000"/>
                      <w:sz w:val="28"/>
                      <w:szCs w:val="28"/>
                      <w:shd w:val="clear" w:color="auto" w:fill="FFFFFF"/>
                    </w:rPr>
                  </w:rPrChange>
                </w:rPr>
                <w:t xml:space="preserve"> store the number of entrances and exits for each market</w:t>
              </w:r>
              <w:r w:rsidRPr="00D14E3C">
                <w:rPr>
                  <w:rFonts w:ascii="Bell MT" w:hAnsi="Bell MT" w:cs="Arial"/>
                  <w:color w:val="000000" w:themeColor="text1"/>
                  <w:sz w:val="26"/>
                  <w:szCs w:val="26"/>
                  <w:rPrChange w:id="955" w:author="Etion Pinari [2]" w:date="2020-12-06T20:46:00Z">
                    <w:rPr>
                      <w:rFonts w:ascii="Bell MT" w:hAnsi="Bell MT" w:cs="Arial"/>
                      <w:color w:val="000000" w:themeColor="text1"/>
                      <w:sz w:val="28"/>
                      <w:szCs w:val="28"/>
                    </w:rPr>
                  </w:rPrChange>
                </w:rPr>
                <w:t xml:space="preserve">  </w:t>
              </w:r>
            </w:ins>
          </w:p>
        </w:tc>
      </w:tr>
      <w:tr w:rsidR="00501B01" w:rsidRPr="0031257B" w14:paraId="63E3C23E" w14:textId="77777777" w:rsidTr="00501B01">
        <w:trPr>
          <w:trHeight w:val="117"/>
          <w:ins w:id="956" w:author="Etion Pinari [2]" w:date="2020-12-06T12:42:00Z"/>
        </w:trPr>
        <w:tc>
          <w:tcPr>
            <w:tcW w:w="411" w:type="pct"/>
            <w:shd w:val="clear" w:color="auto" w:fill="A8D08D" w:themeFill="accent6" w:themeFillTint="99"/>
          </w:tcPr>
          <w:p w14:paraId="63ECF4B6" w14:textId="7C8D8D86" w:rsidR="00501B01" w:rsidRPr="0031257B" w:rsidRDefault="00501B01" w:rsidP="00501B01">
            <w:pPr>
              <w:pStyle w:val="Paragrafoelenco"/>
              <w:ind w:left="0"/>
              <w:rPr>
                <w:ins w:id="957" w:author="Etion Pinari [2]" w:date="2020-12-06T12:42:00Z"/>
                <w:rFonts w:ascii="Bell MT" w:hAnsi="Bell MT" w:cs="Arial"/>
                <w:color w:val="000000" w:themeColor="text1"/>
                <w:sz w:val="28"/>
                <w:szCs w:val="28"/>
              </w:rPr>
            </w:pPr>
            <w:ins w:id="958" w:author="Etion Pinari [2]" w:date="2020-12-06T12:42:00Z">
              <w:r w:rsidRPr="0031257B">
                <w:rPr>
                  <w:rFonts w:ascii="Bell MT" w:hAnsi="Bell MT" w:cs="Arial"/>
                  <w:color w:val="000000" w:themeColor="text1"/>
                  <w:sz w:val="28"/>
                  <w:szCs w:val="28"/>
                </w:rPr>
                <w:t>R</w:t>
              </w:r>
            </w:ins>
            <w:ins w:id="959" w:author="Etion Pinari [2]" w:date="2020-12-06T20:47:00Z">
              <w:r w:rsidR="00383262">
                <w:rPr>
                  <w:rFonts w:ascii="Bell MT" w:hAnsi="Bell MT" w:cs="Arial"/>
                  <w:color w:val="000000" w:themeColor="text1"/>
                  <w:sz w:val="28"/>
                  <w:szCs w:val="28"/>
                </w:rPr>
                <w:t>2</w:t>
              </w:r>
            </w:ins>
            <w:ins w:id="960" w:author="Etion Pinari [2]" w:date="2020-12-06T20:51:00Z">
              <w:r w:rsidR="00960A38">
                <w:rPr>
                  <w:rFonts w:ascii="Bell MT" w:hAnsi="Bell MT" w:cs="Arial"/>
                  <w:color w:val="000000" w:themeColor="text1"/>
                  <w:sz w:val="28"/>
                  <w:szCs w:val="28"/>
                </w:rPr>
                <w:t>2</w:t>
              </w:r>
            </w:ins>
          </w:p>
        </w:tc>
        <w:tc>
          <w:tcPr>
            <w:tcW w:w="4589" w:type="pct"/>
          </w:tcPr>
          <w:p w14:paraId="1474E78D" w14:textId="77777777" w:rsidR="00501B01" w:rsidRPr="00D14E3C" w:rsidRDefault="00501B01" w:rsidP="00501B01">
            <w:pPr>
              <w:pStyle w:val="Paragrafoelenco"/>
              <w:ind w:left="0"/>
              <w:rPr>
                <w:ins w:id="961" w:author="Etion Pinari [2]" w:date="2020-12-06T12:42:00Z"/>
                <w:rFonts w:ascii="Bell MT" w:hAnsi="Bell MT" w:cs="Arial"/>
                <w:color w:val="000000" w:themeColor="text1"/>
                <w:sz w:val="26"/>
                <w:szCs w:val="26"/>
                <w:rPrChange w:id="962" w:author="Etion Pinari [2]" w:date="2020-12-06T20:46:00Z">
                  <w:rPr>
                    <w:ins w:id="963" w:author="Etion Pinari [2]" w:date="2020-12-06T12:42:00Z"/>
                    <w:rFonts w:ascii="Bell MT" w:hAnsi="Bell MT" w:cs="Arial"/>
                    <w:color w:val="000000" w:themeColor="text1"/>
                    <w:sz w:val="28"/>
                    <w:szCs w:val="28"/>
                  </w:rPr>
                </w:rPrChange>
              </w:rPr>
            </w:pPr>
            <w:ins w:id="964" w:author="Etion Pinari [2]" w:date="2020-12-06T12:42:00Z">
              <w:r w:rsidRPr="00D14E3C">
                <w:rPr>
                  <w:rFonts w:ascii="Bell MT" w:hAnsi="Bell MT" w:cs="Arial"/>
                  <w:b/>
                  <w:bCs/>
                  <w:color w:val="000000" w:themeColor="text1"/>
                  <w:sz w:val="26"/>
                  <w:szCs w:val="26"/>
                  <w:rPrChange w:id="965"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966" w:author="Etion Pinari [2]" w:date="2020-12-06T20:46:00Z">
                    <w:rPr>
                      <w:rFonts w:ascii="Bell MT" w:hAnsi="Bell MT" w:cs="Arial"/>
                      <w:color w:val="000000" w:themeColor="text1"/>
                      <w:sz w:val="28"/>
                      <w:szCs w:val="28"/>
                    </w:rPr>
                  </w:rPrChange>
                </w:rPr>
                <w:t xml:space="preserve"> allow store managers to regulate the number of entrances allowed in the store hourly.</w:t>
              </w:r>
            </w:ins>
          </w:p>
        </w:tc>
      </w:tr>
      <w:tr w:rsidR="00501B01" w:rsidRPr="0031257B" w14:paraId="0C0F78FE" w14:textId="77777777" w:rsidTr="00501B01">
        <w:trPr>
          <w:trHeight w:val="117"/>
          <w:ins w:id="967" w:author="Etion Pinari [2]" w:date="2020-12-06T12:42:00Z"/>
        </w:trPr>
        <w:tc>
          <w:tcPr>
            <w:tcW w:w="411" w:type="pct"/>
            <w:shd w:val="clear" w:color="auto" w:fill="A8D08D" w:themeFill="accent6" w:themeFillTint="99"/>
          </w:tcPr>
          <w:p w14:paraId="339FC34E" w14:textId="5D50D577" w:rsidR="00501B01" w:rsidRPr="0031257B" w:rsidRDefault="00501B01" w:rsidP="00501B01">
            <w:pPr>
              <w:pStyle w:val="Paragrafoelenco"/>
              <w:ind w:left="0"/>
              <w:rPr>
                <w:ins w:id="968" w:author="Etion Pinari [2]" w:date="2020-12-06T12:42:00Z"/>
                <w:rFonts w:ascii="Bell MT" w:hAnsi="Bell MT" w:cs="Arial"/>
                <w:color w:val="000000" w:themeColor="text1"/>
                <w:sz w:val="28"/>
                <w:szCs w:val="28"/>
              </w:rPr>
            </w:pPr>
            <w:ins w:id="969" w:author="Etion Pinari [2]" w:date="2020-12-06T12:42:00Z">
              <w:r w:rsidRPr="0031257B">
                <w:rPr>
                  <w:rFonts w:ascii="Bell MT" w:hAnsi="Bell MT" w:cs="Arial"/>
                  <w:color w:val="000000" w:themeColor="text1"/>
                  <w:sz w:val="28"/>
                  <w:szCs w:val="28"/>
                </w:rPr>
                <w:t>R2</w:t>
              </w:r>
            </w:ins>
            <w:ins w:id="970" w:author="Etion Pinari [2]" w:date="2020-12-06T20:51:00Z">
              <w:r w:rsidR="00960A38">
                <w:rPr>
                  <w:rFonts w:ascii="Bell MT" w:hAnsi="Bell MT" w:cs="Arial"/>
                  <w:color w:val="000000" w:themeColor="text1"/>
                  <w:sz w:val="28"/>
                  <w:szCs w:val="28"/>
                </w:rPr>
                <w:t>3</w:t>
              </w:r>
            </w:ins>
          </w:p>
        </w:tc>
        <w:tc>
          <w:tcPr>
            <w:tcW w:w="4589" w:type="pct"/>
          </w:tcPr>
          <w:p w14:paraId="131447B4" w14:textId="77777777" w:rsidR="00501B01" w:rsidRPr="00D14E3C" w:rsidRDefault="00501B01" w:rsidP="00501B01">
            <w:pPr>
              <w:pStyle w:val="Paragrafoelenco"/>
              <w:ind w:left="0"/>
              <w:rPr>
                <w:ins w:id="971" w:author="Etion Pinari [2]" w:date="2020-12-06T12:42:00Z"/>
                <w:rFonts w:ascii="Bell MT" w:hAnsi="Bell MT" w:cs="Arial"/>
                <w:color w:val="000000" w:themeColor="text1"/>
                <w:sz w:val="26"/>
                <w:szCs w:val="26"/>
                <w:rPrChange w:id="972" w:author="Etion Pinari [2]" w:date="2020-12-06T20:46:00Z">
                  <w:rPr>
                    <w:ins w:id="973" w:author="Etion Pinari [2]" w:date="2020-12-06T12:42:00Z"/>
                    <w:rFonts w:ascii="Bell MT" w:hAnsi="Bell MT" w:cs="Arial"/>
                    <w:color w:val="000000" w:themeColor="text1"/>
                    <w:sz w:val="28"/>
                    <w:szCs w:val="28"/>
                  </w:rPr>
                </w:rPrChange>
              </w:rPr>
            </w:pPr>
            <w:ins w:id="974" w:author="Etion Pinari [2]" w:date="2020-12-06T12:42:00Z">
              <w:r w:rsidRPr="00D14E3C">
                <w:rPr>
                  <w:rFonts w:ascii="Bell MT" w:hAnsi="Bell MT" w:cs="Arial"/>
                  <w:b/>
                  <w:bCs/>
                  <w:color w:val="000000" w:themeColor="text1"/>
                  <w:sz w:val="26"/>
                  <w:szCs w:val="26"/>
                  <w:rPrChange w:id="975"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976" w:author="Etion Pinari [2]" w:date="2020-12-06T20:46:00Z">
                    <w:rPr>
                      <w:rFonts w:ascii="Bell MT" w:hAnsi="Bell MT" w:cs="Arial"/>
                      <w:color w:val="000000" w:themeColor="text1"/>
                      <w:sz w:val="28"/>
                      <w:szCs w:val="28"/>
                    </w:rPr>
                  </w:rPrChange>
                </w:rPr>
                <w:t xml:space="preserve"> calculate the maximum number of people allowed inside each store as to provide social distancing</w:t>
              </w:r>
            </w:ins>
          </w:p>
        </w:tc>
      </w:tr>
      <w:tr w:rsidR="00501B01" w:rsidRPr="0031257B" w14:paraId="0D92B5FB" w14:textId="77777777" w:rsidTr="00501B01">
        <w:trPr>
          <w:trHeight w:val="117"/>
          <w:ins w:id="977" w:author="Etion Pinari [2]" w:date="2020-12-06T12:42:00Z"/>
        </w:trPr>
        <w:tc>
          <w:tcPr>
            <w:tcW w:w="411" w:type="pct"/>
            <w:shd w:val="clear" w:color="auto" w:fill="A8D08D" w:themeFill="accent6" w:themeFillTint="99"/>
          </w:tcPr>
          <w:p w14:paraId="48A16F61" w14:textId="6456C120" w:rsidR="00501B01" w:rsidRPr="0031257B" w:rsidRDefault="00501B01" w:rsidP="00501B01">
            <w:pPr>
              <w:pStyle w:val="Paragrafoelenco"/>
              <w:ind w:left="0"/>
              <w:rPr>
                <w:ins w:id="978" w:author="Etion Pinari [2]" w:date="2020-12-06T12:42:00Z"/>
                <w:rFonts w:ascii="Bell MT" w:hAnsi="Bell MT" w:cs="Arial"/>
                <w:color w:val="000000" w:themeColor="text1"/>
                <w:sz w:val="28"/>
                <w:szCs w:val="28"/>
              </w:rPr>
            </w:pPr>
            <w:ins w:id="979" w:author="Etion Pinari [2]" w:date="2020-12-06T12:42:00Z">
              <w:r w:rsidRPr="0031257B">
                <w:rPr>
                  <w:rFonts w:ascii="Bell MT" w:hAnsi="Bell MT" w:cs="Arial"/>
                  <w:color w:val="000000" w:themeColor="text1"/>
                  <w:sz w:val="28"/>
                  <w:szCs w:val="28"/>
                </w:rPr>
                <w:t>R2</w:t>
              </w:r>
            </w:ins>
            <w:ins w:id="980" w:author="Etion Pinari [2]" w:date="2020-12-06T20:51:00Z">
              <w:r w:rsidR="00960A38">
                <w:rPr>
                  <w:rFonts w:ascii="Bell MT" w:hAnsi="Bell MT" w:cs="Arial"/>
                  <w:color w:val="000000" w:themeColor="text1"/>
                  <w:sz w:val="28"/>
                  <w:szCs w:val="28"/>
                </w:rPr>
                <w:t>4</w:t>
              </w:r>
            </w:ins>
          </w:p>
        </w:tc>
        <w:tc>
          <w:tcPr>
            <w:tcW w:w="4589" w:type="pct"/>
          </w:tcPr>
          <w:p w14:paraId="743AC489" w14:textId="77777777" w:rsidR="00501B01" w:rsidRPr="00D14E3C" w:rsidRDefault="00501B01" w:rsidP="00501B01">
            <w:pPr>
              <w:pStyle w:val="Paragrafoelenco"/>
              <w:ind w:left="0"/>
              <w:rPr>
                <w:ins w:id="981" w:author="Etion Pinari [2]" w:date="2020-12-06T12:42:00Z"/>
                <w:rFonts w:ascii="Bell MT" w:hAnsi="Bell MT" w:cs="Arial"/>
                <w:color w:val="000000" w:themeColor="text1"/>
                <w:sz w:val="26"/>
                <w:szCs w:val="26"/>
                <w:rPrChange w:id="982" w:author="Etion Pinari [2]" w:date="2020-12-06T20:46:00Z">
                  <w:rPr>
                    <w:ins w:id="983" w:author="Etion Pinari [2]" w:date="2020-12-06T12:42:00Z"/>
                    <w:rFonts w:ascii="Bell MT" w:hAnsi="Bell MT" w:cs="Arial"/>
                    <w:color w:val="000000" w:themeColor="text1"/>
                    <w:sz w:val="28"/>
                    <w:szCs w:val="28"/>
                  </w:rPr>
                </w:rPrChange>
              </w:rPr>
            </w:pPr>
            <w:ins w:id="984" w:author="Etion Pinari [2]" w:date="2020-12-06T12:42:00Z">
              <w:r w:rsidRPr="00D14E3C">
                <w:rPr>
                  <w:rFonts w:ascii="Bell MT" w:hAnsi="Bell MT" w:cs="Arial"/>
                  <w:b/>
                  <w:bCs/>
                  <w:color w:val="000000" w:themeColor="text1"/>
                  <w:sz w:val="26"/>
                  <w:szCs w:val="26"/>
                  <w:rPrChange w:id="985"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986" w:author="Etion Pinari [2]" w:date="2020-12-06T20:46:00Z">
                    <w:rPr>
                      <w:rFonts w:ascii="Bell MT" w:hAnsi="Bell MT" w:cs="Arial"/>
                      <w:color w:val="000000" w:themeColor="text1"/>
                      <w:sz w:val="28"/>
                      <w:szCs w:val="28"/>
                    </w:rPr>
                  </w:rPrChange>
                </w:rPr>
                <w:t xml:space="preserve"> allow store managers to see how many customers have entered the store for the past 7 days</w:t>
              </w:r>
            </w:ins>
          </w:p>
        </w:tc>
      </w:tr>
      <w:tr w:rsidR="00501B01" w:rsidRPr="0031257B" w14:paraId="3D8DC922" w14:textId="77777777" w:rsidTr="00501B01">
        <w:trPr>
          <w:trHeight w:val="117"/>
          <w:ins w:id="987" w:author="Etion Pinari [2]" w:date="2020-12-06T12:42:00Z"/>
        </w:trPr>
        <w:tc>
          <w:tcPr>
            <w:tcW w:w="411" w:type="pct"/>
            <w:shd w:val="clear" w:color="auto" w:fill="A8D08D" w:themeFill="accent6" w:themeFillTint="99"/>
          </w:tcPr>
          <w:p w14:paraId="505C1B8D" w14:textId="65D36782" w:rsidR="00501B01" w:rsidRPr="000B5791" w:rsidRDefault="00501B01" w:rsidP="00501B01">
            <w:pPr>
              <w:pStyle w:val="Paragrafoelenco"/>
              <w:ind w:left="0"/>
              <w:rPr>
                <w:ins w:id="988" w:author="Etion Pinari [2]" w:date="2020-12-06T12:42:00Z"/>
                <w:rFonts w:ascii="Bell MT" w:hAnsi="Bell MT" w:cs="Arial"/>
                <w:color w:val="000000" w:themeColor="text1"/>
                <w:sz w:val="28"/>
                <w:szCs w:val="28"/>
              </w:rPr>
            </w:pPr>
            <w:ins w:id="989" w:author="Etion Pinari [2]" w:date="2020-12-06T12:42:00Z">
              <w:r w:rsidRPr="000B5791">
                <w:rPr>
                  <w:rFonts w:ascii="Bell MT" w:hAnsi="Bell MT" w:cs="Arial"/>
                  <w:color w:val="000000" w:themeColor="text1"/>
                  <w:sz w:val="28"/>
                  <w:szCs w:val="28"/>
                </w:rPr>
                <w:t>R2</w:t>
              </w:r>
            </w:ins>
            <w:ins w:id="990" w:author="Etion Pinari [2]" w:date="2020-12-06T20:51:00Z">
              <w:r w:rsidR="00960A38">
                <w:rPr>
                  <w:rFonts w:ascii="Bell MT" w:hAnsi="Bell MT" w:cs="Arial"/>
                  <w:color w:val="000000" w:themeColor="text1"/>
                  <w:sz w:val="28"/>
                  <w:szCs w:val="28"/>
                </w:rPr>
                <w:t>5</w:t>
              </w:r>
            </w:ins>
          </w:p>
        </w:tc>
        <w:tc>
          <w:tcPr>
            <w:tcW w:w="4589" w:type="pct"/>
          </w:tcPr>
          <w:p w14:paraId="7899C0FE" w14:textId="77777777" w:rsidR="00501B01" w:rsidRPr="00D14E3C" w:rsidRDefault="00501B01" w:rsidP="00501B01">
            <w:pPr>
              <w:pStyle w:val="Paragrafoelenco"/>
              <w:ind w:left="0"/>
              <w:rPr>
                <w:ins w:id="991" w:author="Etion Pinari [2]" w:date="2020-12-06T12:42:00Z"/>
                <w:rFonts w:ascii="Bell MT" w:hAnsi="Bell MT" w:cs="Arial"/>
                <w:color w:val="000000" w:themeColor="text1"/>
                <w:sz w:val="26"/>
                <w:szCs w:val="26"/>
                <w:rPrChange w:id="992" w:author="Etion Pinari [2]" w:date="2020-12-06T20:46:00Z">
                  <w:rPr>
                    <w:ins w:id="993" w:author="Etion Pinari [2]" w:date="2020-12-06T12:42:00Z"/>
                    <w:rFonts w:ascii="Bell MT" w:hAnsi="Bell MT" w:cs="Arial"/>
                    <w:color w:val="000000" w:themeColor="text1"/>
                    <w:sz w:val="28"/>
                    <w:szCs w:val="28"/>
                  </w:rPr>
                </w:rPrChange>
              </w:rPr>
            </w:pPr>
            <w:ins w:id="994" w:author="Etion Pinari [2]" w:date="2020-12-06T12:42:00Z">
              <w:r w:rsidRPr="00D14E3C">
                <w:rPr>
                  <w:rFonts w:ascii="Bell MT" w:hAnsi="Bell MT" w:cs="Arial"/>
                  <w:b/>
                  <w:bCs/>
                  <w:color w:val="000000" w:themeColor="text1"/>
                  <w:sz w:val="26"/>
                  <w:szCs w:val="26"/>
                  <w:rPrChange w:id="995"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996" w:author="Etion Pinari [2]" w:date="2020-12-06T20:46:00Z">
                    <w:rPr>
                      <w:rFonts w:ascii="Bell MT" w:hAnsi="Bell MT" w:cs="Arial"/>
                      <w:color w:val="000000" w:themeColor="text1"/>
                      <w:sz w:val="28"/>
                      <w:szCs w:val="28"/>
                    </w:rPr>
                  </w:rPrChange>
                </w:rPr>
                <w:t xml:space="preserve"> allow store managers to register their stores </w:t>
              </w:r>
            </w:ins>
          </w:p>
        </w:tc>
      </w:tr>
      <w:tr w:rsidR="00501B01" w:rsidRPr="0031257B" w14:paraId="0C6F5402" w14:textId="77777777" w:rsidTr="00501B01">
        <w:trPr>
          <w:trHeight w:val="117"/>
          <w:ins w:id="997" w:author="Etion Pinari [2]" w:date="2020-12-06T12:42:00Z"/>
        </w:trPr>
        <w:tc>
          <w:tcPr>
            <w:tcW w:w="411" w:type="pct"/>
            <w:shd w:val="clear" w:color="auto" w:fill="A8D08D" w:themeFill="accent6" w:themeFillTint="99"/>
          </w:tcPr>
          <w:p w14:paraId="0369F6BF" w14:textId="226492FD" w:rsidR="00501B01" w:rsidRPr="0031257B" w:rsidRDefault="00501B01" w:rsidP="00501B01">
            <w:pPr>
              <w:pStyle w:val="Paragrafoelenco"/>
              <w:ind w:left="0"/>
              <w:rPr>
                <w:ins w:id="998" w:author="Etion Pinari [2]" w:date="2020-12-06T12:42:00Z"/>
                <w:rFonts w:ascii="Bell MT" w:hAnsi="Bell MT" w:cs="Arial"/>
                <w:color w:val="000000" w:themeColor="text1"/>
                <w:sz w:val="28"/>
                <w:szCs w:val="28"/>
              </w:rPr>
            </w:pPr>
            <w:ins w:id="999" w:author="Etion Pinari [2]" w:date="2020-12-06T12:43:00Z">
              <w:r>
                <w:rPr>
                  <w:rFonts w:ascii="Bell MT" w:hAnsi="Bell MT" w:cs="Arial"/>
                  <w:color w:val="000000" w:themeColor="text1"/>
                  <w:sz w:val="28"/>
                  <w:szCs w:val="28"/>
                </w:rPr>
                <w:t>R2</w:t>
              </w:r>
            </w:ins>
            <w:ins w:id="1000" w:author="Etion Pinari [2]" w:date="2020-12-06T20:51:00Z">
              <w:r w:rsidR="00960A38">
                <w:rPr>
                  <w:rFonts w:ascii="Bell MT" w:hAnsi="Bell MT" w:cs="Arial"/>
                  <w:color w:val="000000" w:themeColor="text1"/>
                  <w:sz w:val="28"/>
                  <w:szCs w:val="28"/>
                </w:rPr>
                <w:t>6</w:t>
              </w:r>
            </w:ins>
          </w:p>
        </w:tc>
        <w:tc>
          <w:tcPr>
            <w:tcW w:w="4589" w:type="pct"/>
          </w:tcPr>
          <w:p w14:paraId="132BA540" w14:textId="0B3FE819" w:rsidR="0076022B" w:rsidRPr="00D14E3C" w:rsidRDefault="00501B01">
            <w:pPr>
              <w:pStyle w:val="Paragrafoelenco"/>
              <w:tabs>
                <w:tab w:val="left" w:pos="7753"/>
              </w:tabs>
              <w:ind w:left="0"/>
              <w:rPr>
                <w:ins w:id="1001" w:author="Etion Pinari [2]" w:date="2020-12-06T12:42:00Z"/>
                <w:rFonts w:ascii="Bell MT" w:hAnsi="Bell MT" w:cs="Arial"/>
                <w:color w:val="000000" w:themeColor="text1"/>
                <w:sz w:val="26"/>
                <w:szCs w:val="26"/>
                <w:rPrChange w:id="1002" w:author="Etion Pinari [2]" w:date="2020-12-06T20:46:00Z">
                  <w:rPr>
                    <w:ins w:id="1003" w:author="Etion Pinari [2]" w:date="2020-12-06T12:42:00Z"/>
                    <w:rFonts w:ascii="Bell MT" w:hAnsi="Bell MT" w:cs="Arial"/>
                    <w:b/>
                    <w:bCs/>
                    <w:color w:val="000000" w:themeColor="text1"/>
                    <w:sz w:val="28"/>
                    <w:szCs w:val="28"/>
                  </w:rPr>
                </w:rPrChange>
              </w:rPr>
              <w:pPrChange w:id="1004" w:author="Unknown" w:date="2020-12-06T20:20:00Z">
                <w:pPr>
                  <w:pStyle w:val="Paragrafoelenco"/>
                  <w:framePr w:hSpace="141" w:wrap="around" w:vAnchor="page" w:hAnchor="margin" w:y="2956"/>
                  <w:ind w:left="0"/>
                </w:pPr>
              </w:pPrChange>
            </w:pPr>
            <w:ins w:id="1005" w:author="Etion Pinari [2]" w:date="2020-12-06T12:43:00Z">
              <w:r w:rsidRPr="00D14E3C">
                <w:rPr>
                  <w:rFonts w:ascii="Bell MT" w:hAnsi="Bell MT" w:cs="Arial"/>
                  <w:b/>
                  <w:bCs/>
                  <w:color w:val="000000" w:themeColor="text1"/>
                  <w:sz w:val="26"/>
                  <w:szCs w:val="26"/>
                  <w:rPrChange w:id="1006"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1007" w:author="Etion Pinari [2]" w:date="2020-12-06T20:46:00Z">
                    <w:rPr>
                      <w:rFonts w:ascii="Bell MT" w:hAnsi="Bell MT" w:cs="Arial"/>
                      <w:color w:val="000000" w:themeColor="text1"/>
                      <w:sz w:val="28"/>
                      <w:szCs w:val="28"/>
                    </w:rPr>
                  </w:rPrChange>
                </w:rPr>
                <w:t xml:space="preserve">allow store managers to input store </w:t>
              </w:r>
              <w:commentRangeStart w:id="1008"/>
              <w:r w:rsidRPr="00D14E3C">
                <w:rPr>
                  <w:rFonts w:ascii="Bell MT" w:hAnsi="Bell MT" w:cs="Arial"/>
                  <w:color w:val="000000" w:themeColor="text1"/>
                  <w:sz w:val="26"/>
                  <w:szCs w:val="26"/>
                  <w:rPrChange w:id="1009" w:author="Etion Pinari [2]" w:date="2020-12-06T20:46:00Z">
                    <w:rPr>
                      <w:rFonts w:ascii="Bell MT" w:hAnsi="Bell MT" w:cs="Arial"/>
                      <w:color w:val="000000" w:themeColor="text1"/>
                      <w:sz w:val="28"/>
                      <w:szCs w:val="28"/>
                    </w:rPr>
                  </w:rPrChange>
                </w:rPr>
                <w:t>locations</w:t>
              </w:r>
            </w:ins>
            <w:commentRangeEnd w:id="1008"/>
            <w:ins w:id="1010" w:author="Etion Pinari [2]" w:date="2020-12-06T19:57:00Z">
              <w:r w:rsidR="00B915FA" w:rsidRPr="00D14E3C">
                <w:rPr>
                  <w:rStyle w:val="Rimandocommento"/>
                  <w:sz w:val="26"/>
                  <w:szCs w:val="26"/>
                  <w:rPrChange w:id="1011" w:author="Etion Pinari [2]" w:date="2020-12-06T20:46:00Z">
                    <w:rPr>
                      <w:rStyle w:val="Rimandocommento"/>
                    </w:rPr>
                  </w:rPrChange>
                </w:rPr>
                <w:commentReference w:id="1008"/>
              </w:r>
            </w:ins>
            <w:ins w:id="1012" w:author="Etion Pinari [2]" w:date="2020-12-06T20:20:00Z">
              <w:r w:rsidR="0076022B" w:rsidRPr="00D14E3C">
                <w:rPr>
                  <w:rFonts w:ascii="Bell MT" w:hAnsi="Bell MT" w:cs="Arial"/>
                  <w:color w:val="000000" w:themeColor="text1"/>
                  <w:sz w:val="26"/>
                  <w:szCs w:val="26"/>
                  <w:rPrChange w:id="1013" w:author="Etion Pinari [2]" w:date="2020-12-06T20:46:00Z">
                    <w:rPr>
                      <w:rFonts w:ascii="Bell MT" w:hAnsi="Bell MT" w:cs="Arial"/>
                      <w:color w:val="000000" w:themeColor="text1"/>
                      <w:sz w:val="28"/>
                      <w:szCs w:val="28"/>
                    </w:rPr>
                  </w:rPrChange>
                </w:rPr>
                <w:tab/>
              </w:r>
            </w:ins>
          </w:p>
        </w:tc>
      </w:tr>
      <w:tr w:rsidR="0076022B" w:rsidRPr="0031257B" w14:paraId="340FCAC8" w14:textId="77777777" w:rsidTr="00501B01">
        <w:trPr>
          <w:trHeight w:val="117"/>
          <w:ins w:id="1014" w:author="Etion Pinari [2]" w:date="2020-12-06T20:20:00Z"/>
        </w:trPr>
        <w:tc>
          <w:tcPr>
            <w:tcW w:w="411" w:type="pct"/>
            <w:shd w:val="clear" w:color="auto" w:fill="A8D08D" w:themeFill="accent6" w:themeFillTint="99"/>
          </w:tcPr>
          <w:p w14:paraId="1376D609" w14:textId="2E5F54B5" w:rsidR="0076022B" w:rsidRDefault="0076022B" w:rsidP="00501B01">
            <w:pPr>
              <w:pStyle w:val="Paragrafoelenco"/>
              <w:ind w:left="0"/>
              <w:rPr>
                <w:ins w:id="1015" w:author="Etion Pinari [2]" w:date="2020-12-06T20:20:00Z"/>
                <w:rFonts w:ascii="Bell MT" w:hAnsi="Bell MT" w:cs="Arial"/>
                <w:color w:val="000000" w:themeColor="text1"/>
                <w:sz w:val="28"/>
                <w:szCs w:val="28"/>
              </w:rPr>
            </w:pPr>
            <w:ins w:id="1016" w:author="Etion Pinari [2]" w:date="2020-12-06T20:20:00Z">
              <w:r>
                <w:rPr>
                  <w:rFonts w:ascii="Bell MT" w:hAnsi="Bell MT" w:cs="Arial"/>
                  <w:color w:val="000000" w:themeColor="text1"/>
                  <w:sz w:val="28"/>
                  <w:szCs w:val="28"/>
                </w:rPr>
                <w:t>R2</w:t>
              </w:r>
            </w:ins>
            <w:ins w:id="1017" w:author="Etion Pinari [2]" w:date="2020-12-06T20:51:00Z">
              <w:r w:rsidR="00960A38">
                <w:rPr>
                  <w:rFonts w:ascii="Bell MT" w:hAnsi="Bell MT" w:cs="Arial"/>
                  <w:color w:val="000000" w:themeColor="text1"/>
                  <w:sz w:val="28"/>
                  <w:szCs w:val="28"/>
                </w:rPr>
                <w:t>7</w:t>
              </w:r>
            </w:ins>
          </w:p>
        </w:tc>
        <w:tc>
          <w:tcPr>
            <w:tcW w:w="4589" w:type="pct"/>
          </w:tcPr>
          <w:p w14:paraId="50FDCF8A" w14:textId="3141253A" w:rsidR="0076022B" w:rsidRPr="00D14E3C" w:rsidRDefault="0076022B" w:rsidP="0076022B">
            <w:pPr>
              <w:pStyle w:val="Paragrafoelenco"/>
              <w:tabs>
                <w:tab w:val="left" w:pos="7753"/>
              </w:tabs>
              <w:ind w:left="0"/>
              <w:rPr>
                <w:ins w:id="1018" w:author="Etion Pinari [2]" w:date="2020-12-06T20:20:00Z"/>
                <w:rFonts w:ascii="Bell MT" w:hAnsi="Bell MT" w:cs="Arial"/>
                <w:color w:val="000000" w:themeColor="text1"/>
                <w:sz w:val="26"/>
                <w:szCs w:val="26"/>
                <w:rPrChange w:id="1019" w:author="Etion Pinari [2]" w:date="2020-12-06T20:46:00Z">
                  <w:rPr>
                    <w:ins w:id="1020" w:author="Etion Pinari [2]" w:date="2020-12-06T20:20:00Z"/>
                    <w:rFonts w:ascii="Bell MT" w:hAnsi="Bell MT" w:cs="Arial"/>
                    <w:b/>
                    <w:bCs/>
                    <w:color w:val="000000" w:themeColor="text1"/>
                    <w:sz w:val="28"/>
                    <w:szCs w:val="28"/>
                  </w:rPr>
                </w:rPrChange>
              </w:rPr>
            </w:pPr>
            <w:ins w:id="1021" w:author="Etion Pinari [2]" w:date="2020-12-06T20:20:00Z">
              <w:r w:rsidRPr="00D14E3C">
                <w:rPr>
                  <w:rFonts w:ascii="Bell MT" w:hAnsi="Bell MT" w:cs="Arial"/>
                  <w:b/>
                  <w:bCs/>
                  <w:color w:val="000000" w:themeColor="text1"/>
                  <w:sz w:val="26"/>
                  <w:szCs w:val="26"/>
                  <w:rPrChange w:id="1022"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1023" w:author="Etion Pinari [2]" w:date="2020-12-06T20:46:00Z">
                    <w:rPr>
                      <w:rFonts w:ascii="Bell MT" w:hAnsi="Bell MT" w:cs="Arial"/>
                      <w:color w:val="000000" w:themeColor="text1"/>
                      <w:sz w:val="28"/>
                      <w:szCs w:val="28"/>
                    </w:rPr>
                  </w:rPrChange>
                </w:rPr>
                <w:t>allow store managers to input</w:t>
              </w:r>
            </w:ins>
            <w:ins w:id="1024" w:author="Etion Pinari [2]" w:date="2020-12-06T20:21:00Z">
              <w:r w:rsidRPr="00D14E3C">
                <w:rPr>
                  <w:rFonts w:ascii="Bell MT" w:hAnsi="Bell MT" w:cs="Arial"/>
                  <w:color w:val="000000" w:themeColor="text1"/>
                  <w:sz w:val="26"/>
                  <w:szCs w:val="26"/>
                  <w:rPrChange w:id="1025" w:author="Etion Pinari [2]" w:date="2020-12-06T20:46:00Z">
                    <w:rPr>
                      <w:rFonts w:ascii="Bell MT" w:hAnsi="Bell MT" w:cs="Arial"/>
                      <w:color w:val="000000" w:themeColor="text1"/>
                      <w:sz w:val="28"/>
                      <w:szCs w:val="28"/>
                    </w:rPr>
                  </w:rPrChange>
                </w:rPr>
                <w:t xml:space="preserve"> what sections of goods the store has</w:t>
              </w:r>
            </w:ins>
          </w:p>
        </w:tc>
      </w:tr>
      <w:tr w:rsidR="0076022B" w:rsidRPr="0031257B" w14:paraId="7F47E086" w14:textId="77777777" w:rsidTr="00501B01">
        <w:trPr>
          <w:trHeight w:val="117"/>
          <w:ins w:id="1026" w:author="Etion Pinari [2]" w:date="2020-12-06T20:21:00Z"/>
        </w:trPr>
        <w:tc>
          <w:tcPr>
            <w:tcW w:w="411" w:type="pct"/>
            <w:shd w:val="clear" w:color="auto" w:fill="A8D08D" w:themeFill="accent6" w:themeFillTint="99"/>
          </w:tcPr>
          <w:p w14:paraId="41790082" w14:textId="5BCCD54A" w:rsidR="0076022B" w:rsidRDefault="0076022B" w:rsidP="00501B01">
            <w:pPr>
              <w:pStyle w:val="Paragrafoelenco"/>
              <w:ind w:left="0"/>
              <w:rPr>
                <w:ins w:id="1027" w:author="Etion Pinari [2]" w:date="2020-12-06T20:21:00Z"/>
                <w:rFonts w:ascii="Bell MT" w:hAnsi="Bell MT" w:cs="Arial"/>
                <w:color w:val="000000" w:themeColor="text1"/>
                <w:sz w:val="28"/>
                <w:szCs w:val="28"/>
              </w:rPr>
            </w:pPr>
            <w:ins w:id="1028" w:author="Etion Pinari [2]" w:date="2020-12-06T20:21:00Z">
              <w:r>
                <w:rPr>
                  <w:rFonts w:ascii="Bell MT" w:hAnsi="Bell MT" w:cs="Arial"/>
                  <w:color w:val="000000" w:themeColor="text1"/>
                  <w:sz w:val="28"/>
                  <w:szCs w:val="28"/>
                </w:rPr>
                <w:t>R2</w:t>
              </w:r>
            </w:ins>
            <w:ins w:id="1029" w:author="Etion Pinari [2]" w:date="2020-12-06T20:51:00Z">
              <w:r w:rsidR="00960A38">
                <w:rPr>
                  <w:rFonts w:ascii="Bell MT" w:hAnsi="Bell MT" w:cs="Arial"/>
                  <w:color w:val="000000" w:themeColor="text1"/>
                  <w:sz w:val="28"/>
                  <w:szCs w:val="28"/>
                </w:rPr>
                <w:t>8</w:t>
              </w:r>
            </w:ins>
          </w:p>
        </w:tc>
        <w:tc>
          <w:tcPr>
            <w:tcW w:w="4589" w:type="pct"/>
          </w:tcPr>
          <w:p w14:paraId="5A155417" w14:textId="6A9EAC27" w:rsidR="0076022B" w:rsidRPr="00D14E3C" w:rsidRDefault="0076022B" w:rsidP="0076022B">
            <w:pPr>
              <w:pStyle w:val="Paragrafoelenco"/>
              <w:tabs>
                <w:tab w:val="left" w:pos="7753"/>
              </w:tabs>
              <w:ind w:left="0"/>
              <w:rPr>
                <w:ins w:id="1030" w:author="Etion Pinari [2]" w:date="2020-12-06T20:21:00Z"/>
                <w:rFonts w:ascii="Bell MT" w:hAnsi="Bell MT" w:cs="Arial"/>
                <w:color w:val="000000" w:themeColor="text1"/>
                <w:sz w:val="26"/>
                <w:szCs w:val="26"/>
                <w:rPrChange w:id="1031" w:author="Etion Pinari [2]" w:date="2020-12-06T20:46:00Z">
                  <w:rPr>
                    <w:ins w:id="1032" w:author="Etion Pinari [2]" w:date="2020-12-06T20:21:00Z"/>
                    <w:rFonts w:ascii="Bell MT" w:hAnsi="Bell MT" w:cs="Arial"/>
                    <w:b/>
                    <w:bCs/>
                    <w:color w:val="000000" w:themeColor="text1"/>
                    <w:sz w:val="28"/>
                    <w:szCs w:val="28"/>
                  </w:rPr>
                </w:rPrChange>
              </w:rPr>
            </w:pPr>
            <w:ins w:id="1033" w:author="Etion Pinari [2]" w:date="2020-12-06T20:21:00Z">
              <w:r w:rsidRPr="00D14E3C">
                <w:rPr>
                  <w:rFonts w:ascii="Bell MT" w:hAnsi="Bell MT" w:cs="Arial"/>
                  <w:b/>
                  <w:bCs/>
                  <w:color w:val="000000" w:themeColor="text1"/>
                  <w:sz w:val="26"/>
                  <w:szCs w:val="26"/>
                  <w:rPrChange w:id="1034"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1035" w:author="Etion Pinari [2]" w:date="2020-12-06T20:46:00Z">
                    <w:rPr>
                      <w:rFonts w:ascii="Bell MT" w:hAnsi="Bell MT" w:cs="Arial"/>
                      <w:color w:val="000000" w:themeColor="text1"/>
                      <w:sz w:val="28"/>
                      <w:szCs w:val="28"/>
                    </w:rPr>
                  </w:rPrChange>
                </w:rPr>
                <w:t xml:space="preserve">allow store managers to input </w:t>
              </w:r>
            </w:ins>
            <w:ins w:id="1036" w:author="Etion Pinari [2]" w:date="2020-12-06T20:22:00Z">
              <w:r w:rsidRPr="00D14E3C">
                <w:rPr>
                  <w:rFonts w:ascii="Bell MT" w:hAnsi="Bell MT" w:cs="Arial"/>
                  <w:color w:val="000000" w:themeColor="text1"/>
                  <w:sz w:val="26"/>
                  <w:szCs w:val="26"/>
                  <w:rPrChange w:id="1037" w:author="Etion Pinari [2]" w:date="2020-12-06T20:46:00Z">
                    <w:rPr>
                      <w:rFonts w:ascii="Bell MT" w:hAnsi="Bell MT" w:cs="Arial"/>
                      <w:color w:val="000000" w:themeColor="text1"/>
                      <w:sz w:val="28"/>
                      <w:szCs w:val="28"/>
                    </w:rPr>
                  </w:rPrChange>
                </w:rPr>
                <w:t>the dimensions of the store</w:t>
              </w:r>
            </w:ins>
          </w:p>
        </w:tc>
      </w:tr>
    </w:tbl>
    <w:p w14:paraId="3CC5A210" w14:textId="53451287" w:rsidR="009C27DC" w:rsidRDefault="009C27DC" w:rsidP="009C27DC">
      <w:pPr>
        <w:spacing w:line="360" w:lineRule="auto"/>
        <w:rPr>
          <w:ins w:id="1038" w:author="Etion Pinari [2]" w:date="2020-12-06T12:03:00Z"/>
          <w:rStyle w:val="Enfasidelicata"/>
          <w:rFonts w:ascii="Bell MT" w:hAnsi="Bell MT"/>
          <w:sz w:val="32"/>
          <w:szCs w:val="32"/>
        </w:rPr>
      </w:pPr>
    </w:p>
    <w:p w14:paraId="11ED2F87" w14:textId="751FB4CE" w:rsidR="009C27DC" w:rsidRPr="00D62BEC" w:rsidDel="009C27DC" w:rsidRDefault="009C27DC">
      <w:pPr>
        <w:rPr>
          <w:del w:id="1039" w:author="Etion Pinari [2]" w:date="2020-12-06T12:03:00Z"/>
          <w:rStyle w:val="Enfasidelicata"/>
          <w:rFonts w:ascii="Bell MT" w:hAnsi="Bell MT"/>
          <w:sz w:val="36"/>
          <w:szCs w:val="36"/>
          <w:rPrChange w:id="1040" w:author="Giorgio Romeo" w:date="2020-12-06T23:23:00Z">
            <w:rPr>
              <w:del w:id="1041" w:author="Etion Pinari [2]" w:date="2020-12-06T12:03:00Z"/>
              <w:rStyle w:val="Enfasidelicata"/>
              <w:rFonts w:ascii="Bell MT" w:hAnsi="Bell MT"/>
              <w:sz w:val="32"/>
              <w:szCs w:val="32"/>
            </w:rPr>
          </w:rPrChange>
        </w:rPr>
        <w:pPrChange w:id="1042" w:author="Etion Pinari [2]" w:date="2020-12-06T12:03:00Z">
          <w:pPr>
            <w:spacing w:line="360" w:lineRule="auto"/>
          </w:pPr>
        </w:pPrChange>
      </w:pPr>
      <w:ins w:id="1043" w:author="Etion Pinari [2]" w:date="2020-12-06T12:03:00Z">
        <w:r>
          <w:rPr>
            <w:rStyle w:val="Enfasidelicata"/>
            <w:rFonts w:ascii="Bell MT" w:hAnsi="Bell MT"/>
            <w:sz w:val="32"/>
            <w:szCs w:val="32"/>
          </w:rPr>
          <w:br w:type="page"/>
        </w:r>
      </w:ins>
    </w:p>
    <w:bookmarkEnd w:id="324"/>
    <w:p w14:paraId="047DB488" w14:textId="77777777" w:rsidR="00290739" w:rsidRPr="00D62BEC" w:rsidRDefault="00290739" w:rsidP="007C71D7">
      <w:pPr>
        <w:pStyle w:val="Paragrafoelenco"/>
        <w:numPr>
          <w:ilvl w:val="0"/>
          <w:numId w:val="41"/>
        </w:numPr>
        <w:spacing w:line="360" w:lineRule="auto"/>
        <w:rPr>
          <w:rStyle w:val="Enfasidelicata"/>
          <w:rFonts w:ascii="Bell MT" w:hAnsi="Bell MT"/>
          <w:sz w:val="36"/>
          <w:szCs w:val="36"/>
          <w:rPrChange w:id="1044" w:author="Giorgio Romeo" w:date="2020-12-06T23:23:00Z">
            <w:rPr>
              <w:rStyle w:val="Enfasidelicata"/>
              <w:rFonts w:ascii="Bell MT" w:hAnsi="Bell MT"/>
              <w:sz w:val="32"/>
              <w:szCs w:val="32"/>
            </w:rPr>
          </w:rPrChange>
        </w:rPr>
      </w:pPr>
      <w:r w:rsidRPr="00D62BEC">
        <w:rPr>
          <w:rStyle w:val="Enfasidelicata"/>
          <w:rFonts w:ascii="Bell MT" w:hAnsi="Bell MT"/>
          <w:sz w:val="36"/>
          <w:szCs w:val="36"/>
          <w:rPrChange w:id="1045" w:author="Giorgio Romeo" w:date="2020-12-06T23:23:00Z">
            <w:rPr>
              <w:rStyle w:val="Enfasidelicata"/>
              <w:rFonts w:ascii="Bell MT" w:hAnsi="Bell MT"/>
              <w:sz w:val="32"/>
              <w:szCs w:val="32"/>
            </w:rPr>
          </w:rPrChange>
        </w:rPr>
        <w:t>Use Cases</w:t>
      </w:r>
    </w:p>
    <w:p w14:paraId="468486A9" w14:textId="19DA5317" w:rsidR="00290739" w:rsidRPr="007C71D7" w:rsidRDefault="000A111F" w:rsidP="00290739">
      <w:pPr>
        <w:pStyle w:val="Paragrafoelenco"/>
        <w:numPr>
          <w:ilvl w:val="0"/>
          <w:numId w:val="42"/>
        </w:numPr>
        <w:spacing w:line="240" w:lineRule="auto"/>
        <w:rPr>
          <w:rStyle w:val="Enfasidelicata"/>
          <w:rFonts w:ascii="Bell MT" w:hAnsi="Bell MT"/>
          <w:sz w:val="36"/>
          <w:szCs w:val="36"/>
        </w:rPr>
      </w:pPr>
      <w:r>
        <w:rPr>
          <w:rStyle w:val="Enfasidelicata"/>
          <w:rFonts w:ascii="Bell MT" w:hAnsi="Bell MT"/>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49" w:type="dxa"/>
          </w:tcPr>
          <w:p w14:paraId="103AAE52" w14:textId="77777777" w:rsidR="00290739" w:rsidRDefault="00290739" w:rsidP="00290739">
            <w:pPr>
              <w:pStyle w:val="Paragrafoelenco"/>
              <w:ind w:left="0"/>
              <w:rPr>
                <w:rStyle w:val="Enfasidelicata"/>
                <w:rFonts w:ascii="Bell MT" w:hAnsi="Bell MT"/>
                <w:i w:val="0"/>
                <w:iCs w:val="0"/>
                <w:sz w:val="32"/>
                <w:szCs w:val="32"/>
              </w:rPr>
            </w:pPr>
            <w:r>
              <w:rPr>
                <w:rStyle w:val="Enfasidelicata"/>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49" w:type="dxa"/>
          </w:tcPr>
          <w:p w14:paraId="56D7C022" w14:textId="77777777" w:rsidR="00290739" w:rsidRDefault="00290739" w:rsidP="00290739">
            <w:pPr>
              <w:pStyle w:val="Paragrafoelenco"/>
              <w:ind w:left="0"/>
              <w:rPr>
                <w:rStyle w:val="Enfasidelicata"/>
                <w:rFonts w:ascii="Bell MT" w:hAnsi="Bell MT"/>
                <w:i w:val="0"/>
                <w:iCs w:val="0"/>
                <w:sz w:val="32"/>
                <w:szCs w:val="32"/>
              </w:rPr>
            </w:pPr>
            <w:r w:rsidRPr="002967F3">
              <w:rPr>
                <w:rStyle w:val="Enfasidelicata"/>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49" w:type="dxa"/>
          </w:tcPr>
          <w:p w14:paraId="687BCFAE"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opens the C</w:t>
            </w:r>
            <w:r>
              <w:rPr>
                <w:rStyle w:val="Enfasidelicata"/>
                <w:rFonts w:ascii="Bell MT" w:hAnsi="Bell MT"/>
                <w:i w:val="0"/>
                <w:iCs w:val="0"/>
                <w:sz w:val="28"/>
                <w:szCs w:val="28"/>
              </w:rPr>
              <w:t>L</w:t>
            </w:r>
            <w:r w:rsidRPr="002967F3">
              <w:rPr>
                <w:rStyle w:val="Enfasidelicata"/>
                <w:rFonts w:ascii="Bell MT" w:hAnsi="Bell MT"/>
                <w:i w:val="0"/>
                <w:iCs w:val="0"/>
                <w:sz w:val="28"/>
                <w:szCs w:val="28"/>
              </w:rPr>
              <w:t xml:space="preserve">up app on his smartphone and clicks on the </w:t>
            </w:r>
            <w:r w:rsidRPr="002967F3">
              <w:rPr>
                <w:rStyle w:val="Enfasidelicata"/>
                <w:rFonts w:ascii="Bell MT" w:hAnsi="Bell MT"/>
                <w:sz w:val="28"/>
                <w:szCs w:val="28"/>
              </w:rPr>
              <w:t>“Create account”</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70DB34E1"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fills all the mandatory fields</w:t>
            </w:r>
            <w:r>
              <w:rPr>
                <w:rStyle w:val="Enfasidelicata"/>
                <w:rFonts w:ascii="Bell MT" w:hAnsi="Bell MT"/>
                <w:i w:val="0"/>
                <w:iCs w:val="0"/>
                <w:sz w:val="28"/>
                <w:szCs w:val="28"/>
              </w:rPr>
              <w:t>.</w:t>
            </w:r>
          </w:p>
          <w:p w14:paraId="24888072"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 xml:space="preserve">The user clicks on the </w:t>
            </w:r>
            <w:r w:rsidRPr="002967F3">
              <w:rPr>
                <w:rStyle w:val="Enfasidelicata"/>
                <w:rFonts w:ascii="Bell MT" w:hAnsi="Bell MT"/>
                <w:sz w:val="28"/>
                <w:szCs w:val="28"/>
              </w:rPr>
              <w:t>“Confirm”</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23B44DB0" w14:textId="77777777" w:rsidR="00290739" w:rsidRDefault="00290739" w:rsidP="00290739">
            <w:pPr>
              <w:pStyle w:val="Paragrafoelenco"/>
              <w:numPr>
                <w:ilvl w:val="0"/>
                <w:numId w:val="27"/>
              </w:numPr>
              <w:ind w:left="357" w:hanging="357"/>
              <w:rPr>
                <w:rStyle w:val="Enfasidelicata"/>
                <w:rFonts w:ascii="Bell MT" w:hAnsi="Bell MT"/>
                <w:i w:val="0"/>
                <w:iCs w:val="0"/>
                <w:sz w:val="32"/>
                <w:szCs w:val="32"/>
              </w:rPr>
            </w:pPr>
            <w:r w:rsidRPr="002967F3">
              <w:rPr>
                <w:rStyle w:val="Enfasidelicata"/>
                <w:rFonts w:ascii="Bell MT" w:hAnsi="Bell MT"/>
                <w:i w:val="0"/>
                <w:iCs w:val="0"/>
                <w:sz w:val="28"/>
                <w:szCs w:val="28"/>
              </w:rPr>
              <w:t xml:space="preserve">The user receives a </w:t>
            </w:r>
            <w:r>
              <w:rPr>
                <w:rStyle w:val="Enfasidelicata"/>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49" w:type="dxa"/>
          </w:tcPr>
          <w:p w14:paraId="78A4D507" w14:textId="77777777" w:rsidR="00290739" w:rsidRPr="002967F3" w:rsidRDefault="00290739" w:rsidP="00290739">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Virtual</w:t>
            </w:r>
            <w:r w:rsidRPr="002967F3">
              <w:rPr>
                <w:rStyle w:val="Enfasidelicata"/>
                <w:rFonts w:ascii="Bell MT" w:hAnsi="Bell MT"/>
                <w:i w:val="0"/>
                <w:iCs w:val="0"/>
                <w:sz w:val="28"/>
                <w:szCs w:val="28"/>
              </w:rPr>
              <w:t xml:space="preserve"> User’s</w:t>
            </w:r>
            <w:r>
              <w:rPr>
                <w:rStyle w:val="Enfasidelicata"/>
                <w:rFonts w:ascii="Bell MT" w:hAnsi="Bell MT"/>
                <w:i w:val="0"/>
                <w:iCs w:val="0"/>
                <w:sz w:val="28"/>
                <w:szCs w:val="28"/>
              </w:rPr>
              <w:t xml:space="preserve"> </w:t>
            </w:r>
            <w:r w:rsidRPr="002967F3">
              <w:rPr>
                <w:rStyle w:val="Enfasidelicata"/>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49" w:type="dxa"/>
          </w:tcPr>
          <w:p w14:paraId="774E5044"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chooses an</w:t>
            </w:r>
            <w:r w:rsidRPr="002967F3">
              <w:rPr>
                <w:rStyle w:val="Enfasidelicata"/>
                <w:rFonts w:ascii="Bell MT" w:hAnsi="Bell MT"/>
                <w:i w:val="0"/>
                <w:iCs w:val="0"/>
                <w:sz w:val="28"/>
                <w:szCs w:val="28"/>
              </w:rPr>
              <w:t xml:space="preserve"> </w:t>
            </w:r>
            <w:r w:rsidRPr="00265DA6">
              <w:rPr>
                <w:rStyle w:val="Enfasidelicata"/>
                <w:rFonts w:ascii="Bell MT" w:hAnsi="Bell MT"/>
                <w:i w:val="0"/>
                <w:iCs w:val="0"/>
                <w:sz w:val="28"/>
                <w:szCs w:val="28"/>
              </w:rPr>
              <w:t>already registered</w:t>
            </w:r>
            <w:r w:rsidRPr="002967F3">
              <w:rPr>
                <w:rStyle w:val="Enfasidelicata"/>
                <w:rFonts w:ascii="Bell MT" w:hAnsi="Bell MT"/>
                <w:i w:val="0"/>
                <w:iCs w:val="0"/>
                <w:sz w:val="28"/>
                <w:szCs w:val="28"/>
              </w:rPr>
              <w:t xml:space="preserve"> username </w:t>
            </w:r>
            <w:r>
              <w:rPr>
                <w:rStyle w:val="Enfasidelicata"/>
                <w:rFonts w:ascii="Bell MT" w:hAnsi="Bell MT"/>
                <w:i w:val="0"/>
                <w:iCs w:val="0"/>
                <w:sz w:val="28"/>
                <w:szCs w:val="28"/>
              </w:rPr>
              <w:t>or email</w:t>
            </w:r>
          </w:p>
          <w:p w14:paraId="126A2915"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fill one or more mandatory fields</w:t>
            </w:r>
          </w:p>
          <w:p w14:paraId="0DB6BF28"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Enfasidelicata"/>
                <w:rFonts w:ascii="Bell MT" w:hAnsi="Bell MT"/>
                <w:i w:val="0"/>
                <w:iCs w:val="0"/>
                <w:sz w:val="28"/>
                <w:szCs w:val="28"/>
              </w:rPr>
            </w:pPr>
            <w:r>
              <w:rPr>
                <w:rStyle w:val="Enfasidelicata"/>
                <w:rFonts w:ascii="Bell MT" w:hAnsi="Bell MT"/>
                <w:i w:val="0"/>
                <w:iCs w:val="0"/>
                <w:sz w:val="28"/>
                <w:szCs w:val="28"/>
              </w:rPr>
              <w:t>For all the exceptions the system notifies the user that an error occurred. The</w:t>
            </w:r>
            <w:r w:rsidRPr="002967F3">
              <w:t xml:space="preserve"> </w:t>
            </w:r>
            <w:r w:rsidRPr="002967F3">
              <w:rPr>
                <w:rStyle w:val="Enfasidelicata"/>
                <w:rFonts w:ascii="Bell MT" w:hAnsi="Bell MT"/>
                <w:sz w:val="28"/>
                <w:szCs w:val="28"/>
              </w:rPr>
              <w:t>Events flow</w:t>
            </w:r>
            <w:r>
              <w:rPr>
                <w:rStyle w:val="Enfasidelicata"/>
                <w:rFonts w:ascii="Bell MT" w:hAnsi="Bell MT"/>
                <w:sz w:val="28"/>
                <w:szCs w:val="28"/>
              </w:rPr>
              <w:t xml:space="preserve"> </w:t>
            </w:r>
            <w:r>
              <w:rPr>
                <w:rStyle w:val="Enfasidelicata"/>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Enfasidelicata"/>
          <w:rFonts w:ascii="Bell MT" w:hAnsi="Bell MT"/>
          <w:sz w:val="36"/>
          <w:szCs w:val="36"/>
        </w:rPr>
      </w:pPr>
    </w:p>
    <w:p w14:paraId="6FB2FC1B" w14:textId="407E8834" w:rsidR="00290739" w:rsidRDefault="00290739" w:rsidP="00290739">
      <w:pPr>
        <w:spacing w:line="240" w:lineRule="auto"/>
        <w:rPr>
          <w:rStyle w:val="Enfasidelicata"/>
          <w:rFonts w:ascii="Bell MT" w:hAnsi="Bell MT"/>
          <w:sz w:val="36"/>
          <w:szCs w:val="36"/>
        </w:rPr>
      </w:pPr>
    </w:p>
    <w:p w14:paraId="513BF80C" w14:textId="04A7D74E" w:rsidR="00290739" w:rsidRDefault="00290739" w:rsidP="00290739">
      <w:pPr>
        <w:spacing w:line="240" w:lineRule="auto"/>
        <w:rPr>
          <w:rStyle w:val="Enfasidelicata"/>
          <w:rFonts w:ascii="Bell MT" w:hAnsi="Bell MT"/>
          <w:sz w:val="36"/>
          <w:szCs w:val="36"/>
        </w:rPr>
      </w:pPr>
    </w:p>
    <w:p w14:paraId="35FB70E0" w14:textId="0A261B4B" w:rsidR="00290739" w:rsidRDefault="00290739" w:rsidP="00290739">
      <w:pPr>
        <w:spacing w:line="240" w:lineRule="auto"/>
        <w:rPr>
          <w:rStyle w:val="Enfasidelicata"/>
          <w:rFonts w:ascii="Bell MT" w:hAnsi="Bell MT"/>
          <w:sz w:val="36"/>
          <w:szCs w:val="36"/>
        </w:rPr>
      </w:pPr>
    </w:p>
    <w:p w14:paraId="72F1BE85" w14:textId="3F26EFF3" w:rsidR="00290739" w:rsidRDefault="00290739" w:rsidP="00290739">
      <w:pPr>
        <w:spacing w:line="240" w:lineRule="auto"/>
        <w:rPr>
          <w:rStyle w:val="Enfasidelicata"/>
          <w:rFonts w:ascii="Bell MT" w:hAnsi="Bell MT"/>
          <w:sz w:val="36"/>
          <w:szCs w:val="36"/>
        </w:rPr>
      </w:pPr>
    </w:p>
    <w:p w14:paraId="53D00C07" w14:textId="6F6A3EB5" w:rsidR="00290739" w:rsidRDefault="00290739" w:rsidP="00290739">
      <w:pPr>
        <w:spacing w:line="240" w:lineRule="auto"/>
        <w:rPr>
          <w:rStyle w:val="Enfasidelicata"/>
          <w:rFonts w:ascii="Bell MT" w:hAnsi="Bell MT"/>
          <w:sz w:val="36"/>
          <w:szCs w:val="36"/>
        </w:rPr>
      </w:pPr>
    </w:p>
    <w:p w14:paraId="59F4A19C" w14:textId="18E8C141" w:rsidR="00290739" w:rsidRDefault="00290739" w:rsidP="00290739">
      <w:pPr>
        <w:spacing w:line="240" w:lineRule="auto"/>
        <w:rPr>
          <w:rStyle w:val="Enfasidelicata"/>
          <w:rFonts w:ascii="Bell MT" w:hAnsi="Bell MT"/>
          <w:sz w:val="36"/>
          <w:szCs w:val="36"/>
        </w:rPr>
      </w:pPr>
    </w:p>
    <w:p w14:paraId="344A9D73" w14:textId="2D871F84" w:rsidR="00290739" w:rsidRDefault="00290739" w:rsidP="00290739">
      <w:pPr>
        <w:spacing w:line="240" w:lineRule="auto"/>
        <w:rPr>
          <w:rStyle w:val="Enfasidelicata"/>
          <w:rFonts w:ascii="Bell MT" w:hAnsi="Bell MT"/>
          <w:sz w:val="36"/>
          <w:szCs w:val="36"/>
        </w:rPr>
      </w:pPr>
    </w:p>
    <w:p w14:paraId="33D0E385" w14:textId="6FB5339D" w:rsidR="00290739" w:rsidRDefault="00290739" w:rsidP="00290739">
      <w:pPr>
        <w:spacing w:line="240" w:lineRule="auto"/>
        <w:rPr>
          <w:rStyle w:val="Enfasidelicata"/>
          <w:rFonts w:ascii="Bell MT" w:hAnsi="Bell MT"/>
          <w:sz w:val="36"/>
          <w:szCs w:val="36"/>
        </w:rPr>
      </w:pPr>
    </w:p>
    <w:p w14:paraId="158A071F" w14:textId="6B3FF81E" w:rsidR="00290739" w:rsidRDefault="00290739" w:rsidP="00290739">
      <w:pPr>
        <w:spacing w:line="240" w:lineRule="auto"/>
        <w:rPr>
          <w:rStyle w:val="Enfasidelicata"/>
          <w:rFonts w:ascii="Bell MT" w:hAnsi="Bell MT"/>
          <w:sz w:val="36"/>
          <w:szCs w:val="36"/>
        </w:rPr>
      </w:pPr>
    </w:p>
    <w:p w14:paraId="101E7829" w14:textId="7BF467AD" w:rsidR="00290739" w:rsidRDefault="00290739" w:rsidP="00290739">
      <w:pPr>
        <w:spacing w:line="240" w:lineRule="auto"/>
        <w:rPr>
          <w:rStyle w:val="Enfasidelicata"/>
          <w:rFonts w:ascii="Bell MT" w:hAnsi="Bell MT"/>
          <w:sz w:val="36"/>
          <w:szCs w:val="36"/>
        </w:rPr>
      </w:pPr>
    </w:p>
    <w:p w14:paraId="6A3A4D2F" w14:textId="59AFEF4C" w:rsidR="00290739" w:rsidRDefault="00290739" w:rsidP="00290739">
      <w:pPr>
        <w:spacing w:line="240" w:lineRule="auto"/>
        <w:rPr>
          <w:rStyle w:val="Enfasidelicata"/>
          <w:rFonts w:ascii="Bell MT" w:hAnsi="Bell MT"/>
          <w:sz w:val="36"/>
          <w:szCs w:val="36"/>
        </w:rPr>
      </w:pPr>
    </w:p>
    <w:p w14:paraId="4D7C0DAD" w14:textId="2B25823C" w:rsidR="00290739" w:rsidRDefault="00290739" w:rsidP="00290739">
      <w:pPr>
        <w:spacing w:line="240" w:lineRule="auto"/>
        <w:rPr>
          <w:rStyle w:val="Enfasidelicata"/>
          <w:rFonts w:ascii="Bell MT" w:hAnsi="Bell MT"/>
          <w:sz w:val="36"/>
          <w:szCs w:val="36"/>
        </w:rPr>
      </w:pPr>
    </w:p>
    <w:p w14:paraId="49609480" w14:textId="192DD33C" w:rsidR="00F21F3F" w:rsidRDefault="00F21F3F" w:rsidP="00290739">
      <w:pPr>
        <w:spacing w:line="240" w:lineRule="auto"/>
        <w:rPr>
          <w:rStyle w:val="Enfasidelicata"/>
          <w:rFonts w:ascii="Bell MT" w:hAnsi="Bell MT"/>
          <w:sz w:val="36"/>
          <w:szCs w:val="36"/>
        </w:rPr>
      </w:pPr>
    </w:p>
    <w:p w14:paraId="0E0D6B62" w14:textId="33DD4620" w:rsidR="00F21F3F" w:rsidRDefault="00F21F3F" w:rsidP="00290739">
      <w:pPr>
        <w:spacing w:line="240" w:lineRule="auto"/>
        <w:rPr>
          <w:rStyle w:val="Enfasidelicata"/>
          <w:rFonts w:ascii="Bell MT" w:hAnsi="Bell MT"/>
          <w:sz w:val="36"/>
          <w:szCs w:val="36"/>
        </w:rPr>
      </w:pPr>
    </w:p>
    <w:p w14:paraId="4AD803F4" w14:textId="5C1C88AC" w:rsidR="00F21F3F" w:rsidRDefault="00F21F3F" w:rsidP="00290739">
      <w:pPr>
        <w:spacing w:line="240" w:lineRule="auto"/>
        <w:rPr>
          <w:rStyle w:val="Enfasidelicata"/>
          <w:rFonts w:ascii="Bell MT" w:hAnsi="Bell MT"/>
          <w:sz w:val="36"/>
          <w:szCs w:val="36"/>
        </w:rPr>
      </w:pPr>
    </w:p>
    <w:p w14:paraId="4DB410F1" w14:textId="0FFABAF4" w:rsidR="00F21F3F" w:rsidRDefault="00F21F3F" w:rsidP="00290739">
      <w:pPr>
        <w:spacing w:line="240" w:lineRule="auto"/>
        <w:rPr>
          <w:rStyle w:val="Enfasidelicata"/>
          <w:rFonts w:ascii="Bell MT" w:hAnsi="Bell MT"/>
          <w:sz w:val="36"/>
          <w:szCs w:val="36"/>
        </w:rPr>
      </w:pPr>
    </w:p>
    <w:p w14:paraId="2545BFD2" w14:textId="7FDC9C2C" w:rsidR="00290739" w:rsidRDefault="00290739" w:rsidP="00290739">
      <w:pPr>
        <w:spacing w:line="240" w:lineRule="auto"/>
        <w:rPr>
          <w:rStyle w:val="Enfasidelicata"/>
          <w:rFonts w:ascii="Bell MT" w:hAnsi="Bell MT"/>
          <w:sz w:val="36"/>
          <w:szCs w:val="36"/>
        </w:rPr>
      </w:pPr>
    </w:p>
    <w:p w14:paraId="4D604FBA" w14:textId="79C619C6" w:rsidR="00290739" w:rsidRDefault="00290739" w:rsidP="007C71D7">
      <w:pPr>
        <w:spacing w:line="240" w:lineRule="auto"/>
        <w:rPr>
          <w:rStyle w:val="Enfasidelicata"/>
          <w:rFonts w:ascii="Bell MT" w:hAnsi="Bell MT"/>
          <w:sz w:val="36"/>
          <w:szCs w:val="36"/>
        </w:rPr>
      </w:pPr>
    </w:p>
    <w:p w14:paraId="3FD7B19F" w14:textId="77777777" w:rsidR="0019584F" w:rsidRPr="007C71D7" w:rsidRDefault="0019584F" w:rsidP="007C71D7">
      <w:pPr>
        <w:spacing w:line="240" w:lineRule="auto"/>
        <w:rPr>
          <w:rStyle w:val="Enfasidelicata"/>
          <w:rFonts w:ascii="Bell MT" w:hAnsi="Bell MT"/>
          <w:sz w:val="36"/>
          <w:szCs w:val="36"/>
        </w:rPr>
      </w:pPr>
    </w:p>
    <w:p w14:paraId="5FF85ED9" w14:textId="05E05664" w:rsidR="00290739" w:rsidRDefault="000A111F" w:rsidP="00290739">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rFonts w:ascii="Bell MT" w:hAnsi="Bell MT"/>
                <w:sz w:val="32"/>
                <w:szCs w:val="32"/>
              </w:rPr>
            </w:pPr>
            <w:r>
              <w:rPr>
                <w:rFonts w:ascii="Bell MT" w:hAnsi="Bell MT"/>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rFonts w:ascii="Bell MT" w:hAnsi="Bell MT"/>
                <w:sz w:val="28"/>
                <w:szCs w:val="28"/>
              </w:rPr>
            </w:pPr>
            <w:r>
              <w:rPr>
                <w:rFonts w:ascii="Bell MT" w:hAnsi="Bell MT"/>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rFonts w:ascii="Bell MT" w:hAnsi="Bell MT"/>
                <w:sz w:val="32"/>
                <w:szCs w:val="32"/>
              </w:rPr>
            </w:pPr>
            <w:r>
              <w:rPr>
                <w:rFonts w:ascii="Bell MT" w:hAnsi="Bell MT"/>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rFonts w:ascii="Bell MT" w:hAnsi="Bell MT"/>
                <w:sz w:val="28"/>
                <w:szCs w:val="28"/>
              </w:rPr>
            </w:pPr>
            <w:r>
              <w:rPr>
                <w:rFonts w:ascii="Bell MT" w:hAnsi="Bell MT"/>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rFonts w:ascii="Bell MT" w:hAnsi="Bell MT"/>
                <w:sz w:val="32"/>
                <w:szCs w:val="32"/>
              </w:rPr>
            </w:pPr>
            <w:r>
              <w:rPr>
                <w:rFonts w:ascii="Bell MT" w:hAnsi="Bell MT"/>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Paragrafoelenco"/>
              <w:numPr>
                <w:ilvl w:val="0"/>
                <w:numId w:val="66"/>
              </w:numPr>
              <w:rPr>
                <w:rStyle w:val="Enfasidelicata"/>
                <w:i w:val="0"/>
                <w:iCs w:val="0"/>
                <w:sz w:val="28"/>
                <w:szCs w:val="28"/>
              </w:rPr>
            </w:pPr>
            <w:r w:rsidRPr="00830712">
              <w:rPr>
                <w:rStyle w:val="Enfasidelicata"/>
                <w:rFonts w:ascii="Bell MT" w:hAnsi="Bell MT"/>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Paragrafoelenco"/>
              <w:numPr>
                <w:ilvl w:val="0"/>
                <w:numId w:val="66"/>
              </w:numPr>
            </w:pPr>
            <w:r>
              <w:rPr>
                <w:rFonts w:ascii="Bell MT" w:hAnsi="Bell MT"/>
                <w:sz w:val="28"/>
                <w:szCs w:val="28"/>
              </w:rPr>
              <w:t xml:space="preserve">The user clicks on the </w:t>
            </w:r>
            <w:r w:rsidRPr="00830712">
              <w:rPr>
                <w:rFonts w:ascii="Bell MT" w:hAnsi="Bell MT"/>
                <w:sz w:val="28"/>
                <w:szCs w:val="28"/>
              </w:rPr>
              <w:t>“Login”</w:t>
            </w:r>
            <w:r>
              <w:rPr>
                <w:rFonts w:ascii="Bell MT" w:hAnsi="Bell MT"/>
                <w:sz w:val="28"/>
                <w:szCs w:val="28"/>
              </w:rPr>
              <w:t xml:space="preserve"> button.</w:t>
            </w:r>
          </w:p>
          <w:p w14:paraId="0F0115CD" w14:textId="77777777" w:rsidR="000A111F" w:rsidRDefault="000A111F" w:rsidP="000A111F">
            <w:pPr>
              <w:pStyle w:val="Paragrafoelenco"/>
              <w:numPr>
                <w:ilvl w:val="0"/>
                <w:numId w:val="66"/>
              </w:numPr>
              <w:rPr>
                <w:rFonts w:ascii="Bell MT" w:hAnsi="Bell MT"/>
                <w:sz w:val="28"/>
                <w:szCs w:val="28"/>
              </w:rPr>
            </w:pPr>
            <w:r>
              <w:rPr>
                <w:rFonts w:ascii="Bell MT" w:hAnsi="Bell MT"/>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rFonts w:ascii="Bell MT" w:hAnsi="Bell MT"/>
                <w:sz w:val="32"/>
                <w:szCs w:val="32"/>
              </w:rPr>
            </w:pPr>
            <w:r>
              <w:rPr>
                <w:rFonts w:ascii="Bell MT" w:hAnsi="Bell MT"/>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rFonts w:ascii="Bell MT" w:hAnsi="Bell MT"/>
                <w:sz w:val="28"/>
                <w:szCs w:val="28"/>
              </w:rPr>
            </w:pPr>
            <w:r>
              <w:rPr>
                <w:rFonts w:ascii="Bell MT" w:hAnsi="Bell MT"/>
                <w:sz w:val="28"/>
                <w:szCs w:val="28"/>
              </w:rPr>
              <w:t xml:space="preserve">The virtual user is successfully redirected to the CLup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rFonts w:ascii="Bell MT" w:hAnsi="Bell MT"/>
                <w:sz w:val="32"/>
                <w:szCs w:val="32"/>
              </w:rPr>
            </w:pPr>
            <w:r>
              <w:rPr>
                <w:rFonts w:ascii="Bell MT" w:hAnsi="Bell MT"/>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rFonts w:ascii="Bell MT" w:hAnsi="Bell MT"/>
                <w:sz w:val="28"/>
                <w:szCs w:val="28"/>
              </w:rPr>
            </w:pPr>
            <w:r>
              <w:rPr>
                <w:rFonts w:ascii="Bell MT" w:hAnsi="Bell MT"/>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rFonts w:ascii="Bell MT" w:hAnsi="Bell MT"/>
                <w:sz w:val="28"/>
                <w:szCs w:val="28"/>
              </w:rPr>
            </w:pPr>
          </w:p>
        </w:tc>
      </w:tr>
    </w:tbl>
    <w:p w14:paraId="5E9DDCEF" w14:textId="42300C7C" w:rsidR="000A111F" w:rsidRDefault="000A111F" w:rsidP="000A111F">
      <w:pPr>
        <w:spacing w:line="240" w:lineRule="auto"/>
        <w:rPr>
          <w:rStyle w:val="Enfasidelicata"/>
          <w:rFonts w:ascii="Bell MT" w:hAnsi="Bell MT"/>
          <w:sz w:val="28"/>
          <w:szCs w:val="28"/>
        </w:rPr>
      </w:pPr>
    </w:p>
    <w:p w14:paraId="485BBF32" w14:textId="02C2CC51" w:rsidR="000A111F" w:rsidRDefault="000A111F" w:rsidP="000A111F">
      <w:pPr>
        <w:spacing w:line="240" w:lineRule="auto"/>
        <w:rPr>
          <w:rStyle w:val="Enfasidelicata"/>
          <w:rFonts w:ascii="Bell MT" w:hAnsi="Bell MT"/>
          <w:sz w:val="28"/>
          <w:szCs w:val="28"/>
        </w:rPr>
      </w:pPr>
    </w:p>
    <w:p w14:paraId="0624E92A" w14:textId="5111AA67" w:rsidR="000A111F" w:rsidRDefault="000A111F" w:rsidP="000A111F">
      <w:pPr>
        <w:spacing w:line="240" w:lineRule="auto"/>
        <w:rPr>
          <w:rStyle w:val="Enfasidelicata"/>
          <w:rFonts w:ascii="Bell MT" w:hAnsi="Bell MT"/>
          <w:sz w:val="28"/>
          <w:szCs w:val="28"/>
        </w:rPr>
      </w:pPr>
    </w:p>
    <w:p w14:paraId="2DC32074" w14:textId="31C0D40A" w:rsidR="000A111F" w:rsidRDefault="000A111F" w:rsidP="000A111F">
      <w:pPr>
        <w:spacing w:line="240" w:lineRule="auto"/>
        <w:rPr>
          <w:rStyle w:val="Enfasidelicata"/>
          <w:rFonts w:ascii="Bell MT" w:hAnsi="Bell MT"/>
          <w:sz w:val="28"/>
          <w:szCs w:val="28"/>
        </w:rPr>
      </w:pPr>
    </w:p>
    <w:p w14:paraId="4D934B90" w14:textId="26C6BB8A" w:rsidR="000A111F" w:rsidRDefault="000A111F" w:rsidP="000A111F">
      <w:pPr>
        <w:spacing w:line="240" w:lineRule="auto"/>
        <w:rPr>
          <w:rStyle w:val="Enfasidelicata"/>
          <w:rFonts w:ascii="Bell MT" w:hAnsi="Bell MT"/>
          <w:sz w:val="28"/>
          <w:szCs w:val="28"/>
        </w:rPr>
      </w:pPr>
    </w:p>
    <w:p w14:paraId="31156A03" w14:textId="1D90B681" w:rsidR="000A111F" w:rsidRDefault="000A111F" w:rsidP="000A111F">
      <w:pPr>
        <w:spacing w:line="240" w:lineRule="auto"/>
        <w:rPr>
          <w:rStyle w:val="Enfasidelicata"/>
          <w:rFonts w:ascii="Bell MT" w:hAnsi="Bell MT"/>
          <w:sz w:val="28"/>
          <w:szCs w:val="28"/>
        </w:rPr>
      </w:pPr>
    </w:p>
    <w:p w14:paraId="53B63C4B" w14:textId="1133E363" w:rsidR="000A111F" w:rsidRDefault="000A111F" w:rsidP="000A111F">
      <w:pPr>
        <w:spacing w:line="240" w:lineRule="auto"/>
        <w:rPr>
          <w:rStyle w:val="Enfasidelicata"/>
          <w:rFonts w:ascii="Bell MT" w:hAnsi="Bell MT"/>
          <w:sz w:val="28"/>
          <w:szCs w:val="28"/>
        </w:rPr>
      </w:pPr>
    </w:p>
    <w:p w14:paraId="0EA71426" w14:textId="3ABCBEB6" w:rsidR="000A111F" w:rsidRDefault="000A111F" w:rsidP="000A111F">
      <w:pPr>
        <w:spacing w:line="240" w:lineRule="auto"/>
        <w:rPr>
          <w:rStyle w:val="Enfasidelicata"/>
          <w:rFonts w:ascii="Bell MT" w:hAnsi="Bell MT"/>
          <w:sz w:val="28"/>
          <w:szCs w:val="28"/>
        </w:rPr>
      </w:pPr>
    </w:p>
    <w:p w14:paraId="75ED1BD7" w14:textId="2451EB23" w:rsidR="000A111F" w:rsidRDefault="000A111F" w:rsidP="000A111F">
      <w:pPr>
        <w:spacing w:line="240" w:lineRule="auto"/>
        <w:rPr>
          <w:rStyle w:val="Enfasidelicata"/>
          <w:rFonts w:ascii="Bell MT" w:hAnsi="Bell MT"/>
          <w:sz w:val="28"/>
          <w:szCs w:val="28"/>
        </w:rPr>
      </w:pPr>
    </w:p>
    <w:p w14:paraId="75B66412" w14:textId="7129F5E1" w:rsidR="000A111F" w:rsidRDefault="000A111F" w:rsidP="000A111F">
      <w:pPr>
        <w:spacing w:line="240" w:lineRule="auto"/>
        <w:rPr>
          <w:rStyle w:val="Enfasidelicata"/>
          <w:rFonts w:ascii="Bell MT" w:hAnsi="Bell MT"/>
          <w:sz w:val="28"/>
          <w:szCs w:val="28"/>
        </w:rPr>
      </w:pPr>
    </w:p>
    <w:p w14:paraId="71CAB5F1" w14:textId="08B2CC79" w:rsidR="000A111F" w:rsidRDefault="000A111F" w:rsidP="000A111F">
      <w:pPr>
        <w:spacing w:line="240" w:lineRule="auto"/>
        <w:rPr>
          <w:rStyle w:val="Enfasidelicata"/>
          <w:rFonts w:ascii="Bell MT" w:hAnsi="Bell MT"/>
          <w:sz w:val="28"/>
          <w:szCs w:val="28"/>
        </w:rPr>
      </w:pPr>
    </w:p>
    <w:p w14:paraId="4E5B036A" w14:textId="149EE1F6" w:rsidR="000A111F" w:rsidRDefault="000A111F" w:rsidP="000A111F">
      <w:pPr>
        <w:spacing w:line="240" w:lineRule="auto"/>
        <w:rPr>
          <w:rStyle w:val="Enfasidelicata"/>
          <w:rFonts w:ascii="Bell MT" w:hAnsi="Bell MT"/>
          <w:sz w:val="28"/>
          <w:szCs w:val="28"/>
        </w:rPr>
      </w:pPr>
    </w:p>
    <w:p w14:paraId="2E4F55C9" w14:textId="349ADB6F" w:rsidR="000A111F" w:rsidRDefault="000A111F" w:rsidP="000A111F">
      <w:pPr>
        <w:spacing w:line="240" w:lineRule="auto"/>
        <w:rPr>
          <w:rStyle w:val="Enfasidelicata"/>
          <w:rFonts w:ascii="Bell MT" w:hAnsi="Bell MT"/>
          <w:sz w:val="28"/>
          <w:szCs w:val="28"/>
        </w:rPr>
      </w:pPr>
    </w:p>
    <w:p w14:paraId="33E0FBE1" w14:textId="592BB650" w:rsidR="000A111F" w:rsidRDefault="000A111F" w:rsidP="000A111F">
      <w:pPr>
        <w:spacing w:line="240" w:lineRule="auto"/>
        <w:rPr>
          <w:rStyle w:val="Enfasidelicata"/>
          <w:rFonts w:ascii="Bell MT" w:hAnsi="Bell MT"/>
          <w:sz w:val="28"/>
          <w:szCs w:val="28"/>
        </w:rPr>
      </w:pPr>
    </w:p>
    <w:p w14:paraId="7CFDF127" w14:textId="35195A0F" w:rsidR="000A111F" w:rsidRDefault="000A111F" w:rsidP="000A111F">
      <w:pPr>
        <w:spacing w:line="240" w:lineRule="auto"/>
        <w:rPr>
          <w:rStyle w:val="Enfasidelicata"/>
          <w:rFonts w:ascii="Bell MT" w:hAnsi="Bell MT"/>
          <w:sz w:val="28"/>
          <w:szCs w:val="28"/>
        </w:rPr>
      </w:pPr>
    </w:p>
    <w:p w14:paraId="28A0B2B7" w14:textId="37F4D1F9" w:rsidR="000A111F" w:rsidRDefault="000A111F" w:rsidP="000A111F">
      <w:pPr>
        <w:spacing w:line="240" w:lineRule="auto"/>
        <w:rPr>
          <w:rStyle w:val="Enfasidelicata"/>
          <w:rFonts w:ascii="Bell MT" w:hAnsi="Bell MT"/>
          <w:sz w:val="28"/>
          <w:szCs w:val="28"/>
        </w:rPr>
      </w:pPr>
    </w:p>
    <w:p w14:paraId="46281FD6" w14:textId="0C5A418B" w:rsidR="000A111F" w:rsidRDefault="000A111F" w:rsidP="000A111F">
      <w:pPr>
        <w:spacing w:line="240" w:lineRule="auto"/>
        <w:rPr>
          <w:rStyle w:val="Enfasidelicata"/>
          <w:rFonts w:ascii="Bell MT" w:hAnsi="Bell MT"/>
          <w:sz w:val="28"/>
          <w:szCs w:val="28"/>
        </w:rPr>
      </w:pPr>
    </w:p>
    <w:p w14:paraId="7D911B14" w14:textId="42C8C733" w:rsidR="000A111F" w:rsidRDefault="000A111F" w:rsidP="000A111F">
      <w:pPr>
        <w:spacing w:line="240" w:lineRule="auto"/>
        <w:rPr>
          <w:rStyle w:val="Enfasidelicata"/>
          <w:rFonts w:ascii="Bell MT" w:hAnsi="Bell MT"/>
          <w:sz w:val="28"/>
          <w:szCs w:val="28"/>
        </w:rPr>
      </w:pPr>
    </w:p>
    <w:p w14:paraId="2B8ECFF6" w14:textId="20CCE171" w:rsidR="000A111F" w:rsidRDefault="000A111F" w:rsidP="000A111F">
      <w:pPr>
        <w:spacing w:line="240" w:lineRule="auto"/>
        <w:rPr>
          <w:rStyle w:val="Enfasidelicata"/>
          <w:rFonts w:ascii="Bell MT" w:hAnsi="Bell MT"/>
          <w:sz w:val="28"/>
          <w:szCs w:val="28"/>
        </w:rPr>
      </w:pPr>
    </w:p>
    <w:p w14:paraId="6EF1740E" w14:textId="3FFE2C48" w:rsidR="000A111F" w:rsidRDefault="000A111F" w:rsidP="000A111F">
      <w:pPr>
        <w:spacing w:line="240" w:lineRule="auto"/>
        <w:rPr>
          <w:rStyle w:val="Enfasidelicata"/>
          <w:rFonts w:ascii="Bell MT" w:hAnsi="Bell MT"/>
          <w:sz w:val="28"/>
          <w:szCs w:val="28"/>
        </w:rPr>
      </w:pPr>
    </w:p>
    <w:p w14:paraId="14F58EEA" w14:textId="2B7868CC" w:rsidR="000A111F" w:rsidRDefault="000A111F" w:rsidP="000A111F">
      <w:pPr>
        <w:spacing w:line="240" w:lineRule="auto"/>
        <w:rPr>
          <w:rStyle w:val="Enfasidelicata"/>
          <w:rFonts w:ascii="Bell MT" w:hAnsi="Bell MT"/>
          <w:sz w:val="28"/>
          <w:szCs w:val="28"/>
        </w:rPr>
      </w:pPr>
    </w:p>
    <w:p w14:paraId="45592004" w14:textId="072E255B" w:rsidR="000A111F" w:rsidRDefault="000A111F" w:rsidP="000A111F">
      <w:pPr>
        <w:spacing w:line="240" w:lineRule="auto"/>
        <w:rPr>
          <w:rStyle w:val="Enfasidelicata"/>
          <w:rFonts w:ascii="Bell MT" w:hAnsi="Bell MT"/>
          <w:sz w:val="28"/>
          <w:szCs w:val="28"/>
        </w:rPr>
      </w:pPr>
    </w:p>
    <w:p w14:paraId="105BB6C1" w14:textId="3E557D46" w:rsidR="000A111F" w:rsidRDefault="000A111F" w:rsidP="00D01022">
      <w:pPr>
        <w:spacing w:line="240" w:lineRule="auto"/>
        <w:rPr>
          <w:ins w:id="1046" w:author="Etion Pinari [2]" w:date="2020-12-06T12:28:00Z"/>
          <w:rStyle w:val="Enfasidelicata"/>
          <w:rFonts w:ascii="Bell MT" w:hAnsi="Bell MT"/>
          <w:sz w:val="28"/>
          <w:szCs w:val="28"/>
        </w:rPr>
      </w:pPr>
    </w:p>
    <w:p w14:paraId="70B3BFBE" w14:textId="3ACFC9A5" w:rsidR="00073837" w:rsidRDefault="00073837" w:rsidP="00D01022">
      <w:pPr>
        <w:spacing w:line="240" w:lineRule="auto"/>
        <w:rPr>
          <w:ins w:id="1047" w:author="Etion Pinari [2]" w:date="2020-12-06T12:28:00Z"/>
          <w:rStyle w:val="Enfasidelicata"/>
          <w:rFonts w:ascii="Bell MT" w:hAnsi="Bell MT"/>
          <w:sz w:val="28"/>
          <w:szCs w:val="28"/>
        </w:rPr>
      </w:pPr>
    </w:p>
    <w:p w14:paraId="50778EE4" w14:textId="77777777" w:rsidR="00073837" w:rsidRPr="00D01022" w:rsidRDefault="00073837" w:rsidP="00D01022">
      <w:pPr>
        <w:spacing w:line="240" w:lineRule="auto"/>
        <w:rPr>
          <w:rStyle w:val="Enfasidelicata"/>
          <w:rFonts w:ascii="Bell MT" w:hAnsi="Bell MT"/>
          <w:sz w:val="28"/>
          <w:szCs w:val="28"/>
        </w:rPr>
      </w:pPr>
    </w:p>
    <w:p w14:paraId="2F242D37" w14:textId="22B2C227" w:rsidR="000A111F" w:rsidRDefault="000A111F" w:rsidP="00290739">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Actors</w:t>
            </w:r>
          </w:p>
        </w:tc>
        <w:tc>
          <w:tcPr>
            <w:tcW w:w="6815" w:type="dxa"/>
          </w:tcPr>
          <w:p w14:paraId="27DB46E5" w14:textId="77777777" w:rsidR="000A111F" w:rsidRPr="00B46C39" w:rsidRDefault="000A111F" w:rsidP="000A111F">
            <w:pPr>
              <w:pStyle w:val="Paragrafoelenco"/>
              <w:ind w:left="0"/>
              <w:rPr>
                <w:rStyle w:val="Enfasidelicata"/>
                <w:rFonts w:ascii="Bell MT" w:hAnsi="Bell MT"/>
                <w:i w:val="0"/>
                <w:iCs w:val="0"/>
                <w:sz w:val="28"/>
                <w:szCs w:val="28"/>
              </w:rPr>
            </w:pPr>
            <w:r w:rsidRPr="00B46C39">
              <w:rPr>
                <w:rStyle w:val="Enfasidelicata"/>
                <w:rFonts w:ascii="Bell MT" w:hAnsi="Bell MT"/>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Entry condition</w:t>
            </w:r>
          </w:p>
        </w:tc>
        <w:tc>
          <w:tcPr>
            <w:tcW w:w="6815" w:type="dxa"/>
          </w:tcPr>
          <w:p w14:paraId="0435461E" w14:textId="77777777" w:rsidR="000A111F" w:rsidRPr="00B46C39" w:rsidRDefault="000A111F" w:rsidP="000A111F">
            <w:pPr>
              <w:pStyle w:val="Paragrafoelenco"/>
              <w:ind w:left="0"/>
              <w:rPr>
                <w:rStyle w:val="Enfasidelicata"/>
                <w:rFonts w:ascii="Bell MT" w:hAnsi="Bell MT"/>
                <w:i w:val="0"/>
                <w:iCs w:val="0"/>
                <w:sz w:val="28"/>
                <w:szCs w:val="28"/>
              </w:rPr>
            </w:pPr>
            <w:r w:rsidRPr="00B46C39">
              <w:rPr>
                <w:rStyle w:val="Enfasidelicata"/>
                <w:rFonts w:ascii="Bell MT" w:hAnsi="Bell MT"/>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Events flow</w:t>
            </w:r>
          </w:p>
        </w:tc>
        <w:tc>
          <w:tcPr>
            <w:tcW w:w="6815" w:type="dxa"/>
          </w:tcPr>
          <w:p w14:paraId="60E6E50B"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user clicks on the “Get ticket” button</w:t>
            </w:r>
          </w:p>
          <w:p w14:paraId="14EDCFB5"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user visualizes through the ticket dispenser’s screen the first available time slot.</w:t>
            </w:r>
          </w:p>
          <w:p w14:paraId="02461E23"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user clicks on the “Confirm” button</w:t>
            </w:r>
          </w:p>
          <w:p w14:paraId="56FECDD9"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ticket dispenser prints</w:t>
            </w:r>
            <w:commentRangeStart w:id="1048"/>
            <w:r w:rsidRPr="00B46C39">
              <w:rPr>
                <w:rStyle w:val="Enfasidelicata"/>
                <w:rFonts w:ascii="Bell MT" w:hAnsi="Bell MT"/>
                <w:i w:val="0"/>
                <w:iCs w:val="0"/>
                <w:sz w:val="28"/>
                <w:szCs w:val="28"/>
              </w:rPr>
              <w:t xml:space="preserve"> </w:t>
            </w:r>
            <w:commentRangeEnd w:id="1048"/>
            <w:r w:rsidRPr="00B46C39">
              <w:rPr>
                <w:rStyle w:val="Rimandocommento"/>
                <w:rFonts w:ascii="Bell MT" w:hAnsi="Bell MT"/>
                <w:i/>
              </w:rPr>
              <w:commentReference w:id="1048"/>
            </w:r>
            <w:r w:rsidRPr="00B46C39">
              <w:rPr>
                <w:rStyle w:val="Enfasidelicata"/>
                <w:rFonts w:ascii="Bell MT" w:hAnsi="Bell MT"/>
                <w:i w:val="0"/>
                <w:iCs w:val="0"/>
                <w:sz w:val="28"/>
                <w:szCs w:val="28"/>
              </w:rPr>
              <w:t>to the user the physical ticket containing:</w:t>
            </w:r>
          </w:p>
          <w:p w14:paraId="082BF353" w14:textId="77777777" w:rsidR="000A111F" w:rsidRPr="00B46C39" w:rsidRDefault="000A111F" w:rsidP="000A111F">
            <w:pPr>
              <w:pStyle w:val="Paragrafoelenco"/>
              <w:numPr>
                <w:ilvl w:val="0"/>
                <w:numId w:val="37"/>
              </w:numPr>
              <w:ind w:left="754" w:hanging="357"/>
              <w:rPr>
                <w:rStyle w:val="Enfasidelicata"/>
                <w:rFonts w:ascii="Bell MT" w:hAnsi="Bell MT"/>
                <w:i w:val="0"/>
                <w:iCs w:val="0"/>
                <w:sz w:val="28"/>
                <w:szCs w:val="28"/>
              </w:rPr>
            </w:pPr>
            <w:r w:rsidRPr="00B46C39">
              <w:rPr>
                <w:rStyle w:val="Enfasidelicata"/>
                <w:rFonts w:ascii="Bell MT" w:hAnsi="Bell MT"/>
                <w:i w:val="0"/>
                <w:iCs w:val="0"/>
                <w:sz w:val="28"/>
                <w:szCs w:val="28"/>
              </w:rPr>
              <w:t>The provided time slot.</w:t>
            </w:r>
          </w:p>
          <w:p w14:paraId="19227A71" w14:textId="77777777" w:rsidR="000A111F" w:rsidRPr="00B46C39" w:rsidRDefault="000A111F" w:rsidP="000A111F">
            <w:pPr>
              <w:pStyle w:val="Paragrafoelenco"/>
              <w:numPr>
                <w:ilvl w:val="0"/>
                <w:numId w:val="37"/>
              </w:numPr>
              <w:ind w:left="754" w:hanging="357"/>
              <w:rPr>
                <w:rStyle w:val="Enfasidelicata"/>
                <w:rFonts w:ascii="Bell MT" w:hAnsi="Bell MT"/>
                <w:i w:val="0"/>
                <w:iCs w:val="0"/>
                <w:sz w:val="28"/>
                <w:szCs w:val="28"/>
              </w:rPr>
            </w:pPr>
            <w:r w:rsidRPr="00B46C39">
              <w:rPr>
                <w:rStyle w:val="Enfasidelicata"/>
                <w:rFonts w:ascii="Bell MT" w:hAnsi="Bell MT"/>
                <w:i w:val="0"/>
                <w:iCs w:val="0"/>
                <w:sz w:val="28"/>
                <w:szCs w:val="28"/>
              </w:rPr>
              <w:t>The store’s name and address.</w:t>
            </w:r>
          </w:p>
          <w:p w14:paraId="5ABFF8DF" w14:textId="77777777" w:rsidR="000A111F" w:rsidRPr="00B46C39" w:rsidRDefault="000A111F" w:rsidP="000A111F">
            <w:pPr>
              <w:pStyle w:val="Paragrafoelenco"/>
              <w:numPr>
                <w:ilvl w:val="0"/>
                <w:numId w:val="37"/>
              </w:numPr>
              <w:ind w:left="754" w:hanging="357"/>
              <w:rPr>
                <w:rStyle w:val="Enfasidelicata"/>
                <w:rFonts w:ascii="Bell MT" w:hAnsi="Bell MT"/>
                <w:i w:val="0"/>
                <w:iCs w:val="0"/>
                <w:sz w:val="28"/>
                <w:szCs w:val="28"/>
              </w:rPr>
            </w:pPr>
            <w:r w:rsidRPr="00B46C39">
              <w:rPr>
                <w:rStyle w:val="Enfasidelicata"/>
                <w:rFonts w:ascii="Bell MT" w:hAnsi="Bell MT"/>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Exit condition</w:t>
            </w:r>
          </w:p>
        </w:tc>
        <w:tc>
          <w:tcPr>
            <w:tcW w:w="6815" w:type="dxa"/>
          </w:tcPr>
          <w:p w14:paraId="3185A600" w14:textId="77777777" w:rsidR="000A111F" w:rsidRPr="00B46C39" w:rsidRDefault="000A111F" w:rsidP="000A111F">
            <w:pPr>
              <w:pStyle w:val="Paragrafoelenco"/>
              <w:ind w:left="0"/>
              <w:rPr>
                <w:rStyle w:val="Enfasidelicata"/>
                <w:rFonts w:ascii="Bell MT" w:hAnsi="Bell MT"/>
                <w:i w:val="0"/>
                <w:iCs w:val="0"/>
                <w:sz w:val="28"/>
                <w:szCs w:val="28"/>
              </w:rPr>
            </w:pPr>
            <w:r w:rsidRPr="00B46C39">
              <w:rPr>
                <w:rStyle w:val="Enfasidelicata"/>
                <w:rFonts w:ascii="Bell MT" w:hAnsi="Bell MT"/>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Exceptions</w:t>
            </w:r>
          </w:p>
        </w:tc>
        <w:tc>
          <w:tcPr>
            <w:tcW w:w="6815" w:type="dxa"/>
          </w:tcPr>
          <w:p w14:paraId="00162264" w14:textId="77777777" w:rsidR="000A111F" w:rsidRPr="00B46C39" w:rsidRDefault="000A111F" w:rsidP="000A111F">
            <w:pPr>
              <w:pStyle w:val="Paragrafoelenco"/>
              <w:numPr>
                <w:ilvl w:val="0"/>
                <w:numId w:val="51"/>
              </w:numPr>
              <w:ind w:left="357" w:hanging="357"/>
              <w:rPr>
                <w:rStyle w:val="Enfasidelicata"/>
                <w:rFonts w:ascii="Bell MT" w:hAnsi="Bell MT"/>
                <w:i w:val="0"/>
                <w:iCs w:val="0"/>
                <w:sz w:val="28"/>
                <w:szCs w:val="28"/>
              </w:rPr>
            </w:pPr>
            <w:r w:rsidRPr="00B46C39">
              <w:rPr>
                <w:rStyle w:val="Enfasidelicata"/>
                <w:rFonts w:ascii="Bell MT" w:hAnsi="Bell MT"/>
                <w:i w:val="0"/>
                <w:iCs w:val="0"/>
                <w:sz w:val="28"/>
                <w:szCs w:val="28"/>
              </w:rPr>
              <w:t>The user refuses the provided time slot clicking on the “Cancel” button.</w:t>
            </w:r>
          </w:p>
          <w:p w14:paraId="6C321305" w14:textId="77777777" w:rsidR="000A111F" w:rsidRPr="00B46C39" w:rsidRDefault="000A111F" w:rsidP="000A111F">
            <w:pPr>
              <w:pStyle w:val="Paragrafoelenco"/>
              <w:ind w:left="357"/>
              <w:rPr>
                <w:rStyle w:val="Enfasidelicata"/>
                <w:rFonts w:ascii="Bell MT" w:hAnsi="Bell MT"/>
                <w:i w:val="0"/>
                <w:iCs w:val="0"/>
                <w:sz w:val="28"/>
                <w:szCs w:val="28"/>
              </w:rPr>
            </w:pPr>
            <w:r w:rsidRPr="00B46C39">
              <w:rPr>
                <w:rStyle w:val="Enfasidelicata"/>
                <w:rFonts w:ascii="Bell MT" w:hAnsi="Bell MT"/>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rFonts w:ascii="Bell MT" w:hAnsi="Bell MT"/>
          <w:sz w:val="28"/>
          <w:szCs w:val="28"/>
        </w:rPr>
      </w:pPr>
    </w:p>
    <w:p w14:paraId="5B74BDB2" w14:textId="289E2F0E" w:rsidR="00B25FA1" w:rsidRDefault="00B25FA1" w:rsidP="00B25FA1">
      <w:pPr>
        <w:spacing w:line="240" w:lineRule="auto"/>
        <w:rPr>
          <w:rStyle w:val="Enfasidelicata"/>
          <w:rFonts w:ascii="Bell MT" w:hAnsi="Bell MT"/>
          <w:sz w:val="28"/>
          <w:szCs w:val="28"/>
        </w:rPr>
      </w:pPr>
    </w:p>
    <w:p w14:paraId="577FFA4F" w14:textId="63B29AD0" w:rsidR="00B25FA1" w:rsidRDefault="00B25FA1" w:rsidP="00B25FA1">
      <w:pPr>
        <w:spacing w:line="240" w:lineRule="auto"/>
        <w:rPr>
          <w:rStyle w:val="Enfasidelicata"/>
          <w:rFonts w:ascii="Bell MT" w:hAnsi="Bell MT"/>
          <w:sz w:val="28"/>
          <w:szCs w:val="28"/>
        </w:rPr>
      </w:pPr>
    </w:p>
    <w:p w14:paraId="55EA0FE7" w14:textId="0F70F1CE" w:rsidR="00B25FA1" w:rsidRDefault="00B25FA1" w:rsidP="00B25FA1">
      <w:pPr>
        <w:spacing w:line="240" w:lineRule="auto"/>
        <w:rPr>
          <w:rStyle w:val="Enfasidelicata"/>
          <w:rFonts w:ascii="Bell MT" w:hAnsi="Bell MT"/>
          <w:sz w:val="28"/>
          <w:szCs w:val="28"/>
        </w:rPr>
      </w:pPr>
    </w:p>
    <w:p w14:paraId="7AF919FD" w14:textId="4166FAEB" w:rsidR="00B25FA1" w:rsidRDefault="00B25FA1" w:rsidP="00B25FA1">
      <w:pPr>
        <w:spacing w:line="240" w:lineRule="auto"/>
        <w:rPr>
          <w:rStyle w:val="Enfasidelicata"/>
          <w:rFonts w:ascii="Bell MT" w:hAnsi="Bell MT"/>
          <w:sz w:val="28"/>
          <w:szCs w:val="28"/>
        </w:rPr>
      </w:pPr>
    </w:p>
    <w:p w14:paraId="26B4D487" w14:textId="0249F9A4" w:rsidR="00B25FA1" w:rsidRDefault="00B25FA1" w:rsidP="00B25FA1">
      <w:pPr>
        <w:spacing w:line="240" w:lineRule="auto"/>
        <w:rPr>
          <w:rStyle w:val="Enfasidelicata"/>
          <w:rFonts w:ascii="Bell MT" w:hAnsi="Bell MT"/>
          <w:sz w:val="28"/>
          <w:szCs w:val="28"/>
        </w:rPr>
      </w:pPr>
    </w:p>
    <w:p w14:paraId="6AFABDB3" w14:textId="304C73EB" w:rsidR="00B25FA1" w:rsidRDefault="00B25FA1" w:rsidP="00B25FA1">
      <w:pPr>
        <w:spacing w:line="240" w:lineRule="auto"/>
        <w:rPr>
          <w:rStyle w:val="Enfasidelicata"/>
          <w:rFonts w:ascii="Bell MT" w:hAnsi="Bell MT"/>
          <w:sz w:val="28"/>
          <w:szCs w:val="28"/>
        </w:rPr>
      </w:pPr>
    </w:p>
    <w:p w14:paraId="0007BA8B" w14:textId="438C1481" w:rsidR="00B25FA1" w:rsidRDefault="00B25FA1" w:rsidP="00B25FA1">
      <w:pPr>
        <w:spacing w:line="240" w:lineRule="auto"/>
        <w:rPr>
          <w:rStyle w:val="Enfasidelicata"/>
          <w:rFonts w:ascii="Bell MT" w:hAnsi="Bell MT"/>
          <w:sz w:val="28"/>
          <w:szCs w:val="28"/>
        </w:rPr>
      </w:pPr>
    </w:p>
    <w:p w14:paraId="6FFB6092" w14:textId="19B4A200" w:rsidR="00B25FA1" w:rsidRDefault="00B25FA1" w:rsidP="00B25FA1">
      <w:pPr>
        <w:spacing w:line="240" w:lineRule="auto"/>
        <w:rPr>
          <w:rStyle w:val="Enfasidelicata"/>
          <w:rFonts w:ascii="Bell MT" w:hAnsi="Bell MT"/>
          <w:sz w:val="28"/>
          <w:szCs w:val="28"/>
        </w:rPr>
      </w:pPr>
    </w:p>
    <w:p w14:paraId="41B78F46" w14:textId="3A004FE4" w:rsidR="00B25FA1" w:rsidRDefault="00B25FA1" w:rsidP="00B25FA1">
      <w:pPr>
        <w:spacing w:line="240" w:lineRule="auto"/>
        <w:rPr>
          <w:rStyle w:val="Enfasidelicata"/>
          <w:rFonts w:ascii="Bell MT" w:hAnsi="Bell MT"/>
          <w:sz w:val="28"/>
          <w:szCs w:val="28"/>
        </w:rPr>
      </w:pPr>
    </w:p>
    <w:p w14:paraId="3905A10A" w14:textId="27FFD3DA" w:rsidR="00B25FA1" w:rsidRDefault="00B25FA1" w:rsidP="00B25FA1">
      <w:pPr>
        <w:spacing w:line="240" w:lineRule="auto"/>
        <w:rPr>
          <w:rStyle w:val="Enfasidelicata"/>
          <w:rFonts w:ascii="Bell MT" w:hAnsi="Bell MT"/>
          <w:sz w:val="28"/>
          <w:szCs w:val="28"/>
        </w:rPr>
      </w:pPr>
    </w:p>
    <w:p w14:paraId="1C6F1628" w14:textId="6CB1CCB4" w:rsidR="00B25FA1" w:rsidRDefault="00B25FA1" w:rsidP="00B25FA1">
      <w:pPr>
        <w:spacing w:line="240" w:lineRule="auto"/>
        <w:rPr>
          <w:rStyle w:val="Enfasidelicata"/>
          <w:rFonts w:ascii="Bell MT" w:hAnsi="Bell MT"/>
          <w:sz w:val="28"/>
          <w:szCs w:val="28"/>
        </w:rPr>
      </w:pPr>
    </w:p>
    <w:p w14:paraId="7C06FCDD" w14:textId="331FA4A5" w:rsidR="00B25FA1" w:rsidRDefault="00B25FA1" w:rsidP="00B25FA1">
      <w:pPr>
        <w:spacing w:line="240" w:lineRule="auto"/>
        <w:rPr>
          <w:rStyle w:val="Enfasidelicata"/>
          <w:rFonts w:ascii="Bell MT" w:hAnsi="Bell MT"/>
          <w:sz w:val="28"/>
          <w:szCs w:val="28"/>
        </w:rPr>
      </w:pPr>
    </w:p>
    <w:p w14:paraId="5FFC193E" w14:textId="65614E6A" w:rsidR="00B25FA1" w:rsidRDefault="00B25FA1" w:rsidP="00B25FA1">
      <w:pPr>
        <w:spacing w:line="240" w:lineRule="auto"/>
        <w:rPr>
          <w:rStyle w:val="Enfasidelicata"/>
          <w:rFonts w:ascii="Bell MT" w:hAnsi="Bell MT"/>
          <w:sz w:val="28"/>
          <w:szCs w:val="28"/>
        </w:rPr>
      </w:pPr>
    </w:p>
    <w:p w14:paraId="610A321D" w14:textId="5F317B2B" w:rsidR="00B25FA1" w:rsidRDefault="00B25FA1" w:rsidP="00B25FA1">
      <w:pPr>
        <w:spacing w:line="240" w:lineRule="auto"/>
        <w:rPr>
          <w:rStyle w:val="Enfasidelicata"/>
          <w:rFonts w:ascii="Bell MT" w:hAnsi="Bell MT"/>
          <w:sz w:val="28"/>
          <w:szCs w:val="28"/>
        </w:rPr>
      </w:pPr>
    </w:p>
    <w:p w14:paraId="084F0B66" w14:textId="5B74F54F" w:rsidR="00B25FA1" w:rsidRDefault="00B25FA1" w:rsidP="00B25FA1">
      <w:pPr>
        <w:spacing w:line="240" w:lineRule="auto"/>
        <w:rPr>
          <w:rStyle w:val="Enfasidelicata"/>
          <w:rFonts w:ascii="Bell MT" w:hAnsi="Bell MT"/>
          <w:sz w:val="28"/>
          <w:szCs w:val="28"/>
        </w:rPr>
      </w:pPr>
    </w:p>
    <w:p w14:paraId="30F3CCD0" w14:textId="14051DBC" w:rsidR="00B25FA1" w:rsidRDefault="00B25FA1" w:rsidP="00B25FA1">
      <w:pPr>
        <w:spacing w:line="240" w:lineRule="auto"/>
        <w:rPr>
          <w:rStyle w:val="Enfasidelicata"/>
          <w:rFonts w:ascii="Bell MT" w:hAnsi="Bell MT"/>
          <w:sz w:val="28"/>
          <w:szCs w:val="28"/>
        </w:rPr>
      </w:pPr>
    </w:p>
    <w:p w14:paraId="2352646E" w14:textId="2AE38D1B" w:rsidR="00B25FA1" w:rsidRDefault="00B25FA1" w:rsidP="00B25FA1">
      <w:pPr>
        <w:spacing w:line="240" w:lineRule="auto"/>
        <w:rPr>
          <w:rStyle w:val="Enfasidelicata"/>
          <w:rFonts w:ascii="Bell MT" w:hAnsi="Bell MT"/>
          <w:sz w:val="28"/>
          <w:szCs w:val="28"/>
        </w:rPr>
      </w:pPr>
    </w:p>
    <w:p w14:paraId="76A900AC" w14:textId="4C8BCBB5" w:rsidR="00B25FA1" w:rsidRDefault="00B25FA1" w:rsidP="00B25FA1">
      <w:pPr>
        <w:spacing w:line="240" w:lineRule="auto"/>
        <w:rPr>
          <w:rStyle w:val="Enfasidelicata"/>
          <w:rFonts w:ascii="Bell MT" w:hAnsi="Bell MT"/>
          <w:sz w:val="28"/>
          <w:szCs w:val="28"/>
        </w:rPr>
      </w:pPr>
    </w:p>
    <w:p w14:paraId="2A12B719" w14:textId="2B06F37B" w:rsidR="00B25FA1" w:rsidRDefault="00B25FA1" w:rsidP="00B25FA1">
      <w:pPr>
        <w:spacing w:line="240" w:lineRule="auto"/>
        <w:rPr>
          <w:rStyle w:val="Enfasidelicata"/>
          <w:rFonts w:ascii="Bell MT" w:hAnsi="Bell MT"/>
          <w:sz w:val="28"/>
          <w:szCs w:val="28"/>
        </w:rPr>
      </w:pPr>
    </w:p>
    <w:p w14:paraId="44B76E68" w14:textId="4C135283" w:rsidR="00B25FA1" w:rsidRDefault="00B25FA1" w:rsidP="00B25FA1">
      <w:pPr>
        <w:spacing w:line="240" w:lineRule="auto"/>
        <w:rPr>
          <w:rStyle w:val="Enfasidelicata"/>
          <w:rFonts w:ascii="Bell MT" w:hAnsi="Bell MT"/>
          <w:sz w:val="28"/>
          <w:szCs w:val="28"/>
        </w:rPr>
      </w:pPr>
    </w:p>
    <w:p w14:paraId="1C51576A" w14:textId="77933F97" w:rsidR="00B25FA1" w:rsidRDefault="00B25FA1" w:rsidP="00B25FA1">
      <w:pPr>
        <w:spacing w:line="240" w:lineRule="auto"/>
        <w:rPr>
          <w:rStyle w:val="Enfasidelicata"/>
          <w:rFonts w:ascii="Bell MT" w:hAnsi="Bell MT"/>
          <w:sz w:val="28"/>
          <w:szCs w:val="28"/>
        </w:rPr>
      </w:pPr>
    </w:p>
    <w:p w14:paraId="66FB8C00" w14:textId="5B36B77C" w:rsidR="00B25FA1" w:rsidRDefault="00B25FA1" w:rsidP="00B25FA1">
      <w:pPr>
        <w:spacing w:line="240" w:lineRule="auto"/>
        <w:rPr>
          <w:rStyle w:val="Enfasidelicata"/>
          <w:rFonts w:ascii="Bell MT" w:hAnsi="Bell MT"/>
          <w:sz w:val="28"/>
          <w:szCs w:val="28"/>
        </w:rPr>
      </w:pPr>
    </w:p>
    <w:p w14:paraId="5D2A07EE" w14:textId="307F2747" w:rsidR="00B25FA1" w:rsidRDefault="00B25FA1" w:rsidP="00B25FA1">
      <w:pPr>
        <w:spacing w:line="240" w:lineRule="auto"/>
        <w:rPr>
          <w:rStyle w:val="Enfasidelicata"/>
          <w:rFonts w:ascii="Bell MT" w:hAnsi="Bell MT"/>
          <w:sz w:val="28"/>
          <w:szCs w:val="28"/>
        </w:rPr>
      </w:pPr>
    </w:p>
    <w:p w14:paraId="1912A543" w14:textId="77777777" w:rsidR="00B25FA1" w:rsidRPr="00B25FA1" w:rsidRDefault="00B25FA1" w:rsidP="007C71D7">
      <w:pPr>
        <w:spacing w:line="240" w:lineRule="auto"/>
        <w:rPr>
          <w:rStyle w:val="Enfasidelicata"/>
          <w:rFonts w:ascii="Bell MT" w:hAnsi="Bell MT"/>
          <w:sz w:val="28"/>
          <w:szCs w:val="28"/>
        </w:rPr>
      </w:pPr>
    </w:p>
    <w:p w14:paraId="4D19EB80" w14:textId="3934D928" w:rsidR="00B25FA1" w:rsidRDefault="00B25FA1" w:rsidP="00290739">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15" w:type="dxa"/>
          </w:tcPr>
          <w:p w14:paraId="7D0079C2" w14:textId="77777777" w:rsidR="00775C1D" w:rsidRPr="00235177"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235177">
              <w:rPr>
                <w:rStyle w:val="Enfasidelicata"/>
                <w:rFonts w:ascii="Bell MT" w:hAnsi="Bell MT"/>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15" w:type="dxa"/>
          </w:tcPr>
          <w:p w14:paraId="0A53556D" w14:textId="77777777" w:rsidR="00775C1D" w:rsidRPr="00235177"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15" w:type="dxa"/>
          </w:tcPr>
          <w:p w14:paraId="35A532DD" w14:textId="77777777" w:rsidR="00775C1D" w:rsidRPr="00701CE5" w:rsidRDefault="00775C1D" w:rsidP="00775C1D">
            <w:pPr>
              <w:pStyle w:val="Paragrafoelenco"/>
              <w:numPr>
                <w:ilvl w:val="0"/>
                <w:numId w:val="29"/>
              </w:numPr>
              <w:ind w:left="357" w:hanging="357"/>
              <w:rPr>
                <w:rStyle w:val="Enfasidelicata"/>
                <w:rFonts w:ascii="Bell MT" w:hAnsi="Bell MT"/>
                <w:i w:val="0"/>
                <w:iCs w:val="0"/>
                <w:sz w:val="28"/>
                <w:szCs w:val="28"/>
              </w:rPr>
            </w:pPr>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“Get </w:t>
            </w:r>
            <w:r>
              <w:rPr>
                <w:rStyle w:val="Enfasidelicata"/>
                <w:rFonts w:ascii="Bell MT" w:hAnsi="Bell MT"/>
                <w:sz w:val="28"/>
                <w:szCs w:val="28"/>
              </w:rPr>
              <w:t>a</w:t>
            </w:r>
            <w:r w:rsidRPr="00AC798A">
              <w:rPr>
                <w:rStyle w:val="Enfasidelicata"/>
                <w:rFonts w:ascii="Bell MT" w:hAnsi="Bell MT"/>
                <w:sz w:val="28"/>
                <w:szCs w:val="28"/>
              </w:rPr>
              <w:t xml:space="preserve"> ticket” </w:t>
            </w:r>
            <w:r w:rsidRPr="00AC798A">
              <w:rPr>
                <w:rStyle w:val="Enfasidelicata"/>
                <w:rFonts w:ascii="Bell MT" w:hAnsi="Bell MT"/>
                <w:i w:val="0"/>
                <w:iCs w:val="0"/>
                <w:sz w:val="28"/>
                <w:szCs w:val="28"/>
              </w:rPr>
              <w:t>button.</w:t>
            </w:r>
          </w:p>
          <w:p w14:paraId="1D9D073A" w14:textId="77777777" w:rsidR="00775C1D" w:rsidRDefault="00775C1D" w:rsidP="00775C1D">
            <w:pPr>
              <w:pStyle w:val="Paragrafoelenco"/>
              <w:numPr>
                <w:ilvl w:val="0"/>
                <w:numId w:val="29"/>
              </w:numPr>
              <w:ind w:left="357" w:hanging="357"/>
              <w:rPr>
                <w:rStyle w:val="Enfasidelicata"/>
                <w:rFonts w:ascii="Bell MT" w:hAnsi="Bell MT"/>
                <w:i w:val="0"/>
                <w:iCs w:val="0"/>
                <w:sz w:val="28"/>
                <w:szCs w:val="28"/>
              </w:rPr>
            </w:pPr>
            <w:r w:rsidRPr="00701CE5">
              <w:rPr>
                <w:rStyle w:val="Enfasidelicata"/>
                <w:rFonts w:ascii="Bell MT" w:hAnsi="Bell MT"/>
                <w:i w:val="0"/>
                <w:iCs w:val="0"/>
                <w:sz w:val="28"/>
                <w:szCs w:val="28"/>
              </w:rPr>
              <w:t xml:space="preserve">The system redirects the user to a page where he can select the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where he would want to go (from a map)</w:t>
            </w:r>
            <w:r>
              <w:rPr>
                <w:rStyle w:val="Enfasidelicata"/>
                <w:rFonts w:ascii="Bell MT" w:hAnsi="Bell MT"/>
                <w:i w:val="0"/>
                <w:iCs w:val="0"/>
                <w:sz w:val="28"/>
                <w:szCs w:val="28"/>
              </w:rPr>
              <w:t>.</w:t>
            </w:r>
          </w:p>
          <w:p w14:paraId="2C2B05BA" w14:textId="77777777" w:rsidR="00775C1D" w:rsidRDefault="00775C1D" w:rsidP="00775C1D">
            <w:pPr>
              <w:pStyle w:val="Paragrafoelenco"/>
              <w:numPr>
                <w:ilvl w:val="0"/>
                <w:numId w:val="29"/>
              </w:numPr>
              <w:ind w:left="357" w:hanging="357"/>
              <w:rPr>
                <w:rStyle w:val="Enfasidelicata"/>
                <w:rFonts w:ascii="Bell MT" w:hAnsi="Bell MT"/>
                <w:i w:val="0"/>
                <w:iCs w:val="0"/>
                <w:sz w:val="28"/>
                <w:szCs w:val="28"/>
              </w:rPr>
            </w:pPr>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user selects a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from the map</w:t>
            </w:r>
            <w:r>
              <w:rPr>
                <w:rStyle w:val="Enfasidelicata"/>
                <w:rFonts w:ascii="Bell MT" w:hAnsi="Bell MT"/>
                <w:i w:val="0"/>
                <w:iCs w:val="0"/>
                <w:sz w:val="28"/>
                <w:szCs w:val="28"/>
              </w:rPr>
              <w:t>.</w:t>
            </w:r>
          </w:p>
          <w:p w14:paraId="09877941" w14:textId="77777777" w:rsidR="00775C1D" w:rsidRPr="00701CE5" w:rsidRDefault="00775C1D" w:rsidP="00775C1D">
            <w:pPr>
              <w:pStyle w:val="Paragrafoelenco"/>
              <w:numPr>
                <w:ilvl w:val="0"/>
                <w:numId w:val="29"/>
              </w:numPr>
              <w:ind w:left="357" w:hanging="357"/>
              <w:rPr>
                <w:rStyle w:val="Enfasidelicata"/>
                <w:rFonts w:ascii="Bell MT" w:hAnsi="Bell MT"/>
                <w:i w:val="0"/>
                <w:iCs w:val="0"/>
                <w:sz w:val="28"/>
                <w:szCs w:val="28"/>
              </w:rPr>
            </w:pPr>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system provides </w:t>
            </w:r>
            <w:r>
              <w:rPr>
                <w:rStyle w:val="Enfasidelicata"/>
                <w:rFonts w:ascii="Bell MT" w:hAnsi="Bell MT"/>
                <w:i w:val="0"/>
                <w:iCs w:val="0"/>
                <w:sz w:val="28"/>
                <w:szCs w:val="28"/>
              </w:rPr>
              <w:t>the first available time slot for the selected store.</w:t>
            </w:r>
          </w:p>
          <w:p w14:paraId="2D436D6F" w14:textId="77777777" w:rsidR="00775C1D" w:rsidRPr="00701CE5" w:rsidRDefault="00775C1D" w:rsidP="00775C1D">
            <w:pPr>
              <w:pStyle w:val="Paragrafoelenco"/>
              <w:numPr>
                <w:ilvl w:val="0"/>
                <w:numId w:val="29"/>
              </w:numPr>
              <w:rPr>
                <w:rStyle w:val="Enfasidelicata"/>
                <w:rFonts w:ascii="Bell MT" w:hAnsi="Bell MT"/>
                <w:i w:val="0"/>
                <w:iCs w:val="0"/>
                <w:sz w:val="28"/>
                <w:szCs w:val="28"/>
              </w:rPr>
            </w:pPr>
            <w:r>
              <w:rPr>
                <w:rStyle w:val="Enfasidelicata"/>
                <w:rFonts w:ascii="Bell MT" w:hAnsi="Bell MT"/>
                <w:i w:val="0"/>
                <w:iCs w:val="0"/>
                <w:sz w:val="28"/>
                <w:szCs w:val="28"/>
              </w:rPr>
              <w:t xml:space="preserve">The user clicks </w:t>
            </w:r>
            <w:r w:rsidRPr="00701CE5">
              <w:rPr>
                <w:rStyle w:val="Enfasidelicata"/>
                <w:rFonts w:ascii="Bell MT" w:hAnsi="Bell MT"/>
                <w:i w:val="0"/>
                <w:iCs w:val="0"/>
                <w:sz w:val="28"/>
                <w:szCs w:val="28"/>
              </w:rPr>
              <w:t xml:space="preserve">on the </w:t>
            </w:r>
            <w:r w:rsidRPr="00701CE5">
              <w:rPr>
                <w:rStyle w:val="Enfasidelicata"/>
                <w:rFonts w:ascii="Bell MT" w:hAnsi="Bell MT"/>
                <w:sz w:val="28"/>
                <w:szCs w:val="28"/>
              </w:rPr>
              <w:t xml:space="preserve">“Confirm” </w:t>
            </w:r>
            <w:r w:rsidRPr="00701CE5">
              <w:rPr>
                <w:rStyle w:val="Enfasidelicata"/>
                <w:rFonts w:ascii="Bell MT" w:hAnsi="Bell MT"/>
                <w:i w:val="0"/>
                <w:iCs w:val="0"/>
                <w:sz w:val="28"/>
                <w:szCs w:val="28"/>
              </w:rPr>
              <w:t>button</w:t>
            </w:r>
            <w:r>
              <w:rPr>
                <w:rStyle w:val="Enfasidelicata"/>
                <w:rFonts w:ascii="Bell MT" w:hAnsi="Bell MT"/>
                <w:i w:val="0"/>
                <w:iCs w:val="0"/>
                <w:sz w:val="28"/>
                <w:szCs w:val="28"/>
              </w:rPr>
              <w:t>.</w:t>
            </w:r>
          </w:p>
          <w:p w14:paraId="0ECA055B" w14:textId="77777777" w:rsidR="00775C1D" w:rsidRPr="00701CE5" w:rsidRDefault="00775C1D" w:rsidP="00775C1D">
            <w:pPr>
              <w:pStyle w:val="Paragrafoelenco"/>
              <w:numPr>
                <w:ilvl w:val="0"/>
                <w:numId w:val="29"/>
              </w:numPr>
              <w:rPr>
                <w:rStyle w:val="Enfasidelicata"/>
                <w:rFonts w:ascii="Bell MT" w:hAnsi="Bell MT"/>
                <w:i w:val="0"/>
                <w:iCs w:val="0"/>
                <w:sz w:val="28"/>
                <w:szCs w:val="28"/>
              </w:rPr>
            </w:pPr>
            <w:r w:rsidRPr="00701CE5">
              <w:rPr>
                <w:rStyle w:val="Enfasidelicata"/>
                <w:rFonts w:ascii="Bell MT" w:hAnsi="Bell MT"/>
                <w:i w:val="0"/>
                <w:iCs w:val="0"/>
                <w:sz w:val="28"/>
                <w:szCs w:val="28"/>
              </w:rPr>
              <w:t>The system notifies the user that the procedure has been successfully managed.</w:t>
            </w:r>
          </w:p>
          <w:p w14:paraId="773C3937" w14:textId="77777777" w:rsidR="00775C1D" w:rsidRPr="00701CE5" w:rsidRDefault="00775C1D" w:rsidP="00775C1D">
            <w:pPr>
              <w:pStyle w:val="Paragrafoelenco"/>
              <w:numPr>
                <w:ilvl w:val="0"/>
                <w:numId w:val="29"/>
              </w:numPr>
              <w:rPr>
                <w:rStyle w:val="Enfasidelicata"/>
                <w:rFonts w:ascii="Bell MT" w:hAnsi="Bell MT"/>
                <w:i w:val="0"/>
                <w:iCs w:val="0"/>
                <w:sz w:val="28"/>
                <w:szCs w:val="28"/>
              </w:rPr>
            </w:pPr>
            <w:r w:rsidRPr="00701CE5">
              <w:rPr>
                <w:rStyle w:val="Enfasidelicata"/>
                <w:rFonts w:ascii="Bell MT" w:hAnsi="Bell MT"/>
                <w:i w:val="0"/>
                <w:iCs w:val="0"/>
                <w:sz w:val="28"/>
                <w:szCs w:val="28"/>
              </w:rPr>
              <w:t>The system sends to the user the virtual ticket containing:</w:t>
            </w:r>
          </w:p>
          <w:p w14:paraId="5C6BE5EB" w14:textId="77777777" w:rsidR="00775C1D" w:rsidRDefault="00775C1D" w:rsidP="00775C1D">
            <w:pPr>
              <w:pStyle w:val="Paragrafoelenco"/>
              <w:numPr>
                <w:ilvl w:val="0"/>
                <w:numId w:val="37"/>
              </w:numPr>
              <w:ind w:left="754" w:hanging="357"/>
              <w:rPr>
                <w:rStyle w:val="Enfasidelicata"/>
                <w:rFonts w:ascii="Bell MT" w:hAnsi="Bell MT"/>
                <w:i w:val="0"/>
                <w:iCs w:val="0"/>
                <w:sz w:val="28"/>
                <w:szCs w:val="28"/>
              </w:rPr>
            </w:pPr>
            <w:r w:rsidRPr="00701CE5">
              <w:rPr>
                <w:rStyle w:val="Enfasidelicata"/>
                <w:rFonts w:ascii="Bell MT" w:hAnsi="Bell MT"/>
                <w:i w:val="0"/>
                <w:iCs w:val="0"/>
                <w:sz w:val="28"/>
                <w:szCs w:val="28"/>
              </w:rPr>
              <w:t>The user’s selected</w:t>
            </w:r>
            <w:r>
              <w:rPr>
                <w:rStyle w:val="Enfasidelicata"/>
                <w:rFonts w:ascii="Bell MT" w:hAnsi="Bell MT"/>
                <w:i w:val="0"/>
                <w:iCs w:val="0"/>
                <w:sz w:val="28"/>
                <w:szCs w:val="28"/>
              </w:rPr>
              <w:t xml:space="preserve"> time slot.</w:t>
            </w:r>
          </w:p>
          <w:p w14:paraId="32605ACA" w14:textId="77777777" w:rsidR="00775C1D" w:rsidRDefault="00775C1D" w:rsidP="00775C1D">
            <w:pPr>
              <w:pStyle w:val="Paragrafoelenco"/>
              <w:numPr>
                <w:ilvl w:val="0"/>
                <w:numId w:val="37"/>
              </w:numPr>
              <w:ind w:left="754" w:hanging="357"/>
              <w:rPr>
                <w:rStyle w:val="Enfasidelicata"/>
                <w:rFonts w:ascii="Bell MT" w:hAnsi="Bell MT"/>
                <w:i w:val="0"/>
                <w:iCs w:val="0"/>
                <w:sz w:val="28"/>
                <w:szCs w:val="28"/>
              </w:rPr>
            </w:pPr>
            <w:r>
              <w:rPr>
                <w:rStyle w:val="Enfasidelicata"/>
                <w:rFonts w:ascii="Bell MT" w:hAnsi="Bell MT"/>
                <w:i w:val="0"/>
                <w:iCs w:val="0"/>
                <w:sz w:val="28"/>
                <w:szCs w:val="28"/>
              </w:rPr>
              <w:t>The store’s name and address.</w:t>
            </w:r>
          </w:p>
          <w:p w14:paraId="3587B8DF" w14:textId="77777777" w:rsidR="00775C1D" w:rsidRPr="00701CE5" w:rsidRDefault="00775C1D" w:rsidP="00775C1D">
            <w:pPr>
              <w:pStyle w:val="Paragrafoelenco"/>
              <w:numPr>
                <w:ilvl w:val="0"/>
                <w:numId w:val="37"/>
              </w:numPr>
              <w:ind w:left="754" w:hanging="357"/>
              <w:rPr>
                <w:rStyle w:val="Enfasidelicata"/>
                <w:rFonts w:ascii="Bell MT" w:hAnsi="Bell MT"/>
                <w:i w:val="0"/>
                <w:iCs w:val="0"/>
                <w:sz w:val="28"/>
                <w:szCs w:val="28"/>
              </w:rPr>
            </w:pPr>
            <w:r>
              <w:rPr>
                <w:rStyle w:val="Enfasidelicata"/>
                <w:rFonts w:ascii="Bell MT" w:hAnsi="Bell MT"/>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15" w:type="dxa"/>
          </w:tcPr>
          <w:p w14:paraId="6B6207D0" w14:textId="77777777" w:rsidR="00775C1D" w:rsidRPr="002967F3"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15" w:type="dxa"/>
          </w:tcPr>
          <w:p w14:paraId="1D5F945B" w14:textId="77777777" w:rsidR="00775C1D" w:rsidRDefault="00775C1D" w:rsidP="00775C1D">
            <w:pPr>
              <w:pStyle w:val="Paragrafoelenco"/>
              <w:numPr>
                <w:ilvl w:val="0"/>
                <w:numId w:val="51"/>
              </w:numPr>
              <w:ind w:left="357" w:hanging="357"/>
              <w:rPr>
                <w:rStyle w:val="Enfasidelicata"/>
                <w:rFonts w:ascii="Bell MT" w:hAnsi="Bell MT"/>
                <w:i w:val="0"/>
                <w:iCs w:val="0"/>
                <w:sz w:val="28"/>
                <w:szCs w:val="28"/>
              </w:rPr>
            </w:pPr>
            <w:r>
              <w:rPr>
                <w:rStyle w:val="Enfasidelicata"/>
                <w:rFonts w:ascii="Bell MT" w:hAnsi="Bell MT"/>
                <w:i w:val="0"/>
                <w:iCs w:val="0"/>
                <w:sz w:val="28"/>
                <w:szCs w:val="28"/>
              </w:rPr>
              <w:t xml:space="preserve">The user refuses the provided time slot clicking on the </w:t>
            </w:r>
            <w:r w:rsidRPr="00EA3631">
              <w:rPr>
                <w:rStyle w:val="Enfasidelicata"/>
                <w:rFonts w:ascii="Bell MT" w:hAnsi="Bell MT"/>
                <w:sz w:val="28"/>
                <w:szCs w:val="28"/>
              </w:rPr>
              <w:t>“</w:t>
            </w:r>
            <w:r>
              <w:rPr>
                <w:rStyle w:val="Enfasidelicata"/>
                <w:rFonts w:ascii="Bell MT" w:hAnsi="Bell MT"/>
                <w:sz w:val="28"/>
                <w:szCs w:val="28"/>
              </w:rPr>
              <w:t>Cancel</w:t>
            </w:r>
            <w:r w:rsidRPr="00EA3631">
              <w:rPr>
                <w:rStyle w:val="Enfasidelicata"/>
                <w:rFonts w:ascii="Bell MT" w:hAnsi="Bell MT"/>
                <w:sz w:val="28"/>
                <w:szCs w:val="28"/>
              </w:rPr>
              <w:t>”</w:t>
            </w:r>
            <w:r>
              <w:rPr>
                <w:rStyle w:val="Enfasidelicata"/>
                <w:rFonts w:ascii="Bell MT" w:hAnsi="Bell MT"/>
                <w:sz w:val="28"/>
                <w:szCs w:val="28"/>
              </w:rPr>
              <w:t xml:space="preserve"> </w:t>
            </w:r>
            <w:r>
              <w:rPr>
                <w:rStyle w:val="Enfasidelicata"/>
                <w:rFonts w:ascii="Bell MT" w:hAnsi="Bell MT"/>
                <w:i w:val="0"/>
                <w:iCs w:val="0"/>
                <w:sz w:val="28"/>
                <w:szCs w:val="28"/>
              </w:rPr>
              <w:t>button.</w:t>
            </w:r>
          </w:p>
          <w:p w14:paraId="76CB3A00" w14:textId="77777777" w:rsidR="00775C1D" w:rsidRPr="001C2511"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The system redirects the user to the homepage (</w:t>
            </w:r>
            <w:r w:rsidRPr="00EA3631">
              <w:rPr>
                <w:rStyle w:val="Enfasidelicata"/>
                <w:rFonts w:ascii="Bell MT" w:hAnsi="Bell MT"/>
                <w:sz w:val="28"/>
                <w:szCs w:val="28"/>
              </w:rPr>
              <w:t>Events flow</w:t>
            </w:r>
            <w:r>
              <w:rPr>
                <w:rStyle w:val="Enfasidelicata"/>
                <w:rFonts w:ascii="Bell MT" w:hAnsi="Bell MT"/>
                <w:i w:val="0"/>
                <w:iCs w:val="0"/>
                <w:sz w:val="28"/>
                <w:szCs w:val="28"/>
              </w:rPr>
              <w:t xml:space="preserve"> starts again from event 1).</w:t>
            </w:r>
          </w:p>
        </w:tc>
      </w:tr>
    </w:tbl>
    <w:p w14:paraId="3B7B9698" w14:textId="157AF792" w:rsidR="00B70FCF" w:rsidRDefault="00B70FCF" w:rsidP="00B70FCF">
      <w:pPr>
        <w:spacing w:line="240" w:lineRule="auto"/>
        <w:rPr>
          <w:rStyle w:val="Enfasidelicata"/>
          <w:rFonts w:ascii="Bell MT" w:hAnsi="Bell MT"/>
          <w:sz w:val="28"/>
          <w:szCs w:val="28"/>
        </w:rPr>
      </w:pPr>
    </w:p>
    <w:p w14:paraId="29785E94" w14:textId="09D112A2" w:rsidR="00B70FCF" w:rsidRDefault="00B70FCF" w:rsidP="00B70FCF">
      <w:pPr>
        <w:spacing w:line="240" w:lineRule="auto"/>
        <w:rPr>
          <w:rStyle w:val="Enfasidelicata"/>
          <w:rFonts w:ascii="Bell MT" w:hAnsi="Bell MT"/>
          <w:sz w:val="28"/>
          <w:szCs w:val="28"/>
        </w:rPr>
      </w:pPr>
    </w:p>
    <w:p w14:paraId="34C4938A" w14:textId="745CE1EE" w:rsidR="00B70FCF" w:rsidRDefault="00B70FCF" w:rsidP="00B70FCF">
      <w:pPr>
        <w:spacing w:line="240" w:lineRule="auto"/>
        <w:rPr>
          <w:rStyle w:val="Enfasidelicata"/>
          <w:rFonts w:ascii="Bell MT" w:hAnsi="Bell MT"/>
          <w:sz w:val="28"/>
          <w:szCs w:val="28"/>
        </w:rPr>
      </w:pPr>
    </w:p>
    <w:p w14:paraId="2A546EA2" w14:textId="04250A68" w:rsidR="00B70FCF" w:rsidRDefault="00B70FCF" w:rsidP="00B70FCF">
      <w:pPr>
        <w:spacing w:line="240" w:lineRule="auto"/>
        <w:rPr>
          <w:rStyle w:val="Enfasidelicata"/>
          <w:rFonts w:ascii="Bell MT" w:hAnsi="Bell MT"/>
          <w:sz w:val="28"/>
          <w:szCs w:val="28"/>
        </w:rPr>
      </w:pPr>
    </w:p>
    <w:p w14:paraId="1C0CEB2F" w14:textId="36A734C7" w:rsidR="00B70FCF" w:rsidRDefault="00B70FCF" w:rsidP="00B70FCF">
      <w:pPr>
        <w:spacing w:line="240" w:lineRule="auto"/>
        <w:rPr>
          <w:rStyle w:val="Enfasidelicata"/>
          <w:rFonts w:ascii="Bell MT" w:hAnsi="Bell MT"/>
          <w:sz w:val="28"/>
          <w:szCs w:val="28"/>
        </w:rPr>
      </w:pPr>
    </w:p>
    <w:p w14:paraId="47A093CE" w14:textId="765313AF" w:rsidR="00B70FCF" w:rsidRDefault="00B70FCF" w:rsidP="00B70FCF">
      <w:pPr>
        <w:spacing w:line="240" w:lineRule="auto"/>
        <w:rPr>
          <w:rStyle w:val="Enfasidelicata"/>
          <w:rFonts w:ascii="Bell MT" w:hAnsi="Bell MT"/>
          <w:sz w:val="28"/>
          <w:szCs w:val="28"/>
        </w:rPr>
      </w:pPr>
    </w:p>
    <w:p w14:paraId="6C271636" w14:textId="328BF65A" w:rsidR="00B70FCF" w:rsidRDefault="00B70FCF" w:rsidP="00B70FCF">
      <w:pPr>
        <w:spacing w:line="240" w:lineRule="auto"/>
        <w:rPr>
          <w:rStyle w:val="Enfasidelicata"/>
          <w:rFonts w:ascii="Bell MT" w:hAnsi="Bell MT"/>
          <w:sz w:val="28"/>
          <w:szCs w:val="28"/>
        </w:rPr>
      </w:pPr>
    </w:p>
    <w:p w14:paraId="3E76A15A" w14:textId="6818DE8C" w:rsidR="00B70FCF" w:rsidRDefault="00B70FCF" w:rsidP="00B70FCF">
      <w:pPr>
        <w:spacing w:line="240" w:lineRule="auto"/>
        <w:rPr>
          <w:rStyle w:val="Enfasidelicata"/>
          <w:rFonts w:ascii="Bell MT" w:hAnsi="Bell MT"/>
          <w:sz w:val="28"/>
          <w:szCs w:val="28"/>
        </w:rPr>
      </w:pPr>
    </w:p>
    <w:p w14:paraId="1D1E8D6F" w14:textId="3824965E" w:rsidR="00B70FCF" w:rsidRDefault="00B70FCF" w:rsidP="00B70FCF">
      <w:pPr>
        <w:spacing w:line="240" w:lineRule="auto"/>
        <w:rPr>
          <w:rStyle w:val="Enfasidelicata"/>
          <w:rFonts w:ascii="Bell MT" w:hAnsi="Bell MT"/>
          <w:sz w:val="28"/>
          <w:szCs w:val="28"/>
        </w:rPr>
      </w:pPr>
    </w:p>
    <w:p w14:paraId="6EA97314" w14:textId="75B0CBC9" w:rsidR="00B70FCF" w:rsidRDefault="00B70FCF" w:rsidP="00B70FCF">
      <w:pPr>
        <w:spacing w:line="240" w:lineRule="auto"/>
        <w:rPr>
          <w:rStyle w:val="Enfasidelicata"/>
          <w:rFonts w:ascii="Bell MT" w:hAnsi="Bell MT"/>
          <w:sz w:val="28"/>
          <w:szCs w:val="28"/>
        </w:rPr>
      </w:pPr>
    </w:p>
    <w:p w14:paraId="1A86D23C" w14:textId="413C1725" w:rsidR="00B70FCF" w:rsidRDefault="00B70FCF" w:rsidP="00B70FCF">
      <w:pPr>
        <w:spacing w:line="240" w:lineRule="auto"/>
        <w:rPr>
          <w:rStyle w:val="Enfasidelicata"/>
          <w:rFonts w:ascii="Bell MT" w:hAnsi="Bell MT"/>
          <w:sz w:val="28"/>
          <w:szCs w:val="28"/>
        </w:rPr>
      </w:pPr>
    </w:p>
    <w:p w14:paraId="3950CDFE" w14:textId="6BFB6429" w:rsidR="00B70FCF" w:rsidRDefault="00B70FCF" w:rsidP="00B70FCF">
      <w:pPr>
        <w:spacing w:line="240" w:lineRule="auto"/>
        <w:rPr>
          <w:rStyle w:val="Enfasidelicata"/>
          <w:rFonts w:ascii="Bell MT" w:hAnsi="Bell MT"/>
          <w:sz w:val="28"/>
          <w:szCs w:val="28"/>
        </w:rPr>
      </w:pPr>
    </w:p>
    <w:p w14:paraId="263E5F66" w14:textId="41DE921D" w:rsidR="00B70FCF" w:rsidRDefault="00B70FCF" w:rsidP="00B70FCF">
      <w:pPr>
        <w:spacing w:line="240" w:lineRule="auto"/>
        <w:rPr>
          <w:rStyle w:val="Enfasidelicata"/>
          <w:rFonts w:ascii="Bell MT" w:hAnsi="Bell MT"/>
          <w:sz w:val="28"/>
          <w:szCs w:val="28"/>
        </w:rPr>
      </w:pPr>
    </w:p>
    <w:p w14:paraId="12983602" w14:textId="745CAB89" w:rsidR="00B70FCF" w:rsidRDefault="00B70FCF" w:rsidP="00B70FCF">
      <w:pPr>
        <w:spacing w:line="240" w:lineRule="auto"/>
        <w:rPr>
          <w:rStyle w:val="Enfasidelicata"/>
          <w:rFonts w:ascii="Bell MT" w:hAnsi="Bell MT"/>
          <w:sz w:val="28"/>
          <w:szCs w:val="28"/>
        </w:rPr>
      </w:pPr>
    </w:p>
    <w:p w14:paraId="222DAB8B" w14:textId="4D1AC83D" w:rsidR="00B70FCF" w:rsidRDefault="00B70FCF" w:rsidP="00B70FCF">
      <w:pPr>
        <w:spacing w:line="240" w:lineRule="auto"/>
        <w:rPr>
          <w:rStyle w:val="Enfasidelicata"/>
          <w:rFonts w:ascii="Bell MT" w:hAnsi="Bell MT"/>
          <w:sz w:val="28"/>
          <w:szCs w:val="28"/>
        </w:rPr>
      </w:pPr>
    </w:p>
    <w:p w14:paraId="1780B6B6" w14:textId="3FEE22D5" w:rsidR="00B70FCF" w:rsidRDefault="00B70FCF" w:rsidP="00B70FCF">
      <w:pPr>
        <w:spacing w:line="240" w:lineRule="auto"/>
        <w:rPr>
          <w:rStyle w:val="Enfasidelicata"/>
          <w:rFonts w:ascii="Bell MT" w:hAnsi="Bell MT"/>
          <w:sz w:val="28"/>
          <w:szCs w:val="28"/>
        </w:rPr>
      </w:pPr>
    </w:p>
    <w:p w14:paraId="2DBB207E" w14:textId="7EDA56D0" w:rsidR="00B70FCF" w:rsidRDefault="00B70FCF" w:rsidP="00B70FCF">
      <w:pPr>
        <w:spacing w:line="240" w:lineRule="auto"/>
        <w:rPr>
          <w:rStyle w:val="Enfasidelicata"/>
          <w:rFonts w:ascii="Bell MT" w:hAnsi="Bell MT"/>
          <w:sz w:val="28"/>
          <w:szCs w:val="28"/>
        </w:rPr>
      </w:pPr>
    </w:p>
    <w:p w14:paraId="19416FFD" w14:textId="7E71EB4A" w:rsidR="00B70FCF" w:rsidRDefault="00B70FCF" w:rsidP="00B70FCF">
      <w:pPr>
        <w:spacing w:line="240" w:lineRule="auto"/>
        <w:rPr>
          <w:rStyle w:val="Enfasidelicata"/>
          <w:rFonts w:ascii="Bell MT" w:hAnsi="Bell MT"/>
          <w:sz w:val="28"/>
          <w:szCs w:val="28"/>
        </w:rPr>
      </w:pPr>
    </w:p>
    <w:p w14:paraId="735C606E" w14:textId="39EC4131" w:rsidR="00B70FCF" w:rsidRDefault="00B70FCF" w:rsidP="00B70FCF">
      <w:pPr>
        <w:spacing w:line="240" w:lineRule="auto"/>
        <w:rPr>
          <w:rStyle w:val="Enfasidelicata"/>
          <w:rFonts w:ascii="Bell MT" w:hAnsi="Bell MT"/>
          <w:sz w:val="28"/>
          <w:szCs w:val="28"/>
        </w:rPr>
      </w:pPr>
    </w:p>
    <w:p w14:paraId="378DB790" w14:textId="52C7E315" w:rsidR="00B70FCF" w:rsidRDefault="00B70FCF" w:rsidP="00B70FCF">
      <w:pPr>
        <w:spacing w:line="240" w:lineRule="auto"/>
        <w:rPr>
          <w:rStyle w:val="Enfasidelicata"/>
          <w:rFonts w:ascii="Bell MT" w:hAnsi="Bell MT"/>
          <w:sz w:val="28"/>
          <w:szCs w:val="28"/>
        </w:rPr>
      </w:pPr>
    </w:p>
    <w:p w14:paraId="595F7950" w14:textId="3EBDE65A" w:rsidR="00B70FCF" w:rsidRDefault="00B70FCF" w:rsidP="00B70FCF">
      <w:pPr>
        <w:spacing w:line="240" w:lineRule="auto"/>
        <w:rPr>
          <w:rStyle w:val="Enfasidelicata"/>
          <w:rFonts w:ascii="Bell MT" w:hAnsi="Bell MT"/>
          <w:sz w:val="28"/>
          <w:szCs w:val="28"/>
        </w:rPr>
      </w:pPr>
    </w:p>
    <w:p w14:paraId="163AE0F1" w14:textId="6BD433A6" w:rsidR="00B70FCF" w:rsidRDefault="00B70FCF" w:rsidP="00B70FCF">
      <w:pPr>
        <w:spacing w:line="240" w:lineRule="auto"/>
        <w:rPr>
          <w:rStyle w:val="Enfasidelicata"/>
          <w:rFonts w:ascii="Bell MT" w:hAnsi="Bell MT"/>
          <w:sz w:val="28"/>
          <w:szCs w:val="28"/>
        </w:rPr>
      </w:pPr>
    </w:p>
    <w:p w14:paraId="46CE46B0" w14:textId="57893A15" w:rsidR="00B70FCF" w:rsidRDefault="00B70FCF" w:rsidP="00B70FCF">
      <w:pPr>
        <w:spacing w:line="240" w:lineRule="auto"/>
        <w:rPr>
          <w:rStyle w:val="Enfasidelicata"/>
          <w:rFonts w:ascii="Bell MT" w:hAnsi="Bell MT"/>
          <w:sz w:val="28"/>
          <w:szCs w:val="28"/>
        </w:rPr>
      </w:pPr>
    </w:p>
    <w:p w14:paraId="468621CD" w14:textId="77777777" w:rsidR="001C30C0" w:rsidRDefault="001C30C0" w:rsidP="00B70FCF">
      <w:pPr>
        <w:spacing w:line="240" w:lineRule="auto"/>
        <w:rPr>
          <w:rStyle w:val="Enfasidelicata"/>
          <w:rFonts w:ascii="Bell MT" w:hAnsi="Bell MT"/>
          <w:sz w:val="28"/>
          <w:szCs w:val="28"/>
        </w:rPr>
      </w:pPr>
    </w:p>
    <w:p w14:paraId="67D67FB4" w14:textId="2AEE0238" w:rsidR="00B70FCF" w:rsidRDefault="00B70FCF" w:rsidP="00B70FCF">
      <w:pPr>
        <w:spacing w:line="240" w:lineRule="auto"/>
        <w:rPr>
          <w:rStyle w:val="Enfasidelicata"/>
          <w:rFonts w:ascii="Bell MT" w:hAnsi="Bell MT"/>
          <w:sz w:val="28"/>
          <w:szCs w:val="28"/>
        </w:rPr>
      </w:pPr>
    </w:p>
    <w:p w14:paraId="7D9ADD9D" w14:textId="50990EF1" w:rsidR="00B70FCF" w:rsidRDefault="00B70FCF" w:rsidP="00290739">
      <w:pPr>
        <w:pStyle w:val="Paragrafoelenco"/>
        <w:numPr>
          <w:ilvl w:val="0"/>
          <w:numId w:val="42"/>
        </w:numPr>
        <w:spacing w:line="240" w:lineRule="auto"/>
        <w:rPr>
          <w:rStyle w:val="Enfasidelicata"/>
          <w:rFonts w:ascii="Bell MT" w:hAnsi="Bell MT"/>
          <w:sz w:val="28"/>
          <w:szCs w:val="28"/>
        </w:rPr>
      </w:pPr>
      <w:r w:rsidRPr="699595DC">
        <w:rPr>
          <w:rStyle w:val="Enfasidelicata"/>
          <w:rFonts w:ascii="Bell MT" w:hAnsi="Bell MT"/>
          <w:sz w:val="28"/>
          <w:szCs w:val="28"/>
        </w:rPr>
        <w:lastRenderedPageBreak/>
        <w:t>Suggestion</w:t>
      </w:r>
      <w:ins w:id="1049" w:author="Giorgio Romeo" w:date="2020-12-07T22:55:00Z">
        <w:r w:rsidR="00AC163C">
          <w:rPr>
            <w:rStyle w:val="Enfasidelicata"/>
            <w:rFonts w:ascii="Bell MT" w:hAnsi="Bell MT"/>
            <w:sz w:val="28"/>
            <w:szCs w:val="28"/>
          </w:rPr>
          <w:t xml:space="preserve"> of</w:t>
        </w:r>
      </w:ins>
      <w:r w:rsidRPr="699595DC">
        <w:rPr>
          <w:rStyle w:val="Enfasidelicata"/>
          <w:rFonts w:ascii="Bell MT" w:hAnsi="Bell MT"/>
          <w:sz w:val="28"/>
          <w:szCs w:val="28"/>
        </w:rPr>
        <w:t xml:space="preserve">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0EB977C8"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0C722429" w14:textId="77777777" w:rsidR="00775C1D" w:rsidRPr="00923D58"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57BA7AD3" w14:textId="77777777" w:rsidR="00775C1D"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 xml:space="preserve">The first four events are the same of the </w:t>
            </w:r>
            <w:r w:rsidRPr="00B920D4">
              <w:rPr>
                <w:rStyle w:val="Enfasidelicata"/>
                <w:rFonts w:ascii="Bell MT" w:hAnsi="Bell MT"/>
                <w:sz w:val="28"/>
                <w:szCs w:val="28"/>
              </w:rPr>
              <w:t>“</w:t>
            </w:r>
            <w:r>
              <w:rPr>
                <w:rStyle w:val="Enfasidelicata"/>
                <w:rFonts w:ascii="Bell MT" w:hAnsi="Bell MT"/>
                <w:sz w:val="28"/>
                <w:szCs w:val="28"/>
              </w:rPr>
              <w:t>Get Virtual Ticket</w:t>
            </w:r>
            <w:r w:rsidRPr="00B920D4">
              <w:rPr>
                <w:rStyle w:val="Enfasidelicata"/>
                <w:rFonts w:ascii="Bell MT" w:hAnsi="Bell MT"/>
                <w:sz w:val="28"/>
                <w:szCs w:val="28"/>
              </w:rPr>
              <w:t>”</w:t>
            </w:r>
            <w:r>
              <w:rPr>
                <w:rStyle w:val="Enfasidelicata"/>
                <w:rFonts w:ascii="Bell MT" w:hAnsi="Bell MT"/>
                <w:i w:val="0"/>
                <w:iCs w:val="0"/>
                <w:sz w:val="28"/>
                <w:szCs w:val="28"/>
              </w:rPr>
              <w:t xml:space="preserve"> use case.</w:t>
            </w:r>
          </w:p>
          <w:p w14:paraId="2806C480" w14:textId="77777777" w:rsidR="00775C1D" w:rsidRPr="00664977"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The user remains inactive for 30 seconds.</w:t>
            </w:r>
          </w:p>
          <w:p w14:paraId="26AD1FCB" w14:textId="77777777" w:rsidR="00775C1D"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The user clicks on the received notification.</w:t>
            </w:r>
          </w:p>
          <w:p w14:paraId="32828FD7" w14:textId="77777777" w:rsidR="00775C1D" w:rsidRPr="005C2BF6"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3DFD2232"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2CE41E2B" w14:textId="77777777" w:rsidR="00775C1D" w:rsidRDefault="00775C1D" w:rsidP="00775C1D">
            <w:pPr>
              <w:pStyle w:val="Paragrafoelenco"/>
              <w:numPr>
                <w:ilvl w:val="0"/>
                <w:numId w:val="57"/>
              </w:numPr>
              <w:ind w:left="357" w:hanging="357"/>
              <w:rPr>
                <w:rStyle w:val="Enfasidelicata"/>
                <w:rFonts w:ascii="Bell MT" w:hAnsi="Bell MT"/>
                <w:i w:val="0"/>
                <w:iCs w:val="0"/>
                <w:sz w:val="28"/>
                <w:szCs w:val="28"/>
              </w:rPr>
            </w:pPr>
            <w:r>
              <w:rPr>
                <w:rStyle w:val="Enfasidelicata"/>
                <w:rFonts w:ascii="Bell MT" w:hAnsi="Bell MT"/>
                <w:i w:val="0"/>
                <w:iCs w:val="0"/>
                <w:sz w:val="28"/>
                <w:szCs w:val="28"/>
              </w:rPr>
              <w:t xml:space="preserve">The user clicks on the </w:t>
            </w:r>
            <w:r w:rsidRPr="00A6731E">
              <w:rPr>
                <w:rStyle w:val="Enfasidelicata"/>
                <w:rFonts w:ascii="Bell MT" w:hAnsi="Bell MT"/>
                <w:sz w:val="28"/>
                <w:szCs w:val="28"/>
              </w:rPr>
              <w:t>“Confirm”</w:t>
            </w:r>
            <w:r>
              <w:rPr>
                <w:rStyle w:val="Enfasidelicata"/>
                <w:rFonts w:ascii="Bell MT" w:hAnsi="Bell MT"/>
                <w:sz w:val="28"/>
                <w:szCs w:val="28"/>
              </w:rPr>
              <w:t xml:space="preserve"> </w:t>
            </w:r>
            <w:r>
              <w:rPr>
                <w:rStyle w:val="Enfasidelicata"/>
                <w:rFonts w:ascii="Bell MT" w:hAnsi="Bell MT"/>
                <w:i w:val="0"/>
                <w:iCs w:val="0"/>
                <w:sz w:val="28"/>
                <w:szCs w:val="28"/>
              </w:rPr>
              <w:t>button without being inactive 30 seconds.</w:t>
            </w:r>
          </w:p>
          <w:p w14:paraId="46662206" w14:textId="77777777" w:rsidR="00775C1D"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6 of </w:t>
            </w:r>
            <w:r w:rsidRPr="009E38BF">
              <w:rPr>
                <w:rStyle w:val="Enfasidelicata"/>
                <w:rFonts w:ascii="Bell MT" w:hAnsi="Bell MT"/>
                <w:sz w:val="28"/>
                <w:szCs w:val="28"/>
              </w:rPr>
              <w:t>“</w:t>
            </w:r>
            <w:r>
              <w:rPr>
                <w:rStyle w:val="Enfasidelicata"/>
                <w:rFonts w:ascii="Bell MT" w:hAnsi="Bell MT"/>
                <w:sz w:val="28"/>
                <w:szCs w:val="28"/>
              </w:rPr>
              <w:t>Get Virtual Ticke</w:t>
            </w:r>
            <w:r w:rsidRPr="009E38BF">
              <w:rPr>
                <w:rStyle w:val="Enfasidelicata"/>
                <w:rFonts w:ascii="Bell MT" w:hAnsi="Bell MT"/>
                <w:sz w:val="28"/>
                <w:szCs w:val="28"/>
              </w:rPr>
              <w:t>t”</w:t>
            </w:r>
            <w:r>
              <w:rPr>
                <w:rStyle w:val="Enfasidelicata"/>
                <w:rFonts w:ascii="Bell MT" w:hAnsi="Bell MT"/>
                <w:i w:val="0"/>
                <w:iCs w:val="0"/>
                <w:sz w:val="28"/>
                <w:szCs w:val="28"/>
              </w:rPr>
              <w:t xml:space="preserve"> use case.</w:t>
            </w:r>
          </w:p>
          <w:p w14:paraId="5734282E" w14:textId="77777777" w:rsidR="00775C1D" w:rsidRDefault="00775C1D" w:rsidP="00775C1D">
            <w:pPr>
              <w:pStyle w:val="Paragrafoelenco"/>
              <w:numPr>
                <w:ilvl w:val="0"/>
                <w:numId w:val="57"/>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click on the notification.</w:t>
            </w:r>
          </w:p>
          <w:p w14:paraId="06F64B0D" w14:textId="77777777" w:rsidR="00775C1D"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user can only confirm or reject the provided time slot for the selected store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w:t>
            </w:r>
            <w:r>
              <w:rPr>
                <w:rStyle w:val="Enfasidelicata"/>
                <w:rFonts w:ascii="Bell MT" w:hAnsi="Bell MT"/>
                <w:sz w:val="28"/>
                <w:szCs w:val="28"/>
              </w:rPr>
              <w:t>Get Virtual Ticket</w:t>
            </w:r>
            <w:r w:rsidRPr="009E38BF">
              <w:rPr>
                <w:rStyle w:val="Enfasidelicata"/>
                <w:rFonts w:ascii="Bell MT" w:hAnsi="Bell MT"/>
                <w:sz w:val="28"/>
                <w:szCs w:val="28"/>
              </w:rPr>
              <w:t>”</w:t>
            </w:r>
            <w:r>
              <w:rPr>
                <w:rStyle w:val="Enfasidelicata"/>
                <w:rFonts w:ascii="Bell MT" w:hAnsi="Bell MT"/>
                <w:i w:val="0"/>
                <w:iCs w:val="0"/>
                <w:sz w:val="28"/>
                <w:szCs w:val="28"/>
              </w:rPr>
              <w:t xml:space="preserve"> use case).</w:t>
            </w:r>
          </w:p>
          <w:p w14:paraId="31A9D923" w14:textId="77777777" w:rsidR="00775C1D" w:rsidRPr="006C6F3F" w:rsidRDefault="00775C1D" w:rsidP="00775C1D">
            <w:pPr>
              <w:rPr>
                <w:rStyle w:val="Enfasidelicata"/>
                <w:rFonts w:ascii="Bell MT" w:hAnsi="Bell MT"/>
                <w:i w:val="0"/>
                <w:iCs w:val="0"/>
                <w:sz w:val="28"/>
                <w:szCs w:val="28"/>
              </w:rPr>
            </w:pPr>
          </w:p>
        </w:tc>
      </w:tr>
    </w:tbl>
    <w:p w14:paraId="6FE281D2" w14:textId="2FD902DC" w:rsidR="00B25FA1" w:rsidRDefault="00B25FA1" w:rsidP="00B25FA1">
      <w:pPr>
        <w:spacing w:line="240" w:lineRule="auto"/>
        <w:rPr>
          <w:rStyle w:val="Enfasidelicata"/>
          <w:rFonts w:ascii="Bell MT" w:hAnsi="Bell MT"/>
          <w:sz w:val="28"/>
          <w:szCs w:val="28"/>
        </w:rPr>
      </w:pPr>
    </w:p>
    <w:p w14:paraId="334F8698" w14:textId="0CEB3270" w:rsidR="00B25FA1" w:rsidRDefault="00B25FA1" w:rsidP="00B25FA1">
      <w:pPr>
        <w:spacing w:line="240" w:lineRule="auto"/>
        <w:rPr>
          <w:rStyle w:val="Enfasidelicata"/>
          <w:rFonts w:ascii="Bell MT" w:hAnsi="Bell MT"/>
          <w:sz w:val="28"/>
          <w:szCs w:val="28"/>
        </w:rPr>
      </w:pPr>
    </w:p>
    <w:p w14:paraId="35FAB586" w14:textId="6E12B06A" w:rsidR="00B25FA1" w:rsidRDefault="00B25FA1" w:rsidP="00B25FA1">
      <w:pPr>
        <w:spacing w:line="240" w:lineRule="auto"/>
        <w:rPr>
          <w:rStyle w:val="Enfasidelicata"/>
          <w:rFonts w:ascii="Bell MT" w:hAnsi="Bell MT"/>
          <w:sz w:val="28"/>
          <w:szCs w:val="28"/>
        </w:rPr>
      </w:pPr>
    </w:p>
    <w:p w14:paraId="5E06D16F" w14:textId="469D8423" w:rsidR="00B25FA1" w:rsidRDefault="00B25FA1" w:rsidP="00B25FA1">
      <w:pPr>
        <w:spacing w:line="240" w:lineRule="auto"/>
        <w:rPr>
          <w:rStyle w:val="Enfasidelicata"/>
          <w:rFonts w:ascii="Bell MT" w:hAnsi="Bell MT"/>
          <w:sz w:val="28"/>
          <w:szCs w:val="28"/>
        </w:rPr>
      </w:pPr>
    </w:p>
    <w:p w14:paraId="23E31360" w14:textId="596B097D" w:rsidR="00B25FA1" w:rsidRDefault="00B25FA1" w:rsidP="00B25FA1">
      <w:pPr>
        <w:spacing w:line="240" w:lineRule="auto"/>
        <w:rPr>
          <w:rStyle w:val="Enfasidelicata"/>
          <w:rFonts w:ascii="Bell MT" w:hAnsi="Bell MT"/>
          <w:sz w:val="28"/>
          <w:szCs w:val="28"/>
        </w:rPr>
      </w:pPr>
    </w:p>
    <w:p w14:paraId="7A57E26A" w14:textId="1895ECD4" w:rsidR="00B25FA1" w:rsidRDefault="00B25FA1" w:rsidP="00B25FA1">
      <w:pPr>
        <w:spacing w:line="240" w:lineRule="auto"/>
        <w:rPr>
          <w:rStyle w:val="Enfasidelicata"/>
          <w:rFonts w:ascii="Bell MT" w:hAnsi="Bell MT"/>
          <w:sz w:val="28"/>
          <w:szCs w:val="28"/>
        </w:rPr>
      </w:pPr>
    </w:p>
    <w:p w14:paraId="4AAB3F48" w14:textId="26A784D3" w:rsidR="00B25FA1" w:rsidRDefault="00B25FA1" w:rsidP="00B25FA1">
      <w:pPr>
        <w:spacing w:line="240" w:lineRule="auto"/>
        <w:rPr>
          <w:rStyle w:val="Enfasidelicata"/>
          <w:rFonts w:ascii="Bell MT" w:hAnsi="Bell MT"/>
          <w:sz w:val="28"/>
          <w:szCs w:val="28"/>
        </w:rPr>
      </w:pPr>
    </w:p>
    <w:p w14:paraId="039F5A10" w14:textId="134ECF43" w:rsidR="00B25FA1" w:rsidRDefault="00B25FA1" w:rsidP="00B25FA1">
      <w:pPr>
        <w:spacing w:line="240" w:lineRule="auto"/>
        <w:rPr>
          <w:rStyle w:val="Enfasidelicata"/>
          <w:rFonts w:ascii="Bell MT" w:hAnsi="Bell MT"/>
          <w:sz w:val="28"/>
          <w:szCs w:val="28"/>
        </w:rPr>
      </w:pPr>
    </w:p>
    <w:p w14:paraId="517200B3" w14:textId="1D91B82F" w:rsidR="00B25FA1" w:rsidRDefault="00B25FA1" w:rsidP="00B25FA1">
      <w:pPr>
        <w:spacing w:line="240" w:lineRule="auto"/>
        <w:rPr>
          <w:rStyle w:val="Enfasidelicata"/>
          <w:rFonts w:ascii="Bell MT" w:hAnsi="Bell MT"/>
          <w:sz w:val="28"/>
          <w:szCs w:val="28"/>
        </w:rPr>
      </w:pPr>
    </w:p>
    <w:p w14:paraId="7A539ECA" w14:textId="74FFA2AA" w:rsidR="00B25FA1" w:rsidRDefault="00B25FA1" w:rsidP="00B25FA1">
      <w:pPr>
        <w:spacing w:line="240" w:lineRule="auto"/>
        <w:rPr>
          <w:rStyle w:val="Enfasidelicata"/>
          <w:rFonts w:ascii="Bell MT" w:hAnsi="Bell MT"/>
          <w:sz w:val="28"/>
          <w:szCs w:val="28"/>
        </w:rPr>
      </w:pPr>
    </w:p>
    <w:p w14:paraId="0E105A8F" w14:textId="246ECABC" w:rsidR="00B25FA1" w:rsidRDefault="00B25FA1" w:rsidP="00B25FA1">
      <w:pPr>
        <w:spacing w:line="240" w:lineRule="auto"/>
        <w:rPr>
          <w:rStyle w:val="Enfasidelicata"/>
          <w:rFonts w:ascii="Bell MT" w:hAnsi="Bell MT"/>
          <w:sz w:val="28"/>
          <w:szCs w:val="28"/>
        </w:rPr>
      </w:pPr>
    </w:p>
    <w:p w14:paraId="49645D45" w14:textId="2A5B0B24" w:rsidR="00B25FA1" w:rsidRDefault="00B25FA1" w:rsidP="00B25FA1">
      <w:pPr>
        <w:spacing w:line="240" w:lineRule="auto"/>
        <w:rPr>
          <w:rStyle w:val="Enfasidelicata"/>
          <w:rFonts w:ascii="Bell MT" w:hAnsi="Bell MT"/>
          <w:sz w:val="28"/>
          <w:szCs w:val="28"/>
        </w:rPr>
      </w:pPr>
    </w:p>
    <w:p w14:paraId="01C72D36" w14:textId="511E2EE2" w:rsidR="00B25FA1" w:rsidRDefault="00B25FA1" w:rsidP="00B25FA1">
      <w:pPr>
        <w:spacing w:line="240" w:lineRule="auto"/>
        <w:rPr>
          <w:rStyle w:val="Enfasidelicata"/>
          <w:rFonts w:ascii="Bell MT" w:hAnsi="Bell MT"/>
          <w:sz w:val="28"/>
          <w:szCs w:val="28"/>
        </w:rPr>
      </w:pPr>
    </w:p>
    <w:p w14:paraId="0DF96BC6" w14:textId="34A842FA" w:rsidR="00B25FA1" w:rsidRDefault="00B25FA1" w:rsidP="00B25FA1">
      <w:pPr>
        <w:spacing w:line="240" w:lineRule="auto"/>
        <w:rPr>
          <w:rStyle w:val="Enfasidelicata"/>
          <w:rFonts w:ascii="Bell MT" w:hAnsi="Bell MT"/>
          <w:sz w:val="28"/>
          <w:szCs w:val="28"/>
        </w:rPr>
      </w:pPr>
    </w:p>
    <w:p w14:paraId="361E4591" w14:textId="425F8FDC" w:rsidR="00B25FA1" w:rsidRDefault="00B25FA1" w:rsidP="00B25FA1">
      <w:pPr>
        <w:spacing w:line="240" w:lineRule="auto"/>
        <w:rPr>
          <w:rStyle w:val="Enfasidelicata"/>
          <w:rFonts w:ascii="Bell MT" w:hAnsi="Bell MT"/>
          <w:sz w:val="28"/>
          <w:szCs w:val="28"/>
        </w:rPr>
      </w:pPr>
    </w:p>
    <w:p w14:paraId="671ED000" w14:textId="241E6B1D" w:rsidR="00B25FA1" w:rsidRDefault="00B25FA1" w:rsidP="00B25FA1">
      <w:pPr>
        <w:spacing w:line="240" w:lineRule="auto"/>
        <w:rPr>
          <w:rStyle w:val="Enfasidelicata"/>
          <w:rFonts w:ascii="Bell MT" w:hAnsi="Bell MT"/>
          <w:sz w:val="28"/>
          <w:szCs w:val="28"/>
        </w:rPr>
      </w:pPr>
    </w:p>
    <w:p w14:paraId="3E000C94" w14:textId="22EF69D3" w:rsidR="00B25FA1" w:rsidRDefault="00B25FA1" w:rsidP="00B25FA1">
      <w:pPr>
        <w:spacing w:line="240" w:lineRule="auto"/>
        <w:rPr>
          <w:rStyle w:val="Enfasidelicata"/>
          <w:rFonts w:ascii="Bell MT" w:hAnsi="Bell MT"/>
          <w:sz w:val="28"/>
          <w:szCs w:val="28"/>
        </w:rPr>
      </w:pPr>
    </w:p>
    <w:p w14:paraId="55BB983F" w14:textId="18CC8580" w:rsidR="00B25FA1" w:rsidRDefault="00B25FA1" w:rsidP="00B25FA1">
      <w:pPr>
        <w:spacing w:line="240" w:lineRule="auto"/>
        <w:rPr>
          <w:rStyle w:val="Enfasidelicata"/>
          <w:rFonts w:ascii="Bell MT" w:hAnsi="Bell MT"/>
          <w:sz w:val="28"/>
          <w:szCs w:val="28"/>
        </w:rPr>
      </w:pPr>
    </w:p>
    <w:p w14:paraId="792A4674" w14:textId="65DDD0DE" w:rsidR="00B25FA1" w:rsidRDefault="00B25FA1" w:rsidP="00B25FA1">
      <w:pPr>
        <w:spacing w:line="240" w:lineRule="auto"/>
        <w:rPr>
          <w:rStyle w:val="Enfasidelicata"/>
          <w:rFonts w:ascii="Bell MT" w:hAnsi="Bell MT"/>
          <w:sz w:val="28"/>
          <w:szCs w:val="28"/>
        </w:rPr>
      </w:pPr>
    </w:p>
    <w:p w14:paraId="09A2B0E4" w14:textId="4168BEF2" w:rsidR="00B25FA1" w:rsidRDefault="00B25FA1" w:rsidP="00B25FA1">
      <w:pPr>
        <w:spacing w:line="240" w:lineRule="auto"/>
        <w:rPr>
          <w:rStyle w:val="Enfasidelicata"/>
          <w:rFonts w:ascii="Bell MT" w:hAnsi="Bell MT"/>
          <w:sz w:val="28"/>
          <w:szCs w:val="28"/>
        </w:rPr>
      </w:pPr>
    </w:p>
    <w:p w14:paraId="6A721284" w14:textId="353D5288" w:rsidR="00B25FA1" w:rsidRDefault="00B25FA1" w:rsidP="00B25FA1">
      <w:pPr>
        <w:spacing w:line="240" w:lineRule="auto"/>
        <w:rPr>
          <w:rStyle w:val="Enfasidelicata"/>
          <w:rFonts w:ascii="Bell MT" w:hAnsi="Bell MT"/>
          <w:sz w:val="28"/>
          <w:szCs w:val="28"/>
        </w:rPr>
      </w:pPr>
    </w:p>
    <w:p w14:paraId="0C93F98F" w14:textId="22440EE9" w:rsidR="00B25FA1" w:rsidRDefault="00B25FA1" w:rsidP="00B25FA1">
      <w:pPr>
        <w:spacing w:line="240" w:lineRule="auto"/>
        <w:rPr>
          <w:rStyle w:val="Enfasidelicata"/>
          <w:rFonts w:ascii="Bell MT" w:hAnsi="Bell MT"/>
          <w:sz w:val="28"/>
          <w:szCs w:val="28"/>
        </w:rPr>
      </w:pPr>
    </w:p>
    <w:p w14:paraId="27FCC954" w14:textId="77777777" w:rsidR="00B70FCF" w:rsidRDefault="00B70FCF" w:rsidP="00B25FA1">
      <w:pPr>
        <w:spacing w:line="240" w:lineRule="auto"/>
        <w:rPr>
          <w:rStyle w:val="Enfasidelicata"/>
          <w:rFonts w:ascii="Bell MT" w:hAnsi="Bell MT"/>
          <w:sz w:val="28"/>
          <w:szCs w:val="28"/>
        </w:rPr>
      </w:pPr>
    </w:p>
    <w:p w14:paraId="7004A765" w14:textId="7D96AE32" w:rsidR="00B25FA1" w:rsidRDefault="00B25FA1" w:rsidP="00B25FA1">
      <w:pPr>
        <w:spacing w:line="240" w:lineRule="auto"/>
        <w:rPr>
          <w:rStyle w:val="Enfasidelicata"/>
          <w:rFonts w:ascii="Bell MT" w:hAnsi="Bell MT"/>
          <w:sz w:val="28"/>
          <w:szCs w:val="28"/>
        </w:rPr>
      </w:pPr>
    </w:p>
    <w:p w14:paraId="17A3832D" w14:textId="57467C14" w:rsidR="00B25FA1" w:rsidRDefault="00B25FA1" w:rsidP="007C71D7">
      <w:pPr>
        <w:spacing w:line="240" w:lineRule="auto"/>
        <w:rPr>
          <w:rStyle w:val="Enfasidelicata"/>
          <w:rFonts w:ascii="Bell MT" w:hAnsi="Bell MT"/>
          <w:sz w:val="28"/>
          <w:szCs w:val="28"/>
        </w:rPr>
      </w:pPr>
    </w:p>
    <w:p w14:paraId="5F170107" w14:textId="77777777" w:rsidR="00FD69AF" w:rsidRDefault="00FD69AF" w:rsidP="00D01022">
      <w:pPr>
        <w:pStyle w:val="Paragrafoelenco"/>
        <w:numPr>
          <w:ilvl w:val="0"/>
          <w:numId w:val="42"/>
        </w:numPr>
        <w:spacing w:after="240" w:line="240" w:lineRule="auto"/>
        <w:rPr>
          <w:rStyle w:val="Enfasidelicata"/>
          <w:rFonts w:ascii="Bell MT" w:hAnsi="Bell MT"/>
          <w:sz w:val="28"/>
          <w:szCs w:val="28"/>
        </w:rPr>
      </w:pPr>
      <w:r>
        <w:rPr>
          <w:rStyle w:val="Enfasidelicata"/>
          <w:rFonts w:ascii="Bell MT" w:hAnsi="Bell MT"/>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78A9B44A" w14:textId="77777777" w:rsidR="00775C1D" w:rsidRPr="001C30C0" w:rsidRDefault="00775C1D" w:rsidP="00775C1D">
            <w:pPr>
              <w:pStyle w:val="Paragrafoelenco"/>
              <w:ind w:left="0"/>
              <w:rPr>
                <w:rStyle w:val="Enfasidelicata"/>
                <w:rFonts w:ascii="Bell MT" w:hAnsi="Bell MT"/>
                <w:i w:val="0"/>
                <w:iCs w:val="0"/>
                <w:sz w:val="28"/>
                <w:szCs w:val="28"/>
              </w:rPr>
            </w:pPr>
            <w:r w:rsidRPr="001C30C0">
              <w:rPr>
                <w:rStyle w:val="Enfasidelicata"/>
                <w:rFonts w:ascii="Bell MT" w:hAnsi="Bell MT"/>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17721734" w14:textId="77777777" w:rsidR="00775C1D" w:rsidRPr="001C30C0" w:rsidRDefault="00775C1D" w:rsidP="00775C1D">
            <w:pPr>
              <w:pStyle w:val="Paragrafoelenco"/>
              <w:ind w:left="0"/>
              <w:rPr>
                <w:rStyle w:val="Enfasidelicata"/>
                <w:rFonts w:ascii="Bell MT" w:hAnsi="Bell MT"/>
                <w:i w:val="0"/>
                <w:iCs w:val="0"/>
                <w:sz w:val="28"/>
                <w:szCs w:val="28"/>
              </w:rPr>
            </w:pPr>
            <w:r w:rsidRPr="001C30C0">
              <w:rPr>
                <w:rStyle w:val="Enfasidelicata"/>
                <w:rFonts w:ascii="Bell MT" w:hAnsi="Bell MT"/>
                <w:i w:val="0"/>
                <w:iCs w:val="0"/>
                <w:sz w:val="28"/>
                <w:szCs w:val="28"/>
              </w:rPr>
              <w:t>The virtual user is already logged into CLup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44E63996"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The user selects the</w:t>
            </w:r>
            <w:r w:rsidRPr="00D01022">
              <w:rPr>
                <w:rStyle w:val="Enfasidelicata"/>
                <w:rFonts w:ascii="Bell MT" w:hAnsi="Bell MT"/>
                <w:sz w:val="27"/>
                <w:szCs w:val="27"/>
              </w:rPr>
              <w:t xml:space="preserve"> “Book a visit” </w:t>
            </w:r>
            <w:r w:rsidRPr="00D01022">
              <w:rPr>
                <w:rStyle w:val="Enfasidelicata"/>
                <w:rFonts w:ascii="Bell MT" w:hAnsi="Bell MT"/>
                <w:i w:val="0"/>
                <w:iCs w:val="0"/>
                <w:sz w:val="27"/>
                <w:szCs w:val="27"/>
              </w:rPr>
              <w:t>button.</w:t>
            </w:r>
          </w:p>
          <w:p w14:paraId="4F3C1971"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p>
          <w:p w14:paraId="1B69901B" w14:textId="77777777" w:rsidR="00775C1D" w:rsidRPr="00D01022" w:rsidRDefault="00775C1D" w:rsidP="00775C1D">
            <w:pPr>
              <w:pStyle w:val="Paragrafoelenco"/>
              <w:numPr>
                <w:ilvl w:val="0"/>
                <w:numId w:val="31"/>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Paragrafoelenco"/>
              <w:numPr>
                <w:ilvl w:val="0"/>
                <w:numId w:val="31"/>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 xml:space="preserve">The user selects either a store from the map (case a) or a time slot (case b), then she clicks on the </w:t>
            </w:r>
            <w:r w:rsidRPr="00D01022">
              <w:rPr>
                <w:rStyle w:val="Enfasidelicata"/>
                <w:rFonts w:ascii="Bell MT" w:hAnsi="Bell MT"/>
                <w:sz w:val="27"/>
                <w:szCs w:val="27"/>
              </w:rPr>
              <w:t xml:space="preserve">“Confirm” </w:t>
            </w:r>
            <w:r w:rsidRPr="00D01022">
              <w:rPr>
                <w:rStyle w:val="Enfasidelicata"/>
                <w:rFonts w:ascii="Bell MT" w:hAnsi="Bell MT"/>
                <w:i w:val="0"/>
                <w:iCs w:val="0"/>
                <w:sz w:val="27"/>
                <w:szCs w:val="27"/>
              </w:rPr>
              <w:t>button.</w:t>
            </w:r>
          </w:p>
          <w:p w14:paraId="09733596"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 xml:space="preserve">The user optionally fills the previous fields, then she clicks on the </w:t>
            </w:r>
            <w:r w:rsidRPr="00D01022">
              <w:rPr>
                <w:rStyle w:val="Enfasidelicata"/>
                <w:rFonts w:ascii="Bell MT" w:hAnsi="Bell MT"/>
                <w:sz w:val="27"/>
                <w:szCs w:val="27"/>
              </w:rPr>
              <w:t>“Confirm”</w:t>
            </w:r>
            <w:r w:rsidRPr="00D01022">
              <w:rPr>
                <w:rStyle w:val="Enfasidelicata"/>
                <w:rFonts w:ascii="Bell MT" w:hAnsi="Bell MT"/>
                <w:i w:val="0"/>
                <w:iCs w:val="0"/>
                <w:sz w:val="27"/>
                <w:szCs w:val="27"/>
              </w:rPr>
              <w:t xml:space="preserve"> button.</w:t>
            </w:r>
          </w:p>
          <w:p w14:paraId="326866D9" w14:textId="77777777" w:rsidR="00775C1D" w:rsidRPr="00D01022" w:rsidRDefault="00775C1D" w:rsidP="00775C1D">
            <w:pPr>
              <w:pStyle w:val="Paragrafoelenco"/>
              <w:numPr>
                <w:ilvl w:val="0"/>
                <w:numId w:val="29"/>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notifies the user that the procedure has been successfully managed.</w:t>
            </w:r>
          </w:p>
          <w:p w14:paraId="6A3E596A" w14:textId="77777777" w:rsidR="00775C1D" w:rsidRPr="00D01022" w:rsidRDefault="00775C1D" w:rsidP="00775C1D">
            <w:pPr>
              <w:pStyle w:val="Paragrafoelenco"/>
              <w:numPr>
                <w:ilvl w:val="0"/>
                <w:numId w:val="29"/>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sends to the user the virtual ticket containing:</w:t>
            </w:r>
          </w:p>
          <w:p w14:paraId="74F91564" w14:textId="77777777" w:rsidR="00775C1D" w:rsidRPr="00D01022" w:rsidRDefault="00775C1D" w:rsidP="00775C1D">
            <w:pPr>
              <w:pStyle w:val="Paragrafoelenco"/>
              <w:numPr>
                <w:ilvl w:val="0"/>
                <w:numId w:val="38"/>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user’s selected time slot.</w:t>
            </w:r>
          </w:p>
          <w:p w14:paraId="12B68E06" w14:textId="77777777" w:rsidR="00775C1D" w:rsidRPr="00D01022" w:rsidRDefault="00775C1D" w:rsidP="00775C1D">
            <w:pPr>
              <w:pStyle w:val="Paragrafoelenco"/>
              <w:numPr>
                <w:ilvl w:val="0"/>
                <w:numId w:val="38"/>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store’s name and address.</w:t>
            </w:r>
          </w:p>
          <w:p w14:paraId="007336DA" w14:textId="77777777" w:rsidR="00775C1D" w:rsidRPr="00D01022" w:rsidRDefault="00775C1D" w:rsidP="00775C1D">
            <w:pPr>
              <w:pStyle w:val="Paragrafoelenco"/>
              <w:numPr>
                <w:ilvl w:val="0"/>
                <w:numId w:val="38"/>
              </w:numPr>
              <w:ind w:left="754" w:hanging="357"/>
              <w:rPr>
                <w:rStyle w:val="Enfasidelicata"/>
                <w:rFonts w:ascii="Bell MT" w:hAnsi="Bell MT"/>
                <w:i w:val="0"/>
                <w:iCs w:val="0"/>
                <w:sz w:val="26"/>
                <w:szCs w:val="26"/>
              </w:rPr>
            </w:pPr>
            <w:r w:rsidRPr="00D01022">
              <w:rPr>
                <w:rStyle w:val="Enfasidelicata"/>
                <w:rFonts w:ascii="Bell MT" w:hAnsi="Bell MT"/>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39BE88D0" w14:textId="77777777" w:rsidR="00775C1D" w:rsidRPr="001C30C0" w:rsidRDefault="00775C1D" w:rsidP="00775C1D">
            <w:pPr>
              <w:pStyle w:val="Paragrafoelenco"/>
              <w:ind w:left="0"/>
              <w:rPr>
                <w:rStyle w:val="Enfasidelicata"/>
                <w:rFonts w:ascii="Bell MT" w:hAnsi="Bell MT"/>
                <w:i w:val="0"/>
                <w:iCs w:val="0"/>
                <w:sz w:val="28"/>
                <w:szCs w:val="28"/>
              </w:rPr>
            </w:pPr>
            <w:r w:rsidRPr="001C30C0">
              <w:rPr>
                <w:rStyle w:val="Enfasidelicata"/>
                <w:rFonts w:ascii="Bell MT" w:hAnsi="Bell MT"/>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7EBD9764" w14:textId="77777777" w:rsidR="00775C1D" w:rsidRPr="001C30C0" w:rsidRDefault="00775C1D" w:rsidP="00775C1D">
            <w:pPr>
              <w:pStyle w:val="Paragrafoelenco"/>
              <w:numPr>
                <w:ilvl w:val="0"/>
                <w:numId w:val="52"/>
              </w:numPr>
              <w:ind w:left="357" w:hanging="357"/>
              <w:rPr>
                <w:rStyle w:val="Enfasidelicata"/>
                <w:rFonts w:ascii="Bell MT" w:hAnsi="Bell MT"/>
                <w:i w:val="0"/>
                <w:iCs w:val="0"/>
                <w:sz w:val="28"/>
                <w:szCs w:val="28"/>
              </w:rPr>
            </w:pPr>
            <w:r w:rsidRPr="001C30C0">
              <w:rPr>
                <w:rStyle w:val="Enfasidelicata"/>
                <w:rFonts w:ascii="Bell MT" w:hAnsi="Bell MT"/>
                <w:i w:val="0"/>
                <w:iCs w:val="0"/>
                <w:sz w:val="28"/>
                <w:szCs w:val="28"/>
              </w:rPr>
              <w:t xml:space="preserve">The user clicks on the </w:t>
            </w:r>
            <w:r w:rsidRPr="001C30C0">
              <w:rPr>
                <w:rStyle w:val="Enfasidelicata"/>
                <w:rFonts w:ascii="Bell MT" w:hAnsi="Bell MT"/>
                <w:sz w:val="28"/>
                <w:szCs w:val="28"/>
              </w:rPr>
              <w:t>“Cancel”</w:t>
            </w:r>
            <w:r w:rsidRPr="001C30C0">
              <w:rPr>
                <w:rStyle w:val="Enfasidelicata"/>
                <w:rFonts w:ascii="Bell MT" w:hAnsi="Bell MT"/>
                <w:i w:val="0"/>
                <w:iCs w:val="0"/>
                <w:sz w:val="28"/>
                <w:szCs w:val="28"/>
              </w:rPr>
              <w:t xml:space="preserve"> button.</w:t>
            </w:r>
          </w:p>
          <w:p w14:paraId="4A65CE8A" w14:textId="77777777" w:rsidR="00775C1D" w:rsidRPr="001C30C0" w:rsidRDefault="00775C1D" w:rsidP="00775C1D">
            <w:pPr>
              <w:pStyle w:val="Paragrafoelenco"/>
              <w:ind w:left="357"/>
              <w:rPr>
                <w:rStyle w:val="Enfasidelicata"/>
                <w:rFonts w:ascii="Bell MT" w:hAnsi="Bell MT"/>
                <w:i w:val="0"/>
                <w:iCs w:val="0"/>
                <w:sz w:val="28"/>
                <w:szCs w:val="28"/>
              </w:rPr>
            </w:pPr>
            <w:r w:rsidRPr="001C30C0">
              <w:rPr>
                <w:rStyle w:val="Enfasidelicata"/>
                <w:rFonts w:ascii="Bell MT" w:hAnsi="Bell MT"/>
                <w:i w:val="0"/>
                <w:iCs w:val="0"/>
                <w:sz w:val="28"/>
                <w:szCs w:val="28"/>
              </w:rPr>
              <w:t>The system redirects the user to the homepage (</w:t>
            </w:r>
            <w:r w:rsidRPr="001C30C0">
              <w:rPr>
                <w:rStyle w:val="Enfasidelicata"/>
                <w:rFonts w:ascii="Bell MT" w:hAnsi="Bell MT"/>
                <w:sz w:val="28"/>
                <w:szCs w:val="28"/>
              </w:rPr>
              <w:t>Events flow</w:t>
            </w:r>
            <w:r w:rsidRPr="001C30C0">
              <w:rPr>
                <w:rStyle w:val="Enfasidelicata"/>
                <w:rFonts w:ascii="Bell MT" w:hAnsi="Bell MT"/>
                <w:i w:val="0"/>
                <w:iCs w:val="0"/>
                <w:sz w:val="28"/>
                <w:szCs w:val="28"/>
              </w:rPr>
              <w:t xml:space="preserve"> starts again from event 1).</w:t>
            </w:r>
          </w:p>
          <w:p w14:paraId="3EB15DAC" w14:textId="77777777" w:rsidR="00775C1D" w:rsidRPr="001C30C0" w:rsidRDefault="00775C1D" w:rsidP="00775C1D">
            <w:pPr>
              <w:pStyle w:val="Paragrafoelenco"/>
              <w:numPr>
                <w:ilvl w:val="0"/>
                <w:numId w:val="52"/>
              </w:numPr>
              <w:ind w:left="357" w:hanging="357"/>
              <w:rPr>
                <w:rStyle w:val="Enfasidelicata"/>
                <w:rFonts w:ascii="Bell MT" w:hAnsi="Bell MT"/>
                <w:i w:val="0"/>
                <w:iCs w:val="0"/>
                <w:sz w:val="28"/>
                <w:szCs w:val="28"/>
              </w:rPr>
            </w:pPr>
            <w:r w:rsidRPr="001C30C0">
              <w:rPr>
                <w:rStyle w:val="Enfasidelicata"/>
                <w:rFonts w:ascii="Bell MT" w:hAnsi="Bell MT"/>
                <w:i w:val="0"/>
                <w:iCs w:val="0"/>
                <w:sz w:val="28"/>
                <w:szCs w:val="28"/>
              </w:rPr>
              <w:t xml:space="preserve">The user’s GPS is unavailable (case 3.a). </w:t>
            </w:r>
          </w:p>
          <w:p w14:paraId="35636BA6" w14:textId="77777777" w:rsidR="00775C1D" w:rsidRPr="001C30C0" w:rsidRDefault="00775C1D" w:rsidP="00775C1D">
            <w:pPr>
              <w:pStyle w:val="Paragrafoelenco"/>
              <w:ind w:left="357"/>
              <w:rPr>
                <w:rStyle w:val="Enfasidelicata"/>
                <w:rFonts w:ascii="Bell MT" w:hAnsi="Bell MT"/>
                <w:i w:val="0"/>
                <w:iCs w:val="0"/>
                <w:sz w:val="28"/>
                <w:szCs w:val="28"/>
              </w:rPr>
            </w:pPr>
            <w:r w:rsidRPr="001C30C0">
              <w:rPr>
                <w:rStyle w:val="Enfasidelicata"/>
                <w:rFonts w:ascii="Bell MT" w:hAnsi="Bell MT"/>
                <w:i w:val="0"/>
                <w:iCs w:val="0"/>
                <w:sz w:val="28"/>
                <w:szCs w:val="28"/>
              </w:rPr>
              <w:t>The system asks the user to insert an address and provides the 10 available stores closest to the user’s address (</w:t>
            </w:r>
            <w:r w:rsidRPr="001C30C0">
              <w:rPr>
                <w:rStyle w:val="Enfasidelicata"/>
                <w:rFonts w:ascii="Bell MT" w:hAnsi="Bell MT"/>
                <w:sz w:val="28"/>
                <w:szCs w:val="28"/>
              </w:rPr>
              <w:t>Events flow</w:t>
            </w:r>
            <w:r w:rsidRPr="001C30C0">
              <w:rPr>
                <w:rStyle w:val="Enfasidelicata"/>
                <w:rFonts w:ascii="Bell MT" w:hAnsi="Bell MT"/>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rFonts w:ascii="Bell MT" w:hAnsi="Bell MT"/>
          <w:sz w:val="28"/>
          <w:szCs w:val="28"/>
        </w:rPr>
      </w:pPr>
    </w:p>
    <w:p w14:paraId="56318933" w14:textId="5300C88E" w:rsidR="00B83466" w:rsidRDefault="00B83466" w:rsidP="00B83466">
      <w:pPr>
        <w:spacing w:line="240" w:lineRule="auto"/>
        <w:rPr>
          <w:rStyle w:val="Enfasidelicata"/>
          <w:rFonts w:ascii="Bell MT" w:hAnsi="Bell MT"/>
          <w:sz w:val="28"/>
          <w:szCs w:val="28"/>
        </w:rPr>
      </w:pPr>
    </w:p>
    <w:p w14:paraId="601ADA0F" w14:textId="012C4F90" w:rsidR="00B83466" w:rsidRDefault="00B83466" w:rsidP="00B83466">
      <w:pPr>
        <w:spacing w:line="240" w:lineRule="auto"/>
        <w:rPr>
          <w:rStyle w:val="Enfasidelicata"/>
          <w:rFonts w:ascii="Bell MT" w:hAnsi="Bell MT"/>
          <w:sz w:val="28"/>
          <w:szCs w:val="28"/>
        </w:rPr>
      </w:pPr>
    </w:p>
    <w:p w14:paraId="1BF50030" w14:textId="2114DFBF" w:rsidR="00B83466" w:rsidRDefault="00B83466" w:rsidP="00B83466">
      <w:pPr>
        <w:spacing w:line="240" w:lineRule="auto"/>
        <w:rPr>
          <w:rStyle w:val="Enfasidelicata"/>
          <w:rFonts w:ascii="Bell MT" w:hAnsi="Bell MT"/>
          <w:sz w:val="28"/>
          <w:szCs w:val="28"/>
        </w:rPr>
      </w:pPr>
    </w:p>
    <w:p w14:paraId="38D86B1B" w14:textId="6191BC4B" w:rsidR="00B83466" w:rsidRDefault="00B83466" w:rsidP="00B83466">
      <w:pPr>
        <w:spacing w:line="240" w:lineRule="auto"/>
        <w:rPr>
          <w:rStyle w:val="Enfasidelicata"/>
          <w:rFonts w:ascii="Bell MT" w:hAnsi="Bell MT"/>
          <w:sz w:val="28"/>
          <w:szCs w:val="28"/>
        </w:rPr>
      </w:pPr>
    </w:p>
    <w:p w14:paraId="2EF1645C" w14:textId="7DA3F276" w:rsidR="00B83466" w:rsidRDefault="00B83466" w:rsidP="00B83466">
      <w:pPr>
        <w:spacing w:line="240" w:lineRule="auto"/>
        <w:rPr>
          <w:rStyle w:val="Enfasidelicata"/>
          <w:rFonts w:ascii="Bell MT" w:hAnsi="Bell MT"/>
          <w:sz w:val="28"/>
          <w:szCs w:val="28"/>
        </w:rPr>
      </w:pPr>
    </w:p>
    <w:p w14:paraId="15999F4B" w14:textId="4180AEA0" w:rsidR="00B83466" w:rsidRDefault="00B83466" w:rsidP="00B83466">
      <w:pPr>
        <w:spacing w:line="240" w:lineRule="auto"/>
        <w:rPr>
          <w:rStyle w:val="Enfasidelicata"/>
          <w:rFonts w:ascii="Bell MT" w:hAnsi="Bell MT"/>
          <w:sz w:val="28"/>
          <w:szCs w:val="28"/>
        </w:rPr>
      </w:pPr>
    </w:p>
    <w:p w14:paraId="00B81AAD" w14:textId="31E41D90" w:rsidR="00B83466" w:rsidRDefault="00B83466" w:rsidP="00B83466">
      <w:pPr>
        <w:spacing w:line="240" w:lineRule="auto"/>
        <w:rPr>
          <w:rStyle w:val="Enfasidelicata"/>
          <w:rFonts w:ascii="Bell MT" w:hAnsi="Bell MT"/>
          <w:sz w:val="28"/>
          <w:szCs w:val="28"/>
        </w:rPr>
      </w:pPr>
    </w:p>
    <w:p w14:paraId="4118D4A2" w14:textId="4CF0A8E6" w:rsidR="00B83466" w:rsidRDefault="00B83466" w:rsidP="00D01022">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 xml:space="preserve">Suggestion of Alternative </w:t>
      </w:r>
      <w:r w:rsidR="00527327">
        <w:rPr>
          <w:rStyle w:val="Enfasidelicata"/>
          <w:rFonts w:ascii="Bell MT" w:hAnsi="Bell MT"/>
          <w:sz w:val="28"/>
          <w:szCs w:val="28"/>
        </w:rPr>
        <w:t xml:space="preserve">Time </w:t>
      </w:r>
      <w:r>
        <w:rPr>
          <w:rStyle w:val="Enfasidelicata"/>
          <w:rFonts w:ascii="Bell MT" w:hAnsi="Bell MT"/>
          <w:sz w:val="28"/>
          <w:szCs w:val="28"/>
        </w:rPr>
        <w:t>Slots</w:t>
      </w:r>
      <w:r w:rsidR="001C2511">
        <w:rPr>
          <w:rStyle w:val="Enfasidelicata"/>
          <w:rFonts w:ascii="Bell MT" w:hAnsi="Bell MT"/>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0C16FE7B"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798E2926" w14:textId="77777777" w:rsidR="00775C1D" w:rsidRPr="00923D58"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36DF95A6" w14:textId="77777777" w:rsidR="00775C1D" w:rsidRPr="009D5178"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 xml:space="preserve">The first three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 (the user selects a store: case 3.b).</w:t>
            </w:r>
          </w:p>
          <w:p w14:paraId="3A7CC8DD" w14:textId="77777777" w:rsidR="00775C1D"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The user remains inactive for 30 seconds.</w:t>
            </w:r>
          </w:p>
          <w:p w14:paraId="60328BAB" w14:textId="77777777" w:rsidR="00775C1D" w:rsidRPr="009D5178"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notifies to the user the possibility to check </w:t>
            </w:r>
            <w:r w:rsidRPr="009D5178">
              <w:rPr>
                <w:rStyle w:val="Enfasidelicata"/>
                <w:rFonts w:ascii="Bell MT" w:hAnsi="Bell MT"/>
                <w:i w:val="0"/>
                <w:iCs w:val="0"/>
                <w:sz w:val="28"/>
                <w:szCs w:val="28"/>
              </w:rPr>
              <w:t xml:space="preserve">available time slots </w:t>
            </w:r>
            <w:r>
              <w:rPr>
                <w:rStyle w:val="Enfasidelicata"/>
                <w:rFonts w:ascii="Bell MT" w:hAnsi="Bell MT"/>
                <w:i w:val="0"/>
                <w:iCs w:val="0"/>
                <w:sz w:val="28"/>
                <w:szCs w:val="28"/>
              </w:rPr>
              <w:t>of</w:t>
            </w:r>
            <w:r w:rsidRPr="009D5178">
              <w:rPr>
                <w:rStyle w:val="Enfasidelicata"/>
                <w:rFonts w:ascii="Bell MT" w:hAnsi="Bell MT"/>
                <w:i w:val="0"/>
                <w:iCs w:val="0"/>
                <w:sz w:val="28"/>
                <w:szCs w:val="28"/>
              </w:rPr>
              <w:t xml:space="preserve"> </w:t>
            </w:r>
            <w:r>
              <w:rPr>
                <w:rStyle w:val="Enfasidelicata"/>
                <w:rFonts w:ascii="Bell MT" w:hAnsi="Bell MT"/>
                <w:i w:val="0"/>
                <w:iCs w:val="0"/>
                <w:sz w:val="28"/>
                <w:szCs w:val="28"/>
              </w:rPr>
              <w:t>further suggested stores.</w:t>
            </w:r>
          </w:p>
          <w:p w14:paraId="0E25009B" w14:textId="77777777" w:rsidR="00775C1D"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The user clicks</w:t>
            </w:r>
            <w:r>
              <w:rPr>
                <w:rStyle w:val="Enfasidelicata"/>
                <w:rFonts w:ascii="Bell MT" w:hAnsi="Bell MT"/>
                <w:sz w:val="28"/>
                <w:szCs w:val="28"/>
              </w:rPr>
              <w:t xml:space="preserve"> </w:t>
            </w:r>
            <w:r>
              <w:rPr>
                <w:rStyle w:val="Enfasidelicata"/>
                <w:rFonts w:ascii="Bell MT" w:hAnsi="Bell MT"/>
                <w:i w:val="0"/>
                <w:iCs w:val="0"/>
                <w:sz w:val="28"/>
                <w:szCs w:val="28"/>
              </w:rPr>
              <w:t>on the received notification.</w:t>
            </w:r>
          </w:p>
          <w:p w14:paraId="3C94F9D9" w14:textId="77777777" w:rsidR="00775C1D" w:rsidRPr="005C2BF6"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provides to the user a list of </w:t>
            </w:r>
            <w:r w:rsidRPr="009D5178">
              <w:rPr>
                <w:rStyle w:val="Enfasidelicata"/>
                <w:rFonts w:ascii="Bell MT" w:hAnsi="Bell MT"/>
                <w:i w:val="0"/>
                <w:iCs w:val="0"/>
                <w:sz w:val="28"/>
                <w:szCs w:val="28"/>
              </w:rPr>
              <w:t xml:space="preserve">available time slots </w:t>
            </w:r>
            <w:r>
              <w:rPr>
                <w:rStyle w:val="Enfasidelicata"/>
                <w:rFonts w:ascii="Bell MT" w:hAnsi="Bell MT"/>
                <w:i w:val="0"/>
                <w:iCs w:val="0"/>
                <w:sz w:val="28"/>
                <w:szCs w:val="28"/>
              </w:rPr>
              <w:t>of</w:t>
            </w:r>
            <w:r w:rsidRPr="009D5178">
              <w:rPr>
                <w:rStyle w:val="Enfasidelicata"/>
                <w:rFonts w:ascii="Bell MT" w:hAnsi="Bell MT"/>
                <w:i w:val="0"/>
                <w:iCs w:val="0"/>
                <w:sz w:val="28"/>
                <w:szCs w:val="28"/>
              </w:rPr>
              <w:t xml:space="preserve"> </w:t>
            </w:r>
            <w:r>
              <w:rPr>
                <w:rStyle w:val="Enfasidelicata"/>
                <w:rFonts w:ascii="Bell MT" w:hAnsi="Bell MT"/>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5A84592C"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The user successfully receives the list of </w:t>
            </w:r>
            <w:r w:rsidRPr="009D5178">
              <w:rPr>
                <w:rStyle w:val="Enfasidelicata"/>
                <w:rFonts w:ascii="Bell MT" w:hAnsi="Bell MT"/>
                <w:i w:val="0"/>
                <w:iCs w:val="0"/>
                <w:sz w:val="28"/>
                <w:szCs w:val="28"/>
              </w:rPr>
              <w:t>available time slots</w:t>
            </w:r>
            <w:r>
              <w:rPr>
                <w:rStyle w:val="Enfasidelicata"/>
                <w:rFonts w:ascii="Bell MT" w:hAnsi="Bell MT"/>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350B69BE" w14:textId="77777777" w:rsidR="00775C1D" w:rsidRDefault="00775C1D" w:rsidP="00775C1D">
            <w:pPr>
              <w:pStyle w:val="Paragrafoelenco"/>
              <w:numPr>
                <w:ilvl w:val="0"/>
                <w:numId w:val="54"/>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selects a provided time slot without being inactive 30 seconds.</w:t>
            </w:r>
          </w:p>
          <w:p w14:paraId="11E47685" w14:textId="77777777" w:rsidR="00775C1D"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Pr="000A5E1D">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0A5E1D">
              <w:rPr>
                <w:rStyle w:val="Enfasidelicata"/>
                <w:rFonts w:ascii="Bell MT" w:hAnsi="Bell MT"/>
                <w:sz w:val="28"/>
                <w:szCs w:val="28"/>
              </w:rPr>
              <w:t>“Book visit”</w:t>
            </w:r>
            <w:r>
              <w:rPr>
                <w:rStyle w:val="Enfasidelicata"/>
                <w:rFonts w:ascii="Bell MT" w:hAnsi="Bell MT"/>
                <w:i w:val="0"/>
                <w:iCs w:val="0"/>
                <w:sz w:val="28"/>
                <w:szCs w:val="28"/>
              </w:rPr>
              <w:t xml:space="preserve"> use case.</w:t>
            </w:r>
          </w:p>
          <w:p w14:paraId="04A3844B" w14:textId="77777777" w:rsidR="00775C1D" w:rsidRDefault="00775C1D" w:rsidP="00775C1D">
            <w:pPr>
              <w:pStyle w:val="Paragrafoelenco"/>
              <w:numPr>
                <w:ilvl w:val="0"/>
                <w:numId w:val="54"/>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click on the notification.</w:t>
            </w:r>
          </w:p>
          <w:p w14:paraId="1016D8A9" w14:textId="77777777" w:rsidR="00775C1D" w:rsidRPr="006A4109"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user can select only the initial provided time slots (the </w:t>
            </w:r>
            <w:r w:rsidRPr="000A5E1D">
              <w:rPr>
                <w:rStyle w:val="Enfasidelicata"/>
                <w:rFonts w:ascii="Bell MT" w:hAnsi="Bell MT"/>
                <w:sz w:val="28"/>
                <w:szCs w:val="28"/>
              </w:rPr>
              <w:t>Events flow</w:t>
            </w:r>
            <w:r>
              <w:rPr>
                <w:rStyle w:val="Enfasidelicata"/>
                <w:rFonts w:ascii="Bell MT" w:hAnsi="Bell MT"/>
                <w:i w:val="0"/>
                <w:iCs w:val="0"/>
                <w:sz w:val="28"/>
                <w:szCs w:val="28"/>
              </w:rPr>
              <w:t xml:space="preserve"> proceeds from event 4 of </w:t>
            </w:r>
            <w:r w:rsidRPr="000A5E1D">
              <w:rPr>
                <w:rStyle w:val="Enfasidelicata"/>
                <w:rFonts w:ascii="Bell MT" w:hAnsi="Bell MT"/>
                <w:sz w:val="28"/>
                <w:szCs w:val="28"/>
              </w:rPr>
              <w:t>“Book visit”</w:t>
            </w:r>
            <w:r>
              <w:rPr>
                <w:rStyle w:val="Enfasidelicata"/>
                <w:rFonts w:ascii="Bell MT" w:hAnsi="Bell MT"/>
                <w:i w:val="0"/>
                <w:iCs w:val="0"/>
                <w:sz w:val="28"/>
                <w:szCs w:val="28"/>
              </w:rPr>
              <w:t xml:space="preserve"> use case).</w:t>
            </w:r>
          </w:p>
        </w:tc>
      </w:tr>
    </w:tbl>
    <w:p w14:paraId="75693193" w14:textId="43F96C5A" w:rsidR="0084516D" w:rsidRDefault="0084516D" w:rsidP="0084516D">
      <w:pPr>
        <w:spacing w:line="240" w:lineRule="auto"/>
        <w:rPr>
          <w:rStyle w:val="Enfasidelicata"/>
          <w:rFonts w:ascii="Bell MT" w:hAnsi="Bell MT"/>
          <w:sz w:val="28"/>
          <w:szCs w:val="28"/>
        </w:rPr>
      </w:pPr>
    </w:p>
    <w:p w14:paraId="52BE9083" w14:textId="73BAC6EE" w:rsidR="0084516D" w:rsidRDefault="0084516D" w:rsidP="0084516D">
      <w:pPr>
        <w:spacing w:line="240" w:lineRule="auto"/>
        <w:rPr>
          <w:rStyle w:val="Enfasidelicata"/>
          <w:rFonts w:ascii="Bell MT" w:hAnsi="Bell MT"/>
          <w:sz w:val="28"/>
          <w:szCs w:val="28"/>
        </w:rPr>
      </w:pPr>
    </w:p>
    <w:p w14:paraId="5F6E9464" w14:textId="303FAAF4" w:rsidR="0084516D" w:rsidRDefault="0084516D" w:rsidP="0084516D">
      <w:pPr>
        <w:spacing w:line="240" w:lineRule="auto"/>
        <w:rPr>
          <w:rStyle w:val="Enfasidelicata"/>
          <w:rFonts w:ascii="Bell MT" w:hAnsi="Bell MT"/>
          <w:sz w:val="28"/>
          <w:szCs w:val="28"/>
        </w:rPr>
      </w:pPr>
    </w:p>
    <w:p w14:paraId="158E1854" w14:textId="0747FF26" w:rsidR="0084516D" w:rsidRDefault="0084516D" w:rsidP="0084516D">
      <w:pPr>
        <w:spacing w:line="240" w:lineRule="auto"/>
        <w:rPr>
          <w:rStyle w:val="Enfasidelicata"/>
          <w:rFonts w:ascii="Bell MT" w:hAnsi="Bell MT"/>
          <w:sz w:val="28"/>
          <w:szCs w:val="28"/>
        </w:rPr>
      </w:pPr>
    </w:p>
    <w:p w14:paraId="701403DB" w14:textId="4AE4EB75" w:rsidR="0084516D" w:rsidRDefault="0084516D" w:rsidP="0084516D">
      <w:pPr>
        <w:spacing w:line="240" w:lineRule="auto"/>
        <w:rPr>
          <w:rStyle w:val="Enfasidelicata"/>
          <w:rFonts w:ascii="Bell MT" w:hAnsi="Bell MT"/>
          <w:sz w:val="28"/>
          <w:szCs w:val="28"/>
        </w:rPr>
      </w:pPr>
    </w:p>
    <w:p w14:paraId="4B29CDEE" w14:textId="1DCE08EB" w:rsidR="0084516D" w:rsidRDefault="0084516D" w:rsidP="0084516D">
      <w:pPr>
        <w:spacing w:line="240" w:lineRule="auto"/>
        <w:rPr>
          <w:rStyle w:val="Enfasidelicata"/>
          <w:rFonts w:ascii="Bell MT" w:hAnsi="Bell MT"/>
          <w:sz w:val="28"/>
          <w:szCs w:val="28"/>
        </w:rPr>
      </w:pPr>
    </w:p>
    <w:p w14:paraId="0438D09A" w14:textId="12A76463" w:rsidR="0084516D" w:rsidRDefault="0084516D" w:rsidP="0084516D">
      <w:pPr>
        <w:spacing w:line="240" w:lineRule="auto"/>
        <w:rPr>
          <w:rStyle w:val="Enfasidelicata"/>
          <w:rFonts w:ascii="Bell MT" w:hAnsi="Bell MT"/>
          <w:sz w:val="28"/>
          <w:szCs w:val="28"/>
        </w:rPr>
      </w:pPr>
    </w:p>
    <w:p w14:paraId="3AC2E589" w14:textId="61EC7BC1" w:rsidR="0084516D" w:rsidRDefault="0084516D" w:rsidP="0084516D">
      <w:pPr>
        <w:spacing w:line="240" w:lineRule="auto"/>
        <w:rPr>
          <w:rStyle w:val="Enfasidelicata"/>
          <w:rFonts w:ascii="Bell MT" w:hAnsi="Bell MT"/>
          <w:sz w:val="28"/>
          <w:szCs w:val="28"/>
        </w:rPr>
      </w:pPr>
    </w:p>
    <w:p w14:paraId="485483CA" w14:textId="6D50ACB4" w:rsidR="0084516D" w:rsidRDefault="0084516D" w:rsidP="0084516D">
      <w:pPr>
        <w:spacing w:line="240" w:lineRule="auto"/>
        <w:rPr>
          <w:rStyle w:val="Enfasidelicata"/>
          <w:rFonts w:ascii="Bell MT" w:hAnsi="Bell MT"/>
          <w:sz w:val="28"/>
          <w:szCs w:val="28"/>
        </w:rPr>
      </w:pPr>
    </w:p>
    <w:p w14:paraId="4AFE6ACE" w14:textId="1D542C97" w:rsidR="0084516D" w:rsidRDefault="0084516D" w:rsidP="0084516D">
      <w:pPr>
        <w:spacing w:line="240" w:lineRule="auto"/>
        <w:rPr>
          <w:rStyle w:val="Enfasidelicata"/>
          <w:rFonts w:ascii="Bell MT" w:hAnsi="Bell MT"/>
          <w:sz w:val="28"/>
          <w:szCs w:val="28"/>
        </w:rPr>
      </w:pPr>
    </w:p>
    <w:p w14:paraId="413F68D5" w14:textId="38A59443" w:rsidR="0084516D" w:rsidRDefault="0084516D" w:rsidP="0084516D">
      <w:pPr>
        <w:spacing w:line="240" w:lineRule="auto"/>
        <w:rPr>
          <w:rStyle w:val="Enfasidelicata"/>
          <w:rFonts w:ascii="Bell MT" w:hAnsi="Bell MT"/>
          <w:sz w:val="28"/>
          <w:szCs w:val="28"/>
        </w:rPr>
      </w:pPr>
    </w:p>
    <w:p w14:paraId="4335A2DC" w14:textId="77777777" w:rsidR="0084516D" w:rsidRPr="0084516D" w:rsidRDefault="0084516D" w:rsidP="00B920D4">
      <w:pPr>
        <w:spacing w:line="240" w:lineRule="auto"/>
        <w:rPr>
          <w:rStyle w:val="Enfasidelicata"/>
          <w:rFonts w:ascii="Bell MT" w:hAnsi="Bell MT"/>
          <w:sz w:val="28"/>
          <w:szCs w:val="28"/>
        </w:rPr>
      </w:pPr>
    </w:p>
    <w:p w14:paraId="2EFA11F3" w14:textId="1D8B1328" w:rsidR="00FD69AF" w:rsidRDefault="00FD69AF" w:rsidP="00FD69AF">
      <w:pPr>
        <w:spacing w:line="240" w:lineRule="auto"/>
        <w:rPr>
          <w:rStyle w:val="Enfasidelicata"/>
          <w:rFonts w:ascii="Bell MT" w:hAnsi="Bell MT"/>
          <w:sz w:val="28"/>
          <w:szCs w:val="28"/>
        </w:rPr>
      </w:pPr>
    </w:p>
    <w:p w14:paraId="7B6AA212" w14:textId="44D883C0" w:rsidR="00FD69AF" w:rsidRDefault="00FD69AF" w:rsidP="00FD69AF">
      <w:pPr>
        <w:spacing w:line="240" w:lineRule="auto"/>
        <w:rPr>
          <w:rStyle w:val="Enfasidelicata"/>
          <w:rFonts w:ascii="Bell MT" w:hAnsi="Bell MT"/>
          <w:sz w:val="28"/>
          <w:szCs w:val="28"/>
        </w:rPr>
      </w:pPr>
    </w:p>
    <w:p w14:paraId="4143364A" w14:textId="2D54A97C" w:rsidR="001C30C0" w:rsidRDefault="001C30C0" w:rsidP="00FD69AF">
      <w:pPr>
        <w:spacing w:line="240" w:lineRule="auto"/>
        <w:rPr>
          <w:rStyle w:val="Enfasidelicata"/>
          <w:rFonts w:ascii="Bell MT" w:hAnsi="Bell MT"/>
          <w:sz w:val="28"/>
          <w:szCs w:val="28"/>
        </w:rPr>
      </w:pPr>
    </w:p>
    <w:p w14:paraId="23F6C594" w14:textId="77777777" w:rsidR="001C30C0" w:rsidRDefault="001C30C0">
      <w:pPr>
        <w:rPr>
          <w:rStyle w:val="Enfasidelicata"/>
          <w:rFonts w:ascii="Bell MT" w:hAnsi="Bell MT"/>
          <w:sz w:val="28"/>
          <w:szCs w:val="28"/>
        </w:rPr>
      </w:pPr>
      <w:r>
        <w:rPr>
          <w:rStyle w:val="Enfasidelicata"/>
          <w:rFonts w:ascii="Bell MT" w:hAnsi="Bell MT"/>
          <w:sz w:val="28"/>
          <w:szCs w:val="28"/>
        </w:rPr>
        <w:br w:type="page"/>
      </w:r>
    </w:p>
    <w:p w14:paraId="7351D658" w14:textId="27FE08C3" w:rsidR="0084516D" w:rsidRDefault="0084516D">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Su</w:t>
      </w:r>
      <w:r w:rsidR="00527327">
        <w:rPr>
          <w:rStyle w:val="Enfasidelicata"/>
          <w:rFonts w:ascii="Bell MT" w:hAnsi="Bell MT"/>
          <w:sz w:val="28"/>
          <w:szCs w:val="28"/>
        </w:rPr>
        <w:t>gg</w:t>
      </w:r>
      <w:r>
        <w:rPr>
          <w:rStyle w:val="Enfasidelicata"/>
          <w:rFonts w:ascii="Bell MT" w:hAnsi="Bell MT"/>
          <w:sz w:val="28"/>
          <w:szCs w:val="28"/>
        </w:rPr>
        <w:t xml:space="preserve">estion of Alternative </w:t>
      </w:r>
      <w:r w:rsidR="00527327">
        <w:rPr>
          <w:rStyle w:val="Enfasidelicata"/>
          <w:rFonts w:ascii="Bell MT" w:hAnsi="Bell MT"/>
          <w:sz w:val="28"/>
          <w:szCs w:val="28"/>
        </w:rPr>
        <w:t>Stores</w:t>
      </w:r>
      <w:r w:rsidR="001C2511">
        <w:rPr>
          <w:rStyle w:val="Enfasidelicata"/>
          <w:rFonts w:ascii="Bell MT" w:hAnsi="Bell MT"/>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162FAE14" w14:textId="77777777" w:rsidR="000A111F" w:rsidRPr="00923D58" w:rsidRDefault="000A111F" w:rsidP="000A111F">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332C46BB" w14:textId="77777777" w:rsidR="000A111F" w:rsidRPr="00923D58" w:rsidRDefault="000A111F" w:rsidP="000A111F">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6E1777A2" w14:textId="77777777" w:rsidR="000A111F"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 xml:space="preserve">The first three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 (the user selects a time slot: case 3.a).</w:t>
            </w:r>
          </w:p>
          <w:p w14:paraId="15556D27" w14:textId="77777777" w:rsidR="000A111F" w:rsidRPr="00664977"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user remains inactive for 30 seconds.</w:t>
            </w:r>
          </w:p>
          <w:p w14:paraId="094928D8" w14:textId="77777777" w:rsidR="000A111F"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system notifies to the user the possibility to lookup further available stores for the selected time slot.</w:t>
            </w:r>
          </w:p>
          <w:p w14:paraId="56B0985F" w14:textId="77777777" w:rsidR="000A111F"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user clicks on the received notification.</w:t>
            </w:r>
          </w:p>
          <w:p w14:paraId="4FD24D4D" w14:textId="77777777" w:rsidR="000A111F" w:rsidRPr="005C2BF6"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5080B085" w14:textId="77777777" w:rsidR="000A111F" w:rsidRPr="006B5465" w:rsidRDefault="000A111F" w:rsidP="000A111F">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653220CD" w14:textId="77777777" w:rsidR="000A111F" w:rsidRDefault="000A111F" w:rsidP="000A111F">
            <w:pPr>
              <w:pStyle w:val="Paragrafoelenco"/>
              <w:numPr>
                <w:ilvl w:val="0"/>
                <w:numId w:val="60"/>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selects a provided store without being inactive 30 seconds.</w:t>
            </w:r>
          </w:p>
          <w:p w14:paraId="4F214C03" w14:textId="77777777" w:rsidR="000A111F" w:rsidRDefault="000A111F" w:rsidP="000A111F">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p>
          <w:p w14:paraId="4B6DEC60" w14:textId="77777777" w:rsidR="000A111F" w:rsidRDefault="000A111F" w:rsidP="000A111F">
            <w:pPr>
              <w:pStyle w:val="Paragrafoelenco"/>
              <w:numPr>
                <w:ilvl w:val="0"/>
                <w:numId w:val="60"/>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click on the notification.</w:t>
            </w:r>
          </w:p>
          <w:p w14:paraId="5311FE2F" w14:textId="77777777" w:rsidR="000A111F" w:rsidRDefault="000A111F" w:rsidP="000A111F">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user can select only the initial provided stores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4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p>
          <w:p w14:paraId="74512CB5" w14:textId="77777777" w:rsidR="000A111F" w:rsidRPr="006C6F3F" w:rsidRDefault="000A111F" w:rsidP="000A111F">
            <w:pPr>
              <w:rPr>
                <w:rStyle w:val="Enfasidelicata"/>
                <w:rFonts w:ascii="Bell MT" w:hAnsi="Bell MT"/>
                <w:i w:val="0"/>
                <w:iCs w:val="0"/>
                <w:sz w:val="28"/>
                <w:szCs w:val="28"/>
              </w:rPr>
            </w:pPr>
          </w:p>
        </w:tc>
      </w:tr>
    </w:tbl>
    <w:p w14:paraId="57A2D9C9" w14:textId="7A3B5F6E" w:rsidR="000A111F" w:rsidRDefault="000A111F" w:rsidP="000A111F">
      <w:pPr>
        <w:spacing w:line="240" w:lineRule="auto"/>
        <w:rPr>
          <w:rStyle w:val="Enfasidelicata"/>
          <w:rFonts w:ascii="Bell MT" w:hAnsi="Bell MT"/>
          <w:sz w:val="28"/>
          <w:szCs w:val="28"/>
        </w:rPr>
      </w:pPr>
    </w:p>
    <w:p w14:paraId="52C8E670" w14:textId="003D2AB0" w:rsidR="000A111F" w:rsidRDefault="000A111F" w:rsidP="000A111F">
      <w:pPr>
        <w:spacing w:line="240" w:lineRule="auto"/>
        <w:rPr>
          <w:rStyle w:val="Enfasidelicata"/>
          <w:rFonts w:ascii="Bell MT" w:hAnsi="Bell MT"/>
          <w:sz w:val="28"/>
          <w:szCs w:val="28"/>
        </w:rPr>
      </w:pPr>
    </w:p>
    <w:p w14:paraId="459B46CD" w14:textId="70F80E66" w:rsidR="000A111F" w:rsidRDefault="000A111F" w:rsidP="000A111F">
      <w:pPr>
        <w:spacing w:line="240" w:lineRule="auto"/>
        <w:rPr>
          <w:rStyle w:val="Enfasidelicata"/>
          <w:rFonts w:ascii="Bell MT" w:hAnsi="Bell MT"/>
          <w:sz w:val="28"/>
          <w:szCs w:val="28"/>
        </w:rPr>
      </w:pPr>
    </w:p>
    <w:p w14:paraId="774D44CE" w14:textId="6A558673" w:rsidR="000A111F" w:rsidRDefault="000A111F" w:rsidP="000A111F">
      <w:pPr>
        <w:spacing w:line="240" w:lineRule="auto"/>
        <w:rPr>
          <w:rStyle w:val="Enfasidelicata"/>
          <w:rFonts w:ascii="Bell MT" w:hAnsi="Bell MT"/>
          <w:sz w:val="28"/>
          <w:szCs w:val="28"/>
        </w:rPr>
      </w:pPr>
    </w:p>
    <w:p w14:paraId="6E13CE1B" w14:textId="08D6C3F8" w:rsidR="000A111F" w:rsidRDefault="000A111F" w:rsidP="000A111F">
      <w:pPr>
        <w:spacing w:line="240" w:lineRule="auto"/>
        <w:rPr>
          <w:rStyle w:val="Enfasidelicata"/>
          <w:rFonts w:ascii="Bell MT" w:hAnsi="Bell MT"/>
          <w:sz w:val="28"/>
          <w:szCs w:val="28"/>
        </w:rPr>
      </w:pPr>
    </w:p>
    <w:p w14:paraId="3228B2C6" w14:textId="5E5F19D0" w:rsidR="000A111F" w:rsidRDefault="000A111F" w:rsidP="000A111F">
      <w:pPr>
        <w:spacing w:line="240" w:lineRule="auto"/>
        <w:rPr>
          <w:rStyle w:val="Enfasidelicata"/>
          <w:rFonts w:ascii="Bell MT" w:hAnsi="Bell MT"/>
          <w:sz w:val="28"/>
          <w:szCs w:val="28"/>
        </w:rPr>
      </w:pPr>
    </w:p>
    <w:p w14:paraId="016E3023" w14:textId="7B394D95" w:rsidR="000A111F" w:rsidRDefault="000A111F" w:rsidP="000A111F">
      <w:pPr>
        <w:spacing w:line="240" w:lineRule="auto"/>
        <w:rPr>
          <w:rStyle w:val="Enfasidelicata"/>
          <w:rFonts w:ascii="Bell MT" w:hAnsi="Bell MT"/>
          <w:sz w:val="28"/>
          <w:szCs w:val="28"/>
        </w:rPr>
      </w:pPr>
    </w:p>
    <w:p w14:paraId="60624709" w14:textId="354C1E07" w:rsidR="000A111F" w:rsidRDefault="000A111F" w:rsidP="000A111F">
      <w:pPr>
        <w:spacing w:line="240" w:lineRule="auto"/>
        <w:rPr>
          <w:rStyle w:val="Enfasidelicata"/>
          <w:rFonts w:ascii="Bell MT" w:hAnsi="Bell MT"/>
          <w:sz w:val="28"/>
          <w:szCs w:val="28"/>
        </w:rPr>
      </w:pPr>
    </w:p>
    <w:p w14:paraId="4428D2C0" w14:textId="6D29F247" w:rsidR="000A111F" w:rsidRDefault="000A111F" w:rsidP="000A111F">
      <w:pPr>
        <w:spacing w:line="240" w:lineRule="auto"/>
        <w:rPr>
          <w:rStyle w:val="Enfasidelicata"/>
          <w:rFonts w:ascii="Bell MT" w:hAnsi="Bell MT"/>
          <w:sz w:val="28"/>
          <w:szCs w:val="28"/>
        </w:rPr>
      </w:pPr>
    </w:p>
    <w:p w14:paraId="7D408886" w14:textId="2FC26AE7" w:rsidR="000A111F" w:rsidRDefault="000A111F" w:rsidP="000A111F">
      <w:pPr>
        <w:spacing w:line="240" w:lineRule="auto"/>
        <w:rPr>
          <w:rStyle w:val="Enfasidelicata"/>
          <w:rFonts w:ascii="Bell MT" w:hAnsi="Bell MT"/>
          <w:sz w:val="28"/>
          <w:szCs w:val="28"/>
        </w:rPr>
      </w:pPr>
    </w:p>
    <w:p w14:paraId="508BDAE3" w14:textId="20590E6F" w:rsidR="000A111F" w:rsidRDefault="000A111F" w:rsidP="000A111F">
      <w:pPr>
        <w:spacing w:line="240" w:lineRule="auto"/>
        <w:rPr>
          <w:rStyle w:val="Enfasidelicata"/>
          <w:rFonts w:ascii="Bell MT" w:hAnsi="Bell MT"/>
          <w:sz w:val="28"/>
          <w:szCs w:val="28"/>
        </w:rPr>
      </w:pPr>
    </w:p>
    <w:p w14:paraId="138B753E" w14:textId="681D98D9" w:rsidR="000A111F" w:rsidRDefault="000A111F" w:rsidP="000A111F">
      <w:pPr>
        <w:spacing w:line="240" w:lineRule="auto"/>
        <w:rPr>
          <w:rStyle w:val="Enfasidelicata"/>
          <w:rFonts w:ascii="Bell MT" w:hAnsi="Bell MT"/>
          <w:sz w:val="28"/>
          <w:szCs w:val="28"/>
        </w:rPr>
      </w:pPr>
    </w:p>
    <w:p w14:paraId="527DA80E" w14:textId="39A4F827" w:rsidR="000A111F" w:rsidRDefault="000A111F" w:rsidP="000A111F">
      <w:pPr>
        <w:spacing w:line="240" w:lineRule="auto"/>
        <w:rPr>
          <w:rStyle w:val="Enfasidelicata"/>
          <w:rFonts w:ascii="Bell MT" w:hAnsi="Bell MT"/>
          <w:sz w:val="28"/>
          <w:szCs w:val="28"/>
        </w:rPr>
      </w:pPr>
    </w:p>
    <w:p w14:paraId="08D0CC8F" w14:textId="4D443C00" w:rsidR="000A111F" w:rsidRDefault="000A111F" w:rsidP="000A111F">
      <w:pPr>
        <w:spacing w:line="240" w:lineRule="auto"/>
        <w:rPr>
          <w:rStyle w:val="Enfasidelicata"/>
          <w:rFonts w:ascii="Bell MT" w:hAnsi="Bell MT"/>
          <w:sz w:val="28"/>
          <w:szCs w:val="28"/>
        </w:rPr>
      </w:pPr>
    </w:p>
    <w:p w14:paraId="4DBEB2BA" w14:textId="27DB6489" w:rsidR="000A111F" w:rsidRDefault="000A111F" w:rsidP="000A111F">
      <w:pPr>
        <w:spacing w:line="240" w:lineRule="auto"/>
        <w:rPr>
          <w:rStyle w:val="Enfasidelicata"/>
          <w:rFonts w:ascii="Bell MT" w:hAnsi="Bell MT"/>
          <w:sz w:val="28"/>
          <w:szCs w:val="28"/>
        </w:rPr>
      </w:pPr>
    </w:p>
    <w:p w14:paraId="26ACA2E1" w14:textId="47F153AD" w:rsidR="000A111F" w:rsidRDefault="000A111F" w:rsidP="000A111F">
      <w:pPr>
        <w:spacing w:line="240" w:lineRule="auto"/>
        <w:rPr>
          <w:rStyle w:val="Enfasidelicata"/>
          <w:rFonts w:ascii="Bell MT" w:hAnsi="Bell MT"/>
          <w:sz w:val="28"/>
          <w:szCs w:val="28"/>
        </w:rPr>
      </w:pPr>
    </w:p>
    <w:p w14:paraId="1023E7B2" w14:textId="4C7C54F4" w:rsidR="000A111F" w:rsidRDefault="000A111F" w:rsidP="000A111F">
      <w:pPr>
        <w:spacing w:line="240" w:lineRule="auto"/>
        <w:rPr>
          <w:rStyle w:val="Enfasidelicata"/>
          <w:rFonts w:ascii="Bell MT" w:hAnsi="Bell MT"/>
          <w:sz w:val="28"/>
          <w:szCs w:val="28"/>
        </w:rPr>
      </w:pPr>
    </w:p>
    <w:p w14:paraId="58D404CF" w14:textId="58C94FD1" w:rsidR="000A111F" w:rsidRDefault="000A111F" w:rsidP="000A111F">
      <w:pPr>
        <w:spacing w:line="240" w:lineRule="auto"/>
        <w:rPr>
          <w:rStyle w:val="Enfasidelicata"/>
          <w:rFonts w:ascii="Bell MT" w:hAnsi="Bell MT"/>
          <w:sz w:val="28"/>
          <w:szCs w:val="28"/>
        </w:rPr>
      </w:pPr>
    </w:p>
    <w:p w14:paraId="3E07DDDE" w14:textId="4ED7586D" w:rsidR="000A111F" w:rsidRDefault="000A111F" w:rsidP="000A111F">
      <w:pPr>
        <w:spacing w:line="240" w:lineRule="auto"/>
        <w:rPr>
          <w:rStyle w:val="Enfasidelicata"/>
          <w:rFonts w:ascii="Bell MT" w:hAnsi="Bell MT"/>
          <w:sz w:val="28"/>
          <w:szCs w:val="28"/>
        </w:rPr>
      </w:pPr>
    </w:p>
    <w:p w14:paraId="36683214" w14:textId="5655F2FE" w:rsidR="000A111F" w:rsidRDefault="000A111F" w:rsidP="000A111F">
      <w:pPr>
        <w:spacing w:line="240" w:lineRule="auto"/>
        <w:rPr>
          <w:rStyle w:val="Enfasidelicata"/>
          <w:rFonts w:ascii="Bell MT" w:hAnsi="Bell MT"/>
          <w:sz w:val="28"/>
          <w:szCs w:val="28"/>
        </w:rPr>
      </w:pPr>
    </w:p>
    <w:p w14:paraId="3A57F049" w14:textId="5AA9FD94" w:rsidR="000A111F" w:rsidRDefault="000A111F" w:rsidP="000A111F">
      <w:pPr>
        <w:spacing w:line="240" w:lineRule="auto"/>
        <w:rPr>
          <w:rStyle w:val="Enfasidelicata"/>
          <w:rFonts w:ascii="Bell MT" w:hAnsi="Bell MT"/>
          <w:sz w:val="28"/>
          <w:szCs w:val="28"/>
        </w:rPr>
      </w:pPr>
    </w:p>
    <w:p w14:paraId="46720788" w14:textId="1F97D469" w:rsidR="000A111F" w:rsidRDefault="000A111F" w:rsidP="000A111F">
      <w:pPr>
        <w:spacing w:line="240" w:lineRule="auto"/>
        <w:rPr>
          <w:rStyle w:val="Enfasidelicata"/>
          <w:rFonts w:ascii="Bell MT" w:hAnsi="Bell MT"/>
          <w:sz w:val="28"/>
          <w:szCs w:val="28"/>
        </w:rPr>
      </w:pPr>
    </w:p>
    <w:p w14:paraId="1EBC781E" w14:textId="3F58E4AD" w:rsidR="000A111F" w:rsidRDefault="000A111F" w:rsidP="000A111F">
      <w:pPr>
        <w:spacing w:line="240" w:lineRule="auto"/>
        <w:rPr>
          <w:rStyle w:val="Enfasidelicata"/>
          <w:rFonts w:ascii="Bell MT" w:hAnsi="Bell MT"/>
          <w:sz w:val="28"/>
          <w:szCs w:val="28"/>
        </w:rPr>
      </w:pPr>
    </w:p>
    <w:p w14:paraId="50498927" w14:textId="301F81DF" w:rsidR="000A111F" w:rsidRDefault="000A111F" w:rsidP="000A111F">
      <w:pPr>
        <w:spacing w:line="240" w:lineRule="auto"/>
        <w:rPr>
          <w:rStyle w:val="Enfasidelicata"/>
          <w:rFonts w:ascii="Bell MT" w:hAnsi="Bell MT"/>
          <w:sz w:val="28"/>
          <w:szCs w:val="28"/>
        </w:rPr>
      </w:pPr>
    </w:p>
    <w:p w14:paraId="43C626A5" w14:textId="77777777" w:rsidR="000A111F" w:rsidRPr="00D01022" w:rsidRDefault="000A111F" w:rsidP="00D01022">
      <w:pPr>
        <w:spacing w:line="240" w:lineRule="auto"/>
        <w:rPr>
          <w:rStyle w:val="Enfasidelicata"/>
          <w:rFonts w:ascii="Bell MT" w:hAnsi="Bell MT"/>
          <w:sz w:val="28"/>
          <w:szCs w:val="28"/>
        </w:rPr>
      </w:pPr>
    </w:p>
    <w:p w14:paraId="05AF0FCE" w14:textId="4F840AFB" w:rsidR="000A111F" w:rsidRDefault="000A111F">
      <w:pPr>
        <w:pStyle w:val="Paragrafoelenco"/>
        <w:numPr>
          <w:ilvl w:val="0"/>
          <w:numId w:val="42"/>
        </w:numPr>
        <w:spacing w:line="240" w:lineRule="auto"/>
        <w:rPr>
          <w:rStyle w:val="Enfasidelicata"/>
          <w:rFonts w:ascii="Bell MT" w:hAnsi="Bell MT"/>
          <w:sz w:val="28"/>
          <w:szCs w:val="28"/>
        </w:rPr>
      </w:pPr>
      <w:commentRangeStart w:id="1050"/>
      <w:r>
        <w:rPr>
          <w:rStyle w:val="Enfasidelicata"/>
          <w:rFonts w:ascii="Bell MT" w:hAnsi="Bell MT"/>
          <w:sz w:val="28"/>
          <w:szCs w:val="28"/>
        </w:rPr>
        <w:lastRenderedPageBreak/>
        <w:t>Enter/Exit Store</w:t>
      </w:r>
      <w:commentRangeEnd w:id="1050"/>
      <w:r>
        <w:rPr>
          <w:rStyle w:val="Rimandocommento"/>
        </w:rPr>
        <w:commentReference w:id="1050"/>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Actors</w:t>
            </w:r>
          </w:p>
        </w:tc>
        <w:tc>
          <w:tcPr>
            <w:tcW w:w="6815" w:type="dxa"/>
          </w:tcPr>
          <w:p w14:paraId="7A0DEEBC" w14:textId="77777777" w:rsidR="000A111F" w:rsidRPr="00631266" w:rsidRDefault="000A111F" w:rsidP="000A111F">
            <w:pPr>
              <w:pStyle w:val="Paragrafoelenco"/>
              <w:ind w:left="0"/>
              <w:rPr>
                <w:rStyle w:val="Enfasidelicata"/>
                <w:rFonts w:ascii="Bell MT" w:hAnsi="Bell MT"/>
                <w:i w:val="0"/>
                <w:iCs w:val="0"/>
                <w:sz w:val="28"/>
                <w:szCs w:val="28"/>
              </w:rPr>
            </w:pPr>
            <w:r w:rsidRPr="00631266">
              <w:rPr>
                <w:rStyle w:val="Enfasidelicata"/>
                <w:rFonts w:ascii="Bell MT" w:hAnsi="Bell MT"/>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Entry condition</w:t>
            </w:r>
          </w:p>
        </w:tc>
        <w:tc>
          <w:tcPr>
            <w:tcW w:w="6815" w:type="dxa"/>
          </w:tcPr>
          <w:p w14:paraId="28C57B8A" w14:textId="77777777" w:rsidR="000A111F" w:rsidRPr="00631266" w:rsidRDefault="000A111F" w:rsidP="000A111F">
            <w:pPr>
              <w:pStyle w:val="Paragrafoelenco"/>
              <w:ind w:left="0"/>
              <w:rPr>
                <w:rStyle w:val="Enfasidelicata"/>
                <w:rFonts w:ascii="Bell MT" w:hAnsi="Bell MT"/>
                <w:i w:val="0"/>
                <w:iCs w:val="0"/>
                <w:sz w:val="28"/>
                <w:szCs w:val="28"/>
              </w:rPr>
            </w:pPr>
            <w:r w:rsidRPr="00631266">
              <w:rPr>
                <w:rStyle w:val="Enfasidelicata"/>
                <w:rFonts w:ascii="Bell MT" w:hAnsi="Bell MT"/>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Events flow</w:t>
            </w:r>
          </w:p>
        </w:tc>
        <w:tc>
          <w:tcPr>
            <w:tcW w:w="6815" w:type="dxa"/>
          </w:tcPr>
          <w:p w14:paraId="5A856878"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scans his QR code through the QR code reader of the turnstile in entrance.</w:t>
            </w:r>
          </w:p>
          <w:p w14:paraId="4B05B46F"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enters the store.</w:t>
            </w:r>
          </w:p>
          <w:p w14:paraId="34E7F54B"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does the shopping.</w:t>
            </w:r>
          </w:p>
          <w:p w14:paraId="41BA1876"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pays at the cash register.</w:t>
            </w:r>
          </w:p>
          <w:p w14:paraId="1B493505"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Exit condition</w:t>
            </w:r>
          </w:p>
        </w:tc>
        <w:tc>
          <w:tcPr>
            <w:tcW w:w="6815" w:type="dxa"/>
          </w:tcPr>
          <w:p w14:paraId="3F47B7E8" w14:textId="77777777" w:rsidR="000A111F" w:rsidRPr="00631266" w:rsidRDefault="000A111F" w:rsidP="000A111F">
            <w:pPr>
              <w:pStyle w:val="Paragrafoelenco"/>
              <w:ind w:left="0"/>
              <w:rPr>
                <w:rStyle w:val="Enfasidelicata"/>
                <w:rFonts w:ascii="Bell MT" w:hAnsi="Bell MT"/>
                <w:i w:val="0"/>
                <w:iCs w:val="0"/>
                <w:sz w:val="28"/>
                <w:szCs w:val="28"/>
              </w:rPr>
            </w:pPr>
            <w:r w:rsidRPr="00631266">
              <w:rPr>
                <w:rStyle w:val="Enfasidelicata"/>
                <w:rFonts w:ascii="Bell MT" w:hAnsi="Bell MT"/>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Exceptions</w:t>
            </w:r>
          </w:p>
        </w:tc>
        <w:tc>
          <w:tcPr>
            <w:tcW w:w="6815" w:type="dxa"/>
          </w:tcPr>
          <w:p w14:paraId="4BDCF740" w14:textId="77777777" w:rsidR="000A111F" w:rsidRPr="00631266" w:rsidRDefault="000A111F" w:rsidP="000A111F">
            <w:pPr>
              <w:pStyle w:val="Paragrafoelenco"/>
              <w:numPr>
                <w:ilvl w:val="0"/>
                <w:numId w:val="71"/>
              </w:numPr>
              <w:ind w:left="357" w:hanging="357"/>
              <w:rPr>
                <w:rStyle w:val="Enfasidelicata"/>
                <w:rFonts w:ascii="Bell MT" w:hAnsi="Bell MT"/>
                <w:i w:val="0"/>
                <w:iCs w:val="0"/>
                <w:sz w:val="28"/>
                <w:szCs w:val="28"/>
              </w:rPr>
            </w:pPr>
            <w:r w:rsidRPr="00631266">
              <w:rPr>
                <w:rStyle w:val="Enfasidelicata"/>
                <w:rFonts w:ascii="Bell MT" w:hAnsi="Bell MT"/>
                <w:i w:val="0"/>
                <w:iCs w:val="0"/>
                <w:sz w:val="28"/>
                <w:szCs w:val="28"/>
              </w:rPr>
              <w:t>The user arrives to the store 5 minutes or more after the time slot indicated in his ticket.</w:t>
            </w:r>
          </w:p>
          <w:p w14:paraId="770625CB" w14:textId="77777777" w:rsidR="000A111F" w:rsidRPr="00631266" w:rsidRDefault="000A111F" w:rsidP="000A111F">
            <w:pPr>
              <w:pStyle w:val="Paragrafoelenco"/>
              <w:ind w:left="357"/>
              <w:rPr>
                <w:rStyle w:val="Enfasidelicata"/>
                <w:rFonts w:ascii="Bell MT" w:hAnsi="Bell MT"/>
                <w:i w:val="0"/>
                <w:iCs w:val="0"/>
                <w:sz w:val="28"/>
                <w:szCs w:val="28"/>
              </w:rPr>
            </w:pPr>
            <w:r w:rsidRPr="00631266">
              <w:rPr>
                <w:rStyle w:val="Enfasidelicata"/>
                <w:rFonts w:ascii="Bell MT" w:hAnsi="Bell MT"/>
                <w:i w:val="0"/>
                <w:iCs w:val="0"/>
                <w:sz w:val="28"/>
                <w:szCs w:val="28"/>
              </w:rPr>
              <w:t>The user either gets a physical ticket (see “Get physical ticket” use case) or goes away.</w:t>
            </w:r>
          </w:p>
          <w:p w14:paraId="41E4CAE4" w14:textId="77777777" w:rsidR="000A111F" w:rsidRPr="00631266" w:rsidRDefault="000A111F" w:rsidP="000A111F">
            <w:pPr>
              <w:pStyle w:val="Paragrafoelenco"/>
              <w:numPr>
                <w:ilvl w:val="0"/>
                <w:numId w:val="71"/>
              </w:numPr>
              <w:ind w:left="357" w:hanging="357"/>
              <w:rPr>
                <w:rStyle w:val="Enfasidelicata"/>
                <w:rFonts w:ascii="Bell MT" w:hAnsi="Bell MT"/>
                <w:i w:val="0"/>
                <w:iCs w:val="0"/>
                <w:sz w:val="28"/>
                <w:szCs w:val="28"/>
              </w:rPr>
            </w:pPr>
            <w:r w:rsidRPr="00631266">
              <w:rPr>
                <w:rStyle w:val="Enfasidelicata"/>
                <w:rFonts w:ascii="Bell MT" w:hAnsi="Bell MT"/>
                <w:i w:val="0"/>
                <w:iCs w:val="0"/>
                <w:sz w:val="28"/>
                <w:szCs w:val="28"/>
              </w:rPr>
              <w:t>The user does not buy anything.</w:t>
            </w:r>
          </w:p>
          <w:p w14:paraId="01486745" w14:textId="77777777" w:rsidR="000A111F" w:rsidRPr="00631266" w:rsidRDefault="000A111F" w:rsidP="000A111F">
            <w:pPr>
              <w:pStyle w:val="Paragrafoelenco"/>
              <w:ind w:left="357"/>
              <w:rPr>
                <w:rStyle w:val="Enfasidelicata"/>
                <w:rFonts w:ascii="Bell MT" w:hAnsi="Bell MT"/>
                <w:i w:val="0"/>
                <w:iCs w:val="0"/>
                <w:sz w:val="28"/>
                <w:szCs w:val="28"/>
              </w:rPr>
            </w:pPr>
            <w:r w:rsidRPr="00631266">
              <w:rPr>
                <w:rStyle w:val="Enfasidelicata"/>
                <w:rFonts w:ascii="Bell MT" w:hAnsi="Bell MT"/>
                <w:i w:val="0"/>
                <w:iCs w:val="0"/>
                <w:sz w:val="28"/>
                <w:szCs w:val="28"/>
              </w:rPr>
              <w:t>The user exits the store scanning his QR code through the QR code reader of the turnstile in exit.</w:t>
            </w:r>
          </w:p>
          <w:p w14:paraId="51AE7EC2" w14:textId="77777777" w:rsidR="000A111F" w:rsidRPr="00631266" w:rsidRDefault="000A111F" w:rsidP="000A111F">
            <w:pPr>
              <w:pStyle w:val="Paragrafoelenco"/>
              <w:numPr>
                <w:ilvl w:val="0"/>
                <w:numId w:val="71"/>
              </w:numPr>
              <w:ind w:left="357" w:hanging="357"/>
              <w:rPr>
                <w:rStyle w:val="Enfasidelicata"/>
                <w:rFonts w:ascii="Bell MT" w:hAnsi="Bell MT"/>
                <w:i w:val="0"/>
                <w:iCs w:val="0"/>
                <w:sz w:val="28"/>
                <w:szCs w:val="28"/>
              </w:rPr>
            </w:pPr>
            <w:commentRangeStart w:id="1051"/>
            <w:r w:rsidRPr="00631266">
              <w:rPr>
                <w:rStyle w:val="Enfasidelicata"/>
                <w:rFonts w:ascii="Bell MT" w:hAnsi="Bell MT"/>
                <w:i w:val="0"/>
                <w:iCs w:val="0"/>
                <w:sz w:val="28"/>
                <w:szCs w:val="28"/>
              </w:rPr>
              <w:t>After the user enters the store, his physical ticket is lost or his virtual ticket becomes unavailable</w:t>
            </w:r>
            <w:commentRangeEnd w:id="1051"/>
            <w:r w:rsidRPr="00631266">
              <w:rPr>
                <w:rStyle w:val="Rimandocommento"/>
                <w:i/>
              </w:rPr>
              <w:commentReference w:id="1051"/>
            </w:r>
            <w:r w:rsidRPr="00631266">
              <w:rPr>
                <w:rStyle w:val="Enfasidelicata"/>
                <w:rFonts w:ascii="Bell MT" w:hAnsi="Bell MT"/>
                <w:i w:val="0"/>
                <w:iCs w:val="0"/>
                <w:sz w:val="28"/>
                <w:szCs w:val="28"/>
              </w:rPr>
              <w:t>.</w:t>
            </w:r>
          </w:p>
          <w:p w14:paraId="2E41B743" w14:textId="77777777" w:rsidR="000A111F" w:rsidRPr="00631266" w:rsidRDefault="000A111F" w:rsidP="000A111F">
            <w:pPr>
              <w:pStyle w:val="Paragrafoelenco"/>
              <w:ind w:left="357"/>
              <w:rPr>
                <w:rStyle w:val="Enfasidelicata"/>
                <w:rFonts w:ascii="Bell MT" w:hAnsi="Bell MT"/>
                <w:i w:val="0"/>
                <w:iCs w:val="0"/>
                <w:sz w:val="28"/>
                <w:szCs w:val="28"/>
              </w:rPr>
            </w:pPr>
            <w:r w:rsidRPr="00631266">
              <w:rPr>
                <w:rStyle w:val="Enfasidelicata"/>
                <w:rFonts w:ascii="Bell MT" w:hAnsi="Bell MT"/>
                <w:i w:val="0"/>
                <w:iCs w:val="0"/>
                <w:sz w:val="28"/>
                <w:szCs w:val="28"/>
              </w:rPr>
              <w:t>The user exits the store without scanning the QR code. Moreover, the ticket is considered scanned two hours after the time slot indicated in the user’s ticket</w:t>
            </w:r>
          </w:p>
        </w:tc>
      </w:tr>
    </w:tbl>
    <w:p w14:paraId="1030BA14" w14:textId="79451B56" w:rsidR="00981513" w:rsidRDefault="00981513" w:rsidP="00981513">
      <w:pPr>
        <w:spacing w:line="240" w:lineRule="auto"/>
        <w:rPr>
          <w:rStyle w:val="Enfasidelicata"/>
          <w:rFonts w:ascii="Bell MT" w:hAnsi="Bell MT"/>
          <w:sz w:val="28"/>
          <w:szCs w:val="28"/>
        </w:rPr>
      </w:pPr>
    </w:p>
    <w:p w14:paraId="6B36B24B" w14:textId="2C62DFCF" w:rsidR="00981513" w:rsidRDefault="00981513" w:rsidP="00981513">
      <w:pPr>
        <w:spacing w:line="240" w:lineRule="auto"/>
        <w:rPr>
          <w:rStyle w:val="Enfasidelicata"/>
          <w:rFonts w:ascii="Bell MT" w:hAnsi="Bell MT"/>
          <w:sz w:val="28"/>
          <w:szCs w:val="28"/>
        </w:rPr>
      </w:pPr>
    </w:p>
    <w:p w14:paraId="6830C5B7" w14:textId="321DDC31" w:rsidR="00981513" w:rsidRDefault="00981513" w:rsidP="00981513">
      <w:pPr>
        <w:spacing w:line="240" w:lineRule="auto"/>
        <w:rPr>
          <w:rStyle w:val="Enfasidelicata"/>
          <w:rFonts w:ascii="Bell MT" w:hAnsi="Bell MT"/>
          <w:sz w:val="28"/>
          <w:szCs w:val="28"/>
        </w:rPr>
      </w:pPr>
    </w:p>
    <w:p w14:paraId="3E950E0E" w14:textId="77490926" w:rsidR="00981513" w:rsidRDefault="00981513" w:rsidP="00981513">
      <w:pPr>
        <w:spacing w:line="240" w:lineRule="auto"/>
        <w:rPr>
          <w:rStyle w:val="Enfasidelicata"/>
          <w:rFonts w:ascii="Bell MT" w:hAnsi="Bell MT"/>
          <w:sz w:val="28"/>
          <w:szCs w:val="28"/>
        </w:rPr>
      </w:pPr>
    </w:p>
    <w:p w14:paraId="47F0DD62" w14:textId="7E69C5B3" w:rsidR="00981513" w:rsidRDefault="00981513" w:rsidP="00981513">
      <w:pPr>
        <w:spacing w:line="240" w:lineRule="auto"/>
        <w:rPr>
          <w:rStyle w:val="Enfasidelicata"/>
          <w:rFonts w:ascii="Bell MT" w:hAnsi="Bell MT"/>
          <w:sz w:val="28"/>
          <w:szCs w:val="28"/>
        </w:rPr>
      </w:pPr>
    </w:p>
    <w:p w14:paraId="3AD260B5" w14:textId="33D4E32F" w:rsidR="00981513" w:rsidRDefault="00981513" w:rsidP="00981513">
      <w:pPr>
        <w:spacing w:line="240" w:lineRule="auto"/>
        <w:rPr>
          <w:rStyle w:val="Enfasidelicata"/>
          <w:rFonts w:ascii="Bell MT" w:hAnsi="Bell MT"/>
          <w:sz w:val="28"/>
          <w:szCs w:val="28"/>
        </w:rPr>
      </w:pPr>
    </w:p>
    <w:p w14:paraId="091C5D57" w14:textId="20358F3A" w:rsidR="00981513" w:rsidRDefault="00981513" w:rsidP="00981513">
      <w:pPr>
        <w:spacing w:line="240" w:lineRule="auto"/>
        <w:rPr>
          <w:rStyle w:val="Enfasidelicata"/>
          <w:rFonts w:ascii="Bell MT" w:hAnsi="Bell MT"/>
          <w:sz w:val="28"/>
          <w:szCs w:val="28"/>
        </w:rPr>
      </w:pPr>
    </w:p>
    <w:p w14:paraId="41C45586" w14:textId="2411CB06" w:rsidR="00981513" w:rsidRDefault="00981513" w:rsidP="00981513">
      <w:pPr>
        <w:spacing w:line="240" w:lineRule="auto"/>
        <w:rPr>
          <w:rStyle w:val="Enfasidelicata"/>
          <w:rFonts w:ascii="Bell MT" w:hAnsi="Bell MT"/>
          <w:sz w:val="28"/>
          <w:szCs w:val="28"/>
        </w:rPr>
      </w:pPr>
    </w:p>
    <w:p w14:paraId="59A67ABF" w14:textId="62BFDBDC" w:rsidR="00981513" w:rsidRDefault="00981513" w:rsidP="00981513">
      <w:pPr>
        <w:spacing w:line="240" w:lineRule="auto"/>
        <w:rPr>
          <w:rStyle w:val="Enfasidelicata"/>
          <w:rFonts w:ascii="Bell MT" w:hAnsi="Bell MT"/>
          <w:sz w:val="28"/>
          <w:szCs w:val="28"/>
        </w:rPr>
      </w:pPr>
    </w:p>
    <w:p w14:paraId="75626507" w14:textId="5ACAC324" w:rsidR="00981513" w:rsidRDefault="00981513" w:rsidP="00981513">
      <w:pPr>
        <w:spacing w:line="240" w:lineRule="auto"/>
        <w:rPr>
          <w:rStyle w:val="Enfasidelicata"/>
          <w:rFonts w:ascii="Bell MT" w:hAnsi="Bell MT"/>
          <w:sz w:val="28"/>
          <w:szCs w:val="28"/>
        </w:rPr>
      </w:pPr>
    </w:p>
    <w:p w14:paraId="2FAD10D3" w14:textId="1D6B32D7" w:rsidR="00981513" w:rsidRDefault="00981513" w:rsidP="00981513">
      <w:pPr>
        <w:spacing w:line="240" w:lineRule="auto"/>
        <w:rPr>
          <w:rStyle w:val="Enfasidelicata"/>
          <w:rFonts w:ascii="Bell MT" w:hAnsi="Bell MT"/>
          <w:sz w:val="28"/>
          <w:szCs w:val="28"/>
        </w:rPr>
      </w:pPr>
    </w:p>
    <w:p w14:paraId="348A20D2" w14:textId="3219F367" w:rsidR="00981513" w:rsidRDefault="00981513" w:rsidP="00981513">
      <w:pPr>
        <w:spacing w:line="240" w:lineRule="auto"/>
        <w:rPr>
          <w:rStyle w:val="Enfasidelicata"/>
          <w:rFonts w:ascii="Bell MT" w:hAnsi="Bell MT"/>
          <w:sz w:val="28"/>
          <w:szCs w:val="28"/>
        </w:rPr>
      </w:pPr>
    </w:p>
    <w:p w14:paraId="289B8B77" w14:textId="72420DEC" w:rsidR="00981513" w:rsidRDefault="00981513" w:rsidP="00981513">
      <w:pPr>
        <w:spacing w:line="240" w:lineRule="auto"/>
        <w:rPr>
          <w:rStyle w:val="Enfasidelicata"/>
          <w:rFonts w:ascii="Bell MT" w:hAnsi="Bell MT"/>
          <w:sz w:val="28"/>
          <w:szCs w:val="28"/>
        </w:rPr>
      </w:pPr>
    </w:p>
    <w:p w14:paraId="6B1D11B0" w14:textId="553C8FFC" w:rsidR="00981513" w:rsidRDefault="00981513" w:rsidP="00981513">
      <w:pPr>
        <w:spacing w:line="240" w:lineRule="auto"/>
        <w:rPr>
          <w:rStyle w:val="Enfasidelicata"/>
          <w:rFonts w:ascii="Bell MT" w:hAnsi="Bell MT"/>
          <w:sz w:val="28"/>
          <w:szCs w:val="28"/>
        </w:rPr>
      </w:pPr>
    </w:p>
    <w:p w14:paraId="0F6CAAEA" w14:textId="56E589DB" w:rsidR="00981513" w:rsidRDefault="00981513" w:rsidP="00981513">
      <w:pPr>
        <w:spacing w:line="240" w:lineRule="auto"/>
        <w:rPr>
          <w:rStyle w:val="Enfasidelicata"/>
          <w:rFonts w:ascii="Bell MT" w:hAnsi="Bell MT"/>
          <w:sz w:val="28"/>
          <w:szCs w:val="28"/>
        </w:rPr>
      </w:pPr>
    </w:p>
    <w:p w14:paraId="3EE66EE6" w14:textId="29394D51" w:rsidR="00981513" w:rsidRDefault="00981513" w:rsidP="00981513">
      <w:pPr>
        <w:spacing w:line="240" w:lineRule="auto"/>
        <w:rPr>
          <w:rStyle w:val="Enfasidelicata"/>
          <w:rFonts w:ascii="Bell MT" w:hAnsi="Bell MT"/>
          <w:sz w:val="28"/>
          <w:szCs w:val="28"/>
        </w:rPr>
      </w:pPr>
    </w:p>
    <w:p w14:paraId="1657D526" w14:textId="4298D98A" w:rsidR="00981513" w:rsidRDefault="00981513" w:rsidP="00981513">
      <w:pPr>
        <w:spacing w:line="240" w:lineRule="auto"/>
        <w:rPr>
          <w:rStyle w:val="Enfasidelicata"/>
          <w:rFonts w:ascii="Bell MT" w:hAnsi="Bell MT"/>
          <w:sz w:val="28"/>
          <w:szCs w:val="28"/>
        </w:rPr>
      </w:pPr>
    </w:p>
    <w:p w14:paraId="7CDE4897" w14:textId="7693B14D" w:rsidR="00981513" w:rsidRDefault="00981513" w:rsidP="00981513">
      <w:pPr>
        <w:spacing w:line="240" w:lineRule="auto"/>
        <w:rPr>
          <w:rStyle w:val="Enfasidelicata"/>
          <w:rFonts w:ascii="Bell MT" w:hAnsi="Bell MT"/>
          <w:sz w:val="28"/>
          <w:szCs w:val="28"/>
        </w:rPr>
      </w:pPr>
    </w:p>
    <w:p w14:paraId="1B05DF45" w14:textId="4B531D20" w:rsidR="00981513" w:rsidRDefault="00981513" w:rsidP="00981513">
      <w:pPr>
        <w:spacing w:line="240" w:lineRule="auto"/>
        <w:rPr>
          <w:rStyle w:val="Enfasidelicata"/>
          <w:rFonts w:ascii="Bell MT" w:hAnsi="Bell MT"/>
          <w:sz w:val="28"/>
          <w:szCs w:val="28"/>
        </w:rPr>
      </w:pPr>
    </w:p>
    <w:p w14:paraId="4E914445" w14:textId="35F4D745" w:rsidR="00981513" w:rsidRDefault="00981513" w:rsidP="00981513">
      <w:pPr>
        <w:spacing w:line="240" w:lineRule="auto"/>
        <w:rPr>
          <w:rStyle w:val="Enfasidelicata"/>
          <w:rFonts w:ascii="Bell MT" w:hAnsi="Bell MT"/>
          <w:sz w:val="28"/>
          <w:szCs w:val="28"/>
        </w:rPr>
      </w:pPr>
    </w:p>
    <w:p w14:paraId="0CF3417E" w14:textId="6B2446ED" w:rsidR="00981513" w:rsidRDefault="00981513" w:rsidP="00981513">
      <w:pPr>
        <w:spacing w:line="240" w:lineRule="auto"/>
        <w:rPr>
          <w:rStyle w:val="Enfasidelicata"/>
          <w:rFonts w:ascii="Bell MT" w:hAnsi="Bell MT"/>
          <w:sz w:val="28"/>
          <w:szCs w:val="28"/>
        </w:rPr>
      </w:pPr>
    </w:p>
    <w:p w14:paraId="69C1EF3A" w14:textId="50036B19" w:rsidR="00981513" w:rsidRDefault="00981513" w:rsidP="00981513">
      <w:pPr>
        <w:spacing w:line="240" w:lineRule="auto"/>
        <w:rPr>
          <w:rStyle w:val="Enfasidelicata"/>
          <w:rFonts w:ascii="Bell MT" w:hAnsi="Bell MT"/>
          <w:sz w:val="28"/>
          <w:szCs w:val="28"/>
        </w:rPr>
      </w:pPr>
    </w:p>
    <w:p w14:paraId="2E306E8E" w14:textId="130E1A93" w:rsidR="00981513" w:rsidRDefault="00981513" w:rsidP="00981513">
      <w:pPr>
        <w:spacing w:line="240" w:lineRule="auto"/>
        <w:rPr>
          <w:rStyle w:val="Enfasidelicata"/>
          <w:rFonts w:ascii="Bell MT" w:hAnsi="Bell MT"/>
          <w:sz w:val="28"/>
          <w:szCs w:val="28"/>
        </w:rPr>
      </w:pPr>
    </w:p>
    <w:p w14:paraId="1F1E3CD7" w14:textId="6610C9DD" w:rsidR="00981513" w:rsidRDefault="00981513" w:rsidP="00981513">
      <w:pPr>
        <w:spacing w:line="240" w:lineRule="auto"/>
        <w:rPr>
          <w:rStyle w:val="Enfasidelicata"/>
          <w:rFonts w:ascii="Bell MT" w:hAnsi="Bell MT"/>
          <w:sz w:val="28"/>
          <w:szCs w:val="28"/>
        </w:rPr>
      </w:pPr>
    </w:p>
    <w:p w14:paraId="3C366FDA" w14:textId="77777777" w:rsidR="000A111F" w:rsidRPr="00981513" w:rsidRDefault="000A111F" w:rsidP="00D01022">
      <w:pPr>
        <w:spacing w:line="240" w:lineRule="auto"/>
        <w:rPr>
          <w:rStyle w:val="Enfasidelicata"/>
          <w:rFonts w:ascii="Bell MT" w:hAnsi="Bell MT"/>
          <w:sz w:val="28"/>
          <w:szCs w:val="28"/>
        </w:rPr>
      </w:pPr>
    </w:p>
    <w:p w14:paraId="3F4DE7B9" w14:textId="518B0A58" w:rsidR="00981513" w:rsidRDefault="00981513">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 xml:space="preserve">Periodic </w:t>
      </w:r>
      <w:r w:rsidR="006D5A98">
        <w:rPr>
          <w:rStyle w:val="Enfasidelicata"/>
          <w:rFonts w:ascii="Bell MT" w:hAnsi="Bell MT"/>
          <w:sz w:val="28"/>
          <w:szCs w:val="28"/>
        </w:rPr>
        <w:t>N</w:t>
      </w:r>
      <w:r>
        <w:rPr>
          <w:rStyle w:val="Enfasidelicata"/>
          <w:rFonts w:ascii="Bell MT" w:hAnsi="Bell MT"/>
          <w:sz w:val="28"/>
          <w:szCs w:val="28"/>
        </w:rPr>
        <w:t>otification</w:t>
      </w:r>
      <w:r w:rsidR="006D5A98">
        <w:rPr>
          <w:rStyle w:val="Enfasidelicata"/>
          <w:rFonts w:ascii="Bell MT" w:hAnsi="Bell MT"/>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695E8F1C"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53007654" w14:textId="77777777" w:rsidR="00775C1D" w:rsidRPr="00923D58"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1F77189E"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accesses the notification panel.</w:t>
            </w:r>
          </w:p>
          <w:p w14:paraId="36F83A25"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selects one or more stores she wants to be notified about.</w:t>
            </w:r>
          </w:p>
          <w:p w14:paraId="6BDB61A0"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selects a day or a time range.</w:t>
            </w:r>
          </w:p>
          <w:p w14:paraId="5A3D1C34"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selects how often she wants to be notified.</w:t>
            </w:r>
          </w:p>
          <w:p w14:paraId="756FD213"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 xml:space="preserve">The user clicks on the </w:t>
            </w:r>
            <w:r w:rsidRPr="00BD7B1D">
              <w:rPr>
                <w:rStyle w:val="Enfasidelicata"/>
                <w:rFonts w:ascii="Bell MT" w:hAnsi="Bell MT"/>
                <w:sz w:val="28"/>
                <w:szCs w:val="28"/>
              </w:rPr>
              <w:t>“Confirm”</w:t>
            </w:r>
            <w:r>
              <w:rPr>
                <w:rStyle w:val="Enfasidelicata"/>
                <w:rFonts w:ascii="Bell MT" w:hAnsi="Bell MT"/>
                <w:i w:val="0"/>
                <w:iCs w:val="0"/>
                <w:sz w:val="28"/>
                <w:szCs w:val="28"/>
              </w:rPr>
              <w:t xml:space="preserve"> button.</w:t>
            </w:r>
          </w:p>
          <w:p w14:paraId="5DDB2547" w14:textId="77777777" w:rsidR="00775C1D" w:rsidRPr="00701CE5" w:rsidRDefault="00775C1D" w:rsidP="00775C1D">
            <w:pPr>
              <w:pStyle w:val="Paragrafoelenco"/>
              <w:numPr>
                <w:ilvl w:val="0"/>
                <w:numId w:val="61"/>
              </w:numPr>
              <w:rPr>
                <w:rStyle w:val="Enfasidelicata"/>
                <w:rFonts w:ascii="Bell MT" w:hAnsi="Bell MT"/>
                <w:i w:val="0"/>
                <w:iCs w:val="0"/>
                <w:sz w:val="28"/>
                <w:szCs w:val="28"/>
              </w:rPr>
            </w:pPr>
            <w:r w:rsidRPr="00701CE5">
              <w:rPr>
                <w:rStyle w:val="Enfasidelicata"/>
                <w:rFonts w:ascii="Bell MT" w:hAnsi="Bell MT"/>
                <w:i w:val="0"/>
                <w:iCs w:val="0"/>
                <w:sz w:val="28"/>
                <w:szCs w:val="28"/>
              </w:rPr>
              <w:t xml:space="preserve">The system notifies the user that the </w:t>
            </w:r>
            <w:r>
              <w:rPr>
                <w:rStyle w:val="Enfasidelicata"/>
                <w:rFonts w:ascii="Bell MT" w:hAnsi="Bell MT"/>
                <w:i w:val="0"/>
                <w:iCs w:val="0"/>
                <w:sz w:val="28"/>
                <w:szCs w:val="28"/>
              </w:rPr>
              <w:t xml:space="preserve">procedure </w:t>
            </w:r>
            <w:r w:rsidRPr="00701CE5">
              <w:rPr>
                <w:rStyle w:val="Enfasidelicata"/>
                <w:rFonts w:ascii="Bell MT" w:hAnsi="Bell MT"/>
                <w:i w:val="0"/>
                <w:iCs w:val="0"/>
                <w:sz w:val="28"/>
                <w:szCs w:val="28"/>
              </w:rPr>
              <w:t xml:space="preserve">has been successfully </w:t>
            </w:r>
            <w:r>
              <w:rPr>
                <w:rStyle w:val="Enfasidelicata"/>
                <w:rFonts w:ascii="Bell MT" w:hAnsi="Bell MT"/>
                <w:i w:val="0"/>
                <w:iCs w:val="0"/>
                <w:sz w:val="28"/>
                <w:szCs w:val="28"/>
              </w:rPr>
              <w:t>completed</w:t>
            </w:r>
            <w:r w:rsidRPr="00701CE5">
              <w:rPr>
                <w:rStyle w:val="Enfasidelicata"/>
                <w:rFonts w:ascii="Bell MT" w:hAnsi="Bell MT"/>
                <w:i w:val="0"/>
                <w:iCs w:val="0"/>
                <w:sz w:val="28"/>
                <w:szCs w:val="28"/>
              </w:rPr>
              <w:t>.</w:t>
            </w:r>
          </w:p>
          <w:p w14:paraId="3B31F0BB" w14:textId="77777777" w:rsidR="00775C1D" w:rsidRPr="005C2BF6" w:rsidRDefault="00775C1D" w:rsidP="00775C1D">
            <w:pPr>
              <w:pStyle w:val="Paragrafoelenco"/>
              <w:ind w:left="360"/>
              <w:rPr>
                <w:rStyle w:val="Enfasidelicata"/>
                <w:rFonts w:ascii="Bell MT" w:hAnsi="Bell MT"/>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24743A72"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0E05FA65" w14:textId="77777777" w:rsidR="00775C1D" w:rsidRPr="006C6F3F" w:rsidRDefault="00775C1D" w:rsidP="00775C1D">
            <w:pPr>
              <w:pStyle w:val="Paragrafoelenco"/>
              <w:ind w:left="357"/>
              <w:rPr>
                <w:rStyle w:val="Enfasidelicata"/>
                <w:rFonts w:ascii="Bell MT" w:hAnsi="Bell MT"/>
                <w:i w:val="0"/>
                <w:iCs w:val="0"/>
                <w:sz w:val="28"/>
                <w:szCs w:val="28"/>
              </w:rPr>
            </w:pPr>
          </w:p>
        </w:tc>
      </w:tr>
    </w:tbl>
    <w:p w14:paraId="5E18C2E2" w14:textId="36A27F3D" w:rsidR="004B7AB1" w:rsidRDefault="004B7AB1" w:rsidP="004B7AB1">
      <w:pPr>
        <w:spacing w:line="240" w:lineRule="auto"/>
        <w:rPr>
          <w:rStyle w:val="Enfasidelicata"/>
          <w:rFonts w:ascii="Bell MT" w:hAnsi="Bell MT"/>
          <w:sz w:val="28"/>
          <w:szCs w:val="28"/>
        </w:rPr>
      </w:pPr>
    </w:p>
    <w:p w14:paraId="12F80A39" w14:textId="50ACF5FC" w:rsidR="004B7AB1" w:rsidRDefault="004B7AB1" w:rsidP="004B7AB1">
      <w:pPr>
        <w:spacing w:line="240" w:lineRule="auto"/>
        <w:rPr>
          <w:rStyle w:val="Enfasidelicata"/>
          <w:rFonts w:ascii="Bell MT" w:hAnsi="Bell MT"/>
          <w:sz w:val="28"/>
          <w:szCs w:val="28"/>
        </w:rPr>
      </w:pPr>
    </w:p>
    <w:p w14:paraId="1665B71D" w14:textId="572EA2F5" w:rsidR="004B7AB1" w:rsidRDefault="004B7AB1" w:rsidP="004B7AB1">
      <w:pPr>
        <w:spacing w:line="240" w:lineRule="auto"/>
        <w:rPr>
          <w:rStyle w:val="Enfasidelicata"/>
          <w:rFonts w:ascii="Bell MT" w:hAnsi="Bell MT"/>
          <w:sz w:val="28"/>
          <w:szCs w:val="28"/>
        </w:rPr>
      </w:pPr>
    </w:p>
    <w:p w14:paraId="332E7F86" w14:textId="19DF0E73" w:rsidR="004B7AB1" w:rsidRDefault="004B7AB1" w:rsidP="004B7AB1">
      <w:pPr>
        <w:spacing w:line="240" w:lineRule="auto"/>
        <w:rPr>
          <w:rStyle w:val="Enfasidelicata"/>
          <w:rFonts w:ascii="Bell MT" w:hAnsi="Bell MT"/>
          <w:sz w:val="28"/>
          <w:szCs w:val="28"/>
        </w:rPr>
      </w:pPr>
    </w:p>
    <w:p w14:paraId="1D3A124B" w14:textId="57DC89C8" w:rsidR="004B7AB1" w:rsidRDefault="004B7AB1" w:rsidP="004B7AB1">
      <w:pPr>
        <w:spacing w:line="240" w:lineRule="auto"/>
        <w:rPr>
          <w:rStyle w:val="Enfasidelicata"/>
          <w:rFonts w:ascii="Bell MT" w:hAnsi="Bell MT"/>
          <w:sz w:val="28"/>
          <w:szCs w:val="28"/>
        </w:rPr>
      </w:pPr>
    </w:p>
    <w:p w14:paraId="429EA2E2" w14:textId="5ADBA126" w:rsidR="004B7AB1" w:rsidRDefault="004B7AB1" w:rsidP="004B7AB1">
      <w:pPr>
        <w:spacing w:line="240" w:lineRule="auto"/>
        <w:rPr>
          <w:rStyle w:val="Enfasidelicata"/>
          <w:rFonts w:ascii="Bell MT" w:hAnsi="Bell MT"/>
          <w:sz w:val="28"/>
          <w:szCs w:val="28"/>
        </w:rPr>
      </w:pPr>
    </w:p>
    <w:p w14:paraId="36C221F8" w14:textId="66552902" w:rsidR="004B7AB1" w:rsidRDefault="004B7AB1" w:rsidP="004B7AB1">
      <w:pPr>
        <w:spacing w:line="240" w:lineRule="auto"/>
        <w:rPr>
          <w:rStyle w:val="Enfasidelicata"/>
          <w:rFonts w:ascii="Bell MT" w:hAnsi="Bell MT"/>
          <w:sz w:val="28"/>
          <w:szCs w:val="28"/>
        </w:rPr>
      </w:pPr>
    </w:p>
    <w:p w14:paraId="6C131348" w14:textId="32D79E07" w:rsidR="004B7AB1" w:rsidRDefault="004B7AB1" w:rsidP="004B7AB1">
      <w:pPr>
        <w:spacing w:line="240" w:lineRule="auto"/>
        <w:rPr>
          <w:rStyle w:val="Enfasidelicata"/>
          <w:rFonts w:ascii="Bell MT" w:hAnsi="Bell MT"/>
          <w:sz w:val="28"/>
          <w:szCs w:val="28"/>
        </w:rPr>
      </w:pPr>
    </w:p>
    <w:p w14:paraId="14D6498A" w14:textId="77777777" w:rsidR="004B7AB1" w:rsidRDefault="004B7AB1" w:rsidP="004B7AB1">
      <w:pPr>
        <w:spacing w:line="240" w:lineRule="auto"/>
        <w:rPr>
          <w:rStyle w:val="Enfasidelicata"/>
          <w:rFonts w:ascii="Bell MT" w:hAnsi="Bell MT"/>
          <w:sz w:val="28"/>
          <w:szCs w:val="28"/>
        </w:rPr>
      </w:pPr>
    </w:p>
    <w:p w14:paraId="59A1F678" w14:textId="3579335C" w:rsidR="004B7AB1" w:rsidRDefault="004B7AB1" w:rsidP="004B7AB1">
      <w:pPr>
        <w:spacing w:line="240" w:lineRule="auto"/>
        <w:rPr>
          <w:rStyle w:val="Enfasidelicata"/>
          <w:rFonts w:ascii="Bell MT" w:hAnsi="Bell MT"/>
          <w:sz w:val="28"/>
          <w:szCs w:val="28"/>
        </w:rPr>
      </w:pPr>
    </w:p>
    <w:p w14:paraId="05B41B21" w14:textId="69817822" w:rsidR="004B7AB1" w:rsidRDefault="004B7AB1" w:rsidP="004B7AB1">
      <w:pPr>
        <w:spacing w:line="240" w:lineRule="auto"/>
        <w:rPr>
          <w:rStyle w:val="Enfasidelicata"/>
          <w:rFonts w:ascii="Bell MT" w:hAnsi="Bell MT"/>
          <w:sz w:val="28"/>
          <w:szCs w:val="28"/>
        </w:rPr>
      </w:pPr>
    </w:p>
    <w:p w14:paraId="26EAA491" w14:textId="77777777" w:rsidR="004B7AB1" w:rsidRPr="004B7AB1" w:rsidRDefault="004B7AB1" w:rsidP="00D01022">
      <w:pPr>
        <w:spacing w:line="240" w:lineRule="auto"/>
        <w:rPr>
          <w:rStyle w:val="Enfasidelicata"/>
          <w:rFonts w:ascii="Bell MT" w:hAnsi="Bell MT"/>
          <w:sz w:val="28"/>
          <w:szCs w:val="28"/>
        </w:rPr>
      </w:pPr>
    </w:p>
    <w:p w14:paraId="1793A987" w14:textId="32914F09" w:rsidR="004B7AB1" w:rsidRPr="007C71D7" w:rsidRDefault="004B7AB1" w:rsidP="00D01022">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t>Monitor Entrances</w:t>
      </w:r>
    </w:p>
    <w:tbl>
      <w:tblPr>
        <w:tblStyle w:val="Grigliatabella"/>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17708E07"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63966289"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store manager access CLup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6F032EFF" w14:textId="77777777" w:rsidR="00775C1D" w:rsidRDefault="00775C1D" w:rsidP="00775C1D">
            <w:pPr>
              <w:pStyle w:val="Paragrafoelenco"/>
              <w:numPr>
                <w:ilvl w:val="0"/>
                <w:numId w:val="62"/>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store manager selects a store between those he manages.</w:t>
            </w:r>
          </w:p>
          <w:p w14:paraId="682ECEA4" w14:textId="77777777" w:rsidR="00775C1D" w:rsidRDefault="00775C1D" w:rsidP="00775C1D">
            <w:pPr>
              <w:pStyle w:val="Paragrafoelenco"/>
              <w:numPr>
                <w:ilvl w:val="0"/>
                <w:numId w:val="62"/>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system redirects the store manager to a page where he can:</w:t>
            </w:r>
          </w:p>
          <w:p w14:paraId="66BA59E5" w14:textId="77777777" w:rsidR="00775C1D" w:rsidRDefault="00775C1D" w:rsidP="00775C1D">
            <w:pPr>
              <w:pStyle w:val="Paragrafoelenco"/>
              <w:numPr>
                <w:ilvl w:val="0"/>
                <w:numId w:val="63"/>
              </w:numPr>
              <w:ind w:left="754" w:hanging="357"/>
              <w:rPr>
                <w:rStyle w:val="Enfasidelicata"/>
                <w:rFonts w:ascii="Bell MT" w:hAnsi="Bell MT"/>
                <w:i w:val="0"/>
                <w:iCs w:val="0"/>
                <w:sz w:val="28"/>
                <w:szCs w:val="28"/>
              </w:rPr>
            </w:pPr>
            <w:r>
              <w:rPr>
                <w:rStyle w:val="Enfasidelicata"/>
                <w:rFonts w:ascii="Bell MT" w:hAnsi="Bell MT"/>
                <w:i w:val="0"/>
                <w:iCs w:val="0"/>
                <w:sz w:val="28"/>
                <w:szCs w:val="28"/>
              </w:rPr>
              <w:t>See the statistics about entrances of the selected store.</w:t>
            </w:r>
          </w:p>
          <w:p w14:paraId="16178AC0" w14:textId="77777777" w:rsidR="00775C1D" w:rsidRPr="002F480D" w:rsidRDefault="00775C1D" w:rsidP="00775C1D">
            <w:pPr>
              <w:pStyle w:val="Paragrafoelenco"/>
              <w:numPr>
                <w:ilvl w:val="0"/>
                <w:numId w:val="63"/>
              </w:numPr>
              <w:ind w:left="754" w:hanging="357"/>
              <w:rPr>
                <w:rStyle w:val="Enfasidelicata"/>
                <w:rFonts w:ascii="Bell MT" w:hAnsi="Bell MT"/>
                <w:i w:val="0"/>
                <w:iCs w:val="0"/>
                <w:sz w:val="28"/>
                <w:szCs w:val="28"/>
              </w:rPr>
            </w:pPr>
            <w:r>
              <w:rPr>
                <w:rStyle w:val="Enfasidelicata"/>
                <w:rFonts w:ascii="Bell MT" w:hAnsi="Bell MT"/>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5EE1C8C0"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10E45F1E" w14:textId="77777777" w:rsidR="00775C1D" w:rsidRPr="006C6F3F" w:rsidRDefault="00775C1D" w:rsidP="00775C1D">
            <w:pPr>
              <w:pStyle w:val="Paragrafoelenco"/>
              <w:ind w:left="357"/>
              <w:rPr>
                <w:rStyle w:val="Enfasidelicata"/>
                <w:rFonts w:ascii="Bell MT" w:hAnsi="Bell MT"/>
                <w:i w:val="0"/>
                <w:iCs w:val="0"/>
                <w:sz w:val="28"/>
                <w:szCs w:val="28"/>
              </w:rPr>
            </w:pPr>
          </w:p>
        </w:tc>
      </w:tr>
    </w:tbl>
    <w:p w14:paraId="065E24DF" w14:textId="58080964" w:rsidR="00DF3309" w:rsidRPr="00290739" w:rsidRDefault="00DF3309" w:rsidP="007C71D7">
      <w:pPr>
        <w:spacing w:line="240" w:lineRule="auto"/>
        <w:rPr>
          <w:rStyle w:val="Enfasidelicata"/>
          <w:rFonts w:ascii="Bell MT" w:hAnsi="Bell MT"/>
          <w:sz w:val="36"/>
          <w:szCs w:val="36"/>
        </w:rPr>
      </w:pPr>
      <w:r w:rsidRPr="00290739">
        <w:rPr>
          <w:rStyle w:val="Enfasidelicata"/>
          <w:rFonts w:ascii="Bell MT" w:hAnsi="Bell MT"/>
          <w:sz w:val="36"/>
          <w:szCs w:val="36"/>
        </w:rPr>
        <w:br/>
      </w:r>
    </w:p>
    <w:p w14:paraId="3F5F7911" w14:textId="03DD9C0B" w:rsidR="00290739" w:rsidRDefault="00290739" w:rsidP="00290739">
      <w:pPr>
        <w:spacing w:line="240" w:lineRule="auto"/>
        <w:rPr>
          <w:rStyle w:val="Enfasidelicata"/>
          <w:rFonts w:ascii="Bell MT" w:hAnsi="Bell MT"/>
          <w:sz w:val="36"/>
          <w:szCs w:val="36"/>
        </w:rPr>
      </w:pPr>
    </w:p>
    <w:p w14:paraId="67B811AF" w14:textId="1B8B4F8D" w:rsidR="00290739" w:rsidRDefault="00290739" w:rsidP="00290739">
      <w:pPr>
        <w:spacing w:line="240" w:lineRule="auto"/>
        <w:rPr>
          <w:rStyle w:val="Enfasidelicata"/>
          <w:rFonts w:ascii="Bell MT" w:hAnsi="Bell MT"/>
          <w:sz w:val="36"/>
          <w:szCs w:val="36"/>
        </w:rPr>
      </w:pPr>
    </w:p>
    <w:p w14:paraId="4A779A0E" w14:textId="695DF003" w:rsidR="00290739" w:rsidRDefault="00290739" w:rsidP="00290739">
      <w:pPr>
        <w:spacing w:line="240" w:lineRule="auto"/>
        <w:rPr>
          <w:rStyle w:val="Enfasidelicata"/>
          <w:rFonts w:ascii="Bell MT" w:hAnsi="Bell MT"/>
          <w:sz w:val="36"/>
          <w:szCs w:val="36"/>
        </w:rPr>
      </w:pPr>
    </w:p>
    <w:p w14:paraId="53CD96A1" w14:textId="11187BC7" w:rsidR="00290739" w:rsidRDefault="00290739" w:rsidP="00290739">
      <w:pPr>
        <w:spacing w:line="240" w:lineRule="auto"/>
        <w:rPr>
          <w:rStyle w:val="Enfasidelicata"/>
          <w:rFonts w:ascii="Bell MT" w:hAnsi="Bell MT"/>
          <w:sz w:val="36"/>
          <w:szCs w:val="36"/>
        </w:rPr>
      </w:pPr>
    </w:p>
    <w:p w14:paraId="73513A3C" w14:textId="0E3411CD" w:rsidR="00290739" w:rsidRDefault="00290739" w:rsidP="00290739">
      <w:pPr>
        <w:spacing w:line="240" w:lineRule="auto"/>
        <w:rPr>
          <w:rStyle w:val="Enfasidelicata"/>
          <w:rFonts w:ascii="Bell MT" w:hAnsi="Bell MT"/>
          <w:sz w:val="36"/>
          <w:szCs w:val="36"/>
        </w:rPr>
      </w:pPr>
    </w:p>
    <w:p w14:paraId="7E9B9EA4" w14:textId="3321EA1F" w:rsidR="00290739" w:rsidRDefault="00290739" w:rsidP="00290739">
      <w:pPr>
        <w:spacing w:line="240" w:lineRule="auto"/>
        <w:rPr>
          <w:rStyle w:val="Enfasidelicata"/>
          <w:rFonts w:ascii="Bell MT" w:hAnsi="Bell MT"/>
          <w:sz w:val="36"/>
          <w:szCs w:val="36"/>
        </w:rPr>
      </w:pPr>
    </w:p>
    <w:p w14:paraId="371F7A82" w14:textId="4DAB9F7F" w:rsidR="00290739" w:rsidRDefault="00290739" w:rsidP="00290739">
      <w:pPr>
        <w:spacing w:line="240" w:lineRule="auto"/>
        <w:rPr>
          <w:rStyle w:val="Enfasidelicata"/>
          <w:rFonts w:ascii="Bell MT" w:hAnsi="Bell MT"/>
          <w:sz w:val="36"/>
          <w:szCs w:val="36"/>
        </w:rPr>
      </w:pPr>
    </w:p>
    <w:p w14:paraId="4C12B5E9" w14:textId="64AC87C1" w:rsidR="00290739" w:rsidRDefault="00290739" w:rsidP="00290739">
      <w:pPr>
        <w:spacing w:line="240" w:lineRule="auto"/>
        <w:rPr>
          <w:rStyle w:val="Enfasidelicata"/>
          <w:rFonts w:ascii="Bell MT" w:hAnsi="Bell MT"/>
          <w:sz w:val="36"/>
          <w:szCs w:val="36"/>
        </w:rPr>
      </w:pPr>
    </w:p>
    <w:p w14:paraId="317DB6DE" w14:textId="1060A054" w:rsidR="00D62BEC" w:rsidRDefault="00D62BEC" w:rsidP="00290739">
      <w:pPr>
        <w:spacing w:line="240" w:lineRule="auto"/>
        <w:rPr>
          <w:ins w:id="1052" w:author="Giorgio Romeo" w:date="2020-12-06T23:27:00Z"/>
          <w:rStyle w:val="Enfasidelicata"/>
          <w:rFonts w:ascii="Bell MT" w:hAnsi="Bell MT"/>
          <w:sz w:val="36"/>
          <w:szCs w:val="36"/>
        </w:rPr>
      </w:pPr>
    </w:p>
    <w:p w14:paraId="57832932" w14:textId="0FBFA705" w:rsidR="00D62BEC" w:rsidRDefault="00D62BEC" w:rsidP="00D62BEC">
      <w:pPr>
        <w:pStyle w:val="Paragrafoelenco"/>
        <w:numPr>
          <w:ilvl w:val="0"/>
          <w:numId w:val="41"/>
        </w:numPr>
        <w:spacing w:line="360" w:lineRule="auto"/>
        <w:rPr>
          <w:ins w:id="1053" w:author="Giorgio Romeo" w:date="2020-12-06T23:28:00Z"/>
          <w:rStyle w:val="Enfasidelicata"/>
          <w:rFonts w:ascii="Bell MT" w:hAnsi="Bell MT"/>
          <w:sz w:val="32"/>
          <w:szCs w:val="32"/>
        </w:rPr>
      </w:pPr>
      <w:ins w:id="1054" w:author="Giorgio Romeo" w:date="2020-12-06T23:28:00Z">
        <w:r>
          <w:rPr>
            <w:rStyle w:val="Enfasidelicata"/>
            <w:rFonts w:ascii="Bell MT" w:hAnsi="Bell MT"/>
            <w:sz w:val="32"/>
            <w:szCs w:val="32"/>
          </w:rPr>
          <w:lastRenderedPageBreak/>
          <w:t>Sequence Diagrams</w:t>
        </w:r>
      </w:ins>
    </w:p>
    <w:p w14:paraId="0684B062" w14:textId="69E8FE71" w:rsidR="00D62BEC" w:rsidRDefault="00B03444" w:rsidP="00B03444">
      <w:pPr>
        <w:pStyle w:val="Paragrafoelenco"/>
        <w:numPr>
          <w:ilvl w:val="0"/>
          <w:numId w:val="87"/>
        </w:numPr>
        <w:spacing w:line="360" w:lineRule="auto"/>
        <w:ind w:left="1321" w:hanging="357"/>
        <w:rPr>
          <w:ins w:id="1055" w:author="Giorgio Romeo" w:date="2020-12-06T23:31:00Z"/>
          <w:rStyle w:val="Enfasidelicata"/>
          <w:rFonts w:ascii="Bell MT" w:hAnsi="Bell MT"/>
          <w:sz w:val="32"/>
          <w:szCs w:val="32"/>
        </w:rPr>
      </w:pPr>
      <w:ins w:id="1056" w:author="Giorgio Romeo" w:date="2020-12-06T23:30:00Z">
        <w:r>
          <w:rPr>
            <w:rFonts w:ascii="Bell MT" w:hAnsi="Bell MT"/>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ins>
      <w:ins w:id="1057" w:author="Giorgio Romeo" w:date="2020-12-06T23:31:00Z">
        <w:r>
          <w:rPr>
            <w:rStyle w:val="Enfasidelicata"/>
            <w:rFonts w:ascii="Bell MT" w:hAnsi="Bell MT"/>
            <w:sz w:val="32"/>
            <w:szCs w:val="32"/>
          </w:rPr>
          <w:t>Register Account</w:t>
        </w:r>
      </w:ins>
    </w:p>
    <w:p w14:paraId="6EC5C7A1" w14:textId="6BA30943" w:rsidR="00B03444" w:rsidRDefault="00B03444" w:rsidP="00B03444">
      <w:pPr>
        <w:spacing w:line="360" w:lineRule="auto"/>
        <w:rPr>
          <w:ins w:id="1058" w:author="Giorgio Romeo" w:date="2020-12-06T23:31:00Z"/>
          <w:rStyle w:val="Enfasidelicata"/>
          <w:rFonts w:ascii="Bell MT" w:hAnsi="Bell MT"/>
          <w:sz w:val="32"/>
          <w:szCs w:val="32"/>
        </w:rPr>
      </w:pPr>
    </w:p>
    <w:p w14:paraId="68A73C22" w14:textId="77777777" w:rsidR="00B03444" w:rsidRPr="00B03444" w:rsidRDefault="00B03444">
      <w:pPr>
        <w:spacing w:line="360" w:lineRule="auto"/>
        <w:rPr>
          <w:ins w:id="1059" w:author="Giorgio Romeo" w:date="2020-12-06T23:31:00Z"/>
          <w:rStyle w:val="Enfasidelicata"/>
          <w:rFonts w:ascii="Bell MT" w:hAnsi="Bell MT"/>
          <w:sz w:val="32"/>
          <w:szCs w:val="32"/>
        </w:rPr>
        <w:pPrChange w:id="1060" w:author="Giorgio Romeo" w:date="2020-12-06T23:31:00Z">
          <w:pPr>
            <w:pStyle w:val="Paragrafoelenco"/>
            <w:numPr>
              <w:numId w:val="87"/>
            </w:numPr>
            <w:spacing w:line="360" w:lineRule="auto"/>
            <w:ind w:left="1321" w:hanging="357"/>
          </w:pPr>
        </w:pPrChange>
      </w:pPr>
    </w:p>
    <w:p w14:paraId="0CCF0341" w14:textId="68D7D5D1" w:rsidR="00B03444" w:rsidRDefault="00B03444" w:rsidP="00B03444">
      <w:pPr>
        <w:pStyle w:val="Paragrafoelenco"/>
        <w:numPr>
          <w:ilvl w:val="0"/>
          <w:numId w:val="87"/>
        </w:numPr>
        <w:spacing w:line="360" w:lineRule="auto"/>
        <w:ind w:left="1321" w:hanging="357"/>
        <w:rPr>
          <w:ins w:id="1061" w:author="Giorgio Romeo" w:date="2020-12-06T23:34:00Z"/>
          <w:rStyle w:val="Enfasidelicata"/>
          <w:rFonts w:ascii="Bell MT" w:hAnsi="Bell MT"/>
          <w:sz w:val="32"/>
          <w:szCs w:val="32"/>
        </w:rPr>
      </w:pPr>
      <w:ins w:id="1062" w:author="Giorgio Romeo" w:date="2020-12-06T23:32:00Z">
        <w:r>
          <w:rPr>
            <w:rFonts w:ascii="Bell MT" w:hAnsi="Bell MT"/>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ins>
      <w:ins w:id="1063" w:author="Giorgio Romeo" w:date="2020-12-06T23:33:00Z">
        <w:r>
          <w:rPr>
            <w:rStyle w:val="Enfasidelicata"/>
            <w:rFonts w:ascii="Bell MT" w:hAnsi="Bell MT"/>
            <w:sz w:val="32"/>
            <w:szCs w:val="32"/>
          </w:rPr>
          <w:t>Login into Account</w:t>
        </w:r>
      </w:ins>
    </w:p>
    <w:p w14:paraId="3B3294B5" w14:textId="4E8D97C2" w:rsidR="00B03444" w:rsidRDefault="00B03444" w:rsidP="00B03444">
      <w:pPr>
        <w:spacing w:line="360" w:lineRule="auto"/>
        <w:rPr>
          <w:ins w:id="1064" w:author="Giorgio Romeo" w:date="2020-12-06T23:34:00Z"/>
          <w:rStyle w:val="Enfasidelicata"/>
          <w:rFonts w:ascii="Bell MT" w:hAnsi="Bell MT"/>
          <w:sz w:val="32"/>
          <w:szCs w:val="32"/>
        </w:rPr>
      </w:pPr>
    </w:p>
    <w:p w14:paraId="2903CF56" w14:textId="77777777" w:rsidR="00B03444" w:rsidRPr="00B03444" w:rsidRDefault="00B03444">
      <w:pPr>
        <w:spacing w:line="360" w:lineRule="auto"/>
        <w:rPr>
          <w:ins w:id="1065" w:author="Giorgio Romeo" w:date="2020-12-06T23:34:00Z"/>
          <w:rStyle w:val="Enfasidelicata"/>
          <w:rFonts w:ascii="Bell MT" w:hAnsi="Bell MT"/>
          <w:sz w:val="32"/>
          <w:szCs w:val="32"/>
        </w:rPr>
        <w:pPrChange w:id="1066" w:author="Giorgio Romeo" w:date="2020-12-06T23:34:00Z">
          <w:pPr>
            <w:pStyle w:val="Paragrafoelenco"/>
            <w:numPr>
              <w:numId w:val="87"/>
            </w:numPr>
            <w:spacing w:line="360" w:lineRule="auto"/>
            <w:ind w:left="1321" w:hanging="357"/>
          </w:pPr>
        </w:pPrChange>
      </w:pPr>
    </w:p>
    <w:p w14:paraId="3BBD50F7" w14:textId="2DB48E5D" w:rsidR="00B03444" w:rsidRDefault="008A37D2" w:rsidP="00B03444">
      <w:pPr>
        <w:pStyle w:val="Paragrafoelenco"/>
        <w:numPr>
          <w:ilvl w:val="0"/>
          <w:numId w:val="87"/>
        </w:numPr>
        <w:spacing w:line="360" w:lineRule="auto"/>
        <w:ind w:left="1321" w:hanging="357"/>
        <w:rPr>
          <w:ins w:id="1067" w:author="Giorgio Romeo" w:date="2020-12-06T23:34:00Z"/>
          <w:rStyle w:val="Enfasidelicata"/>
          <w:rFonts w:ascii="Bell MT" w:hAnsi="Bell MT"/>
          <w:sz w:val="32"/>
          <w:szCs w:val="32"/>
        </w:rPr>
      </w:pPr>
      <w:ins w:id="1068" w:author="Giorgio Romeo" w:date="2020-12-06T23:51:00Z">
        <w:r>
          <w:rPr>
            <w:rFonts w:ascii="Bell MT" w:hAnsi="Bell MT"/>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ins>
      <w:ins w:id="1069" w:author="Giorgio Romeo" w:date="2020-12-06T23:34:00Z">
        <w:r w:rsidR="00B03444">
          <w:rPr>
            <w:rStyle w:val="Enfasidelicata"/>
            <w:rFonts w:ascii="Bell MT" w:hAnsi="Bell MT"/>
            <w:sz w:val="32"/>
            <w:szCs w:val="32"/>
          </w:rPr>
          <w:t>Get Virtual Ticket</w:t>
        </w:r>
      </w:ins>
    </w:p>
    <w:p w14:paraId="6386629B" w14:textId="2EAD2B50" w:rsidR="00B03444" w:rsidRDefault="00B03444" w:rsidP="00B03444">
      <w:pPr>
        <w:spacing w:line="360" w:lineRule="auto"/>
        <w:rPr>
          <w:ins w:id="1070" w:author="Giorgio Romeo" w:date="2020-12-06T23:34:00Z"/>
          <w:rStyle w:val="Enfasidelicata"/>
          <w:rFonts w:ascii="Bell MT" w:hAnsi="Bell MT"/>
          <w:sz w:val="32"/>
          <w:szCs w:val="32"/>
        </w:rPr>
      </w:pPr>
    </w:p>
    <w:p w14:paraId="5412FF94" w14:textId="0D16AD4C" w:rsidR="00B03444" w:rsidRDefault="00B03444" w:rsidP="00B03444">
      <w:pPr>
        <w:spacing w:line="360" w:lineRule="auto"/>
        <w:rPr>
          <w:ins w:id="1071" w:author="Giorgio Romeo" w:date="2020-12-06T23:34:00Z"/>
          <w:rStyle w:val="Enfasidelicata"/>
          <w:rFonts w:ascii="Bell MT" w:hAnsi="Bell MT"/>
          <w:sz w:val="32"/>
          <w:szCs w:val="32"/>
        </w:rPr>
      </w:pPr>
    </w:p>
    <w:p w14:paraId="778D0604" w14:textId="36821C94" w:rsidR="00B03444" w:rsidRPr="00B03444" w:rsidRDefault="00B03444">
      <w:pPr>
        <w:spacing w:line="360" w:lineRule="auto"/>
        <w:rPr>
          <w:ins w:id="1072" w:author="Giorgio Romeo" w:date="2020-12-06T23:34:00Z"/>
          <w:rStyle w:val="Enfasidelicata"/>
          <w:rFonts w:ascii="Bell MT" w:hAnsi="Bell MT"/>
          <w:sz w:val="32"/>
          <w:szCs w:val="32"/>
        </w:rPr>
        <w:pPrChange w:id="1073" w:author="Giorgio Romeo" w:date="2020-12-06T23:34:00Z">
          <w:pPr>
            <w:pStyle w:val="Paragrafoelenco"/>
            <w:numPr>
              <w:numId w:val="87"/>
            </w:numPr>
            <w:spacing w:line="360" w:lineRule="auto"/>
            <w:ind w:left="1321" w:hanging="357"/>
          </w:pPr>
        </w:pPrChange>
      </w:pPr>
    </w:p>
    <w:p w14:paraId="3A3C5F65" w14:textId="388F3375" w:rsidR="00B03444" w:rsidRPr="00D62BEC" w:rsidRDefault="008A37D2">
      <w:pPr>
        <w:pStyle w:val="Paragrafoelenco"/>
        <w:numPr>
          <w:ilvl w:val="0"/>
          <w:numId w:val="87"/>
        </w:numPr>
        <w:spacing w:line="360" w:lineRule="auto"/>
        <w:ind w:left="1321" w:hanging="357"/>
        <w:rPr>
          <w:ins w:id="1074" w:author="Giorgio Romeo" w:date="2020-12-06T23:28:00Z"/>
          <w:rStyle w:val="Enfasidelicata"/>
          <w:rFonts w:ascii="Bell MT" w:hAnsi="Bell MT"/>
          <w:sz w:val="32"/>
          <w:szCs w:val="32"/>
        </w:rPr>
        <w:pPrChange w:id="1075" w:author="Giorgio Romeo" w:date="2020-12-06T23:29:00Z">
          <w:pPr>
            <w:pStyle w:val="Paragrafoelenco"/>
            <w:numPr>
              <w:numId w:val="84"/>
            </w:numPr>
            <w:spacing w:line="360" w:lineRule="auto"/>
            <w:ind w:left="785" w:hanging="360"/>
          </w:pPr>
        </w:pPrChange>
      </w:pPr>
      <w:ins w:id="1076" w:author="Giorgio Romeo" w:date="2020-12-06T23:51:00Z">
        <w:r>
          <w:rPr>
            <w:rFonts w:ascii="Bell MT" w:hAnsi="Bell MT"/>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ins>
      <w:ins w:id="1077" w:author="Giorgio Romeo" w:date="2020-12-06T23:34:00Z">
        <w:r w:rsidR="00B03444">
          <w:rPr>
            <w:rStyle w:val="Enfasidelicata"/>
            <w:rFonts w:ascii="Bell MT" w:hAnsi="Bell MT"/>
            <w:sz w:val="32"/>
            <w:szCs w:val="32"/>
          </w:rPr>
          <w:t>Book Visit</w:t>
        </w:r>
      </w:ins>
    </w:p>
    <w:p w14:paraId="2BBE5E04" w14:textId="58252895" w:rsidR="00D62BEC" w:rsidDel="008A37D2" w:rsidRDefault="00D62BEC" w:rsidP="00290739">
      <w:pPr>
        <w:spacing w:line="240" w:lineRule="auto"/>
        <w:rPr>
          <w:del w:id="1078" w:author="Giorgio Romeo" w:date="2020-12-06T23:52:00Z"/>
          <w:rStyle w:val="Enfasidelicata"/>
          <w:rFonts w:ascii="Bell MT" w:hAnsi="Bell MT"/>
          <w:sz w:val="36"/>
          <w:szCs w:val="36"/>
        </w:rPr>
      </w:pPr>
    </w:p>
    <w:p w14:paraId="23F22AD3" w14:textId="77777777" w:rsidR="00A3231B" w:rsidRPr="00D01022"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Pr>
          <w:rStyle w:val="Enfasidelicata"/>
          <w:rFonts w:ascii="Bell MT" w:hAnsi="Bell MT"/>
          <w:sz w:val="36"/>
          <w:szCs w:val="36"/>
        </w:rPr>
        <w:t>Performance Requirements:</w:t>
      </w:r>
    </w:p>
    <w:p w14:paraId="245A043F" w14:textId="742F6807" w:rsidR="00C17986" w:rsidRPr="00D01022" w:rsidRDefault="00B20D3C" w:rsidP="00D01022">
      <w:pPr>
        <w:spacing w:line="240" w:lineRule="auto"/>
        <w:rPr>
          <w:rStyle w:val="Enfasidelicata"/>
          <w:rFonts w:ascii="Bell MT" w:hAnsi="Bell MT"/>
          <w:i w:val="0"/>
          <w:iCs w:val="0"/>
          <w:sz w:val="36"/>
          <w:szCs w:val="36"/>
        </w:rPr>
      </w:pPr>
      <w:r w:rsidRPr="00D01022">
        <w:rPr>
          <w:rStyle w:val="Enfasidelicata"/>
          <w:rFonts w:ascii="Bell MT" w:hAnsi="Bell MT"/>
          <w:i w:val="0"/>
          <w:iCs w:val="0"/>
          <w:sz w:val="24"/>
          <w:szCs w:val="24"/>
        </w:rPr>
        <w:t xml:space="preserve">On the basis of studies done by ISTAT on the Italian number of population and </w:t>
      </w:r>
      <w:r w:rsidR="00C17986" w:rsidRPr="00D01022">
        <w:rPr>
          <w:rStyle w:val="Enfasidelicata"/>
          <w:rFonts w:ascii="Bell MT" w:hAnsi="Bell MT"/>
          <w:i w:val="0"/>
          <w:iCs w:val="0"/>
          <w:sz w:val="24"/>
          <w:szCs w:val="24"/>
        </w:rPr>
        <w:t xml:space="preserve">by </w:t>
      </w:r>
      <w:r w:rsidRPr="00D01022">
        <w:rPr>
          <w:rStyle w:val="Enfasidelicata"/>
          <w:rFonts w:ascii="Bell MT" w:hAnsi="Bell MT"/>
          <w:i w:val="0"/>
          <w:iCs w:val="0"/>
          <w:sz w:val="24"/>
          <w:szCs w:val="24"/>
        </w:rPr>
        <w:t xml:space="preserve">the US government on the </w:t>
      </w:r>
      <w:r w:rsidR="00C17986" w:rsidRPr="00D01022">
        <w:rPr>
          <w:rStyle w:val="Enfasidelicata"/>
          <w:rFonts w:ascii="Bell MT" w:hAnsi="Bell MT"/>
          <w:i w:val="0"/>
          <w:iCs w:val="0"/>
          <w:sz w:val="24"/>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There are around 750 thousand families in Milan only.</w:t>
      </w:r>
    </w:p>
    <w:p w14:paraId="0685331A" w14:textId="759EF590" w:rsidR="00C17986" w:rsidRPr="00D01022"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There are around 25 million families in Italy.</w:t>
      </w:r>
    </w:p>
    <w:p w14:paraId="1E83F5D1" w14:textId="77777777" w:rsidR="00C17986" w:rsidRPr="00C722C3"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On average Saturday sees more families go grocery shopping (from 10% to 40% more)</w:t>
      </w:r>
    </w:p>
    <w:p w14:paraId="6E3F857A" w14:textId="696FD08A" w:rsidR="00C17986" w:rsidRPr="00D01022" w:rsidRDefault="00C17986" w:rsidP="00D01022">
      <w:pPr>
        <w:pStyle w:val="Paragrafoelenco"/>
        <w:numPr>
          <w:ilvl w:val="3"/>
          <w:numId w:val="22"/>
        </w:numPr>
        <w:spacing w:line="240" w:lineRule="auto"/>
        <w:rPr>
          <w:rStyle w:val="Enfasidelicata"/>
          <w:rFonts w:ascii="Bell MT" w:hAnsi="Bell MT"/>
          <w:sz w:val="20"/>
          <w:szCs w:val="20"/>
        </w:rPr>
      </w:pPr>
      <w:r w:rsidRPr="00D01022">
        <w:rPr>
          <w:rStyle w:val="Enfasidelicata"/>
          <w:rFonts w:ascii="Bell MT" w:hAnsi="Bell MT"/>
          <w:sz w:val="20"/>
          <w:szCs w:val="20"/>
        </w:rPr>
        <w:t>In the US from 29-30 million go on a weekday, while on the weekend 33-41 million families go grocery shopping</w:t>
      </w:r>
    </w:p>
    <w:p w14:paraId="1D45C38B" w14:textId="77777777" w:rsidR="00A3231B" w:rsidRPr="00D01022"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The average family goes grocery shopping</w:t>
      </w:r>
      <w:r w:rsidR="00A3231B">
        <w:rPr>
          <w:rStyle w:val="Enfasidelicata"/>
          <w:rFonts w:ascii="Bell MT" w:hAnsi="Bell MT"/>
          <w:sz w:val="24"/>
          <w:szCs w:val="24"/>
        </w:rPr>
        <w:t xml:space="preserve"> 1.6 times a week as of 2019</w:t>
      </w:r>
    </w:p>
    <w:p w14:paraId="6B33BAD5" w14:textId="4E824C85" w:rsidR="00DF3309" w:rsidRDefault="00A3231B" w:rsidP="00A3231B">
      <w:pPr>
        <w:spacing w:line="240" w:lineRule="auto"/>
        <w:rPr>
          <w:rStyle w:val="Enfasidelicata"/>
          <w:rFonts w:ascii="Bell MT" w:hAnsi="Bell MT"/>
          <w:i w:val="0"/>
          <w:iCs w:val="0"/>
          <w:sz w:val="24"/>
          <w:szCs w:val="24"/>
        </w:rPr>
      </w:pPr>
      <w:r w:rsidRPr="00D01022">
        <w:rPr>
          <w:rStyle w:val="Enfasidelicata"/>
          <w:rFonts w:ascii="Bell MT" w:hAnsi="Bell MT"/>
          <w:i w:val="0"/>
          <w:iCs w:val="0"/>
          <w:sz w:val="24"/>
          <w:szCs w:val="24"/>
        </w:rPr>
        <w:t>Based on this information we can deduce that on the worst case the</w:t>
      </w:r>
      <w:r>
        <w:rPr>
          <w:rStyle w:val="Enfasidelicata"/>
          <w:rFonts w:ascii="Bell MT" w:hAnsi="Bell MT"/>
          <w:i w:val="0"/>
          <w:iCs w:val="0"/>
          <w:sz w:val="24"/>
          <w:szCs w:val="24"/>
        </w:rPr>
        <w:t xml:space="preserve"> system to be will have to manage on peak hours 360 thousand users contemporarily in one hour in Italy</w:t>
      </w:r>
      <w:r w:rsidR="00B20D3C" w:rsidRPr="00D01022">
        <w:rPr>
          <w:rStyle w:val="Enfasidelicata"/>
          <w:rFonts w:ascii="Bell MT" w:hAnsi="Bell MT"/>
          <w:i w:val="0"/>
          <w:iCs w:val="0"/>
          <w:sz w:val="24"/>
          <w:szCs w:val="24"/>
        </w:rPr>
        <w:t xml:space="preserve">. </w:t>
      </w:r>
    </w:p>
    <w:p w14:paraId="77BE65F3" w14:textId="2A6D2059" w:rsidR="00A3231B" w:rsidRPr="00D01022" w:rsidRDefault="00A3231B" w:rsidP="00D01022">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 xml:space="preserve">Since it is important to </w:t>
      </w:r>
      <w:r w:rsidR="00B84FD6">
        <w:rPr>
          <w:rStyle w:val="Enfasidelicata"/>
          <w:rFonts w:ascii="Bell MT" w:hAnsi="Bell MT"/>
          <w:i w:val="0"/>
          <w:iCs w:val="0"/>
          <w:sz w:val="24"/>
          <w:szCs w:val="24"/>
        </w:rPr>
        <w:t>have fast responses to users’ requests, a response time to any request, comprising those of the external API’s should be under 0.5 seconds.</w:t>
      </w:r>
    </w:p>
    <w:p w14:paraId="4F55D9A2" w14:textId="5029BDF8" w:rsidR="00DF3309" w:rsidRDefault="00DF3309" w:rsidP="00DF3309">
      <w:pPr>
        <w:pStyle w:val="Paragrafoelenco"/>
        <w:numPr>
          <w:ilvl w:val="0"/>
          <w:numId w:val="22"/>
        </w:numPr>
        <w:spacing w:line="240" w:lineRule="auto"/>
        <w:rPr>
          <w:rStyle w:val="Enfasidelicata"/>
          <w:rFonts w:ascii="Bell MT" w:hAnsi="Bell MT"/>
          <w:sz w:val="36"/>
          <w:szCs w:val="36"/>
        </w:rPr>
      </w:pPr>
      <w:r w:rsidRPr="00DF3309">
        <w:rPr>
          <w:rStyle w:val="Enfasidelicata"/>
          <w:rFonts w:ascii="Bell MT" w:hAnsi="Bell MT"/>
          <w:sz w:val="36"/>
          <w:szCs w:val="36"/>
        </w:rPr>
        <w:t>Design Constraints</w:t>
      </w:r>
      <w:r>
        <w:rPr>
          <w:rStyle w:val="Enfasidelicata"/>
          <w:rFonts w:ascii="Bell MT" w:hAnsi="Bell MT"/>
          <w:sz w:val="36"/>
          <w:szCs w:val="36"/>
        </w:rPr>
        <w:t>:</w:t>
      </w:r>
      <w:r w:rsidR="00B76B18">
        <w:rPr>
          <w:rStyle w:val="Enfasidelicata"/>
          <w:rFonts w:ascii="Bell MT" w:hAnsi="Bell MT"/>
          <w:sz w:val="36"/>
          <w:szCs w:val="36"/>
        </w:rPr>
        <w:br/>
      </w:r>
    </w:p>
    <w:p w14:paraId="46489A42" w14:textId="3FD45A55" w:rsidR="00DF3309" w:rsidRDefault="00DF3309" w:rsidP="00DF3309">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rPr>
        <w:t>Software Compliance:</w:t>
      </w:r>
    </w:p>
    <w:p w14:paraId="509A541B" w14:textId="78510BF7" w:rsidR="00B61E5A" w:rsidRDefault="00B61E5A" w:rsidP="00B61E5A">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 xml:space="preserve">The software </w:t>
      </w:r>
      <w:r w:rsidR="00C76CDC">
        <w:rPr>
          <w:rStyle w:val="Enfasidelicata"/>
          <w:rFonts w:ascii="Bell MT" w:hAnsi="Bell MT"/>
          <w:i w:val="0"/>
          <w:iCs w:val="0"/>
          <w:sz w:val="24"/>
          <w:szCs w:val="24"/>
        </w:rPr>
        <w:t>will</w:t>
      </w:r>
      <w:r>
        <w:rPr>
          <w:rStyle w:val="Enfasidelicata"/>
          <w:rFonts w:ascii="Bell MT" w:hAnsi="Bell MT"/>
          <w:i w:val="0"/>
          <w:iCs w:val="0"/>
          <w:sz w:val="24"/>
          <w:szCs w:val="24"/>
        </w:rPr>
        <w:t xml:space="preserve"> comply with local laws </w:t>
      </w:r>
      <w:r w:rsidR="00C76CDC">
        <w:rPr>
          <w:rStyle w:val="Enfasidelicata"/>
          <w:rFonts w:ascii="Bell MT" w:hAnsi="Bell MT"/>
          <w:i w:val="0"/>
          <w:iCs w:val="0"/>
          <w:sz w:val="24"/>
          <w:szCs w:val="24"/>
        </w:rPr>
        <w:t xml:space="preserve">regarding COVID-19 </w:t>
      </w:r>
      <w:r>
        <w:rPr>
          <w:rStyle w:val="Enfasidelicata"/>
          <w:rFonts w:ascii="Bell MT" w:hAnsi="Bell MT"/>
          <w:i w:val="0"/>
          <w:iCs w:val="0"/>
          <w:sz w:val="24"/>
          <w:szCs w:val="24"/>
        </w:rPr>
        <w:t>and</w:t>
      </w:r>
      <w:r w:rsidR="00C76CDC">
        <w:rPr>
          <w:rStyle w:val="Enfasidelicata"/>
          <w:rFonts w:ascii="Bell MT" w:hAnsi="Bell MT"/>
          <w:i w:val="0"/>
          <w:iCs w:val="0"/>
          <w:sz w:val="24"/>
          <w:szCs w:val="24"/>
        </w:rPr>
        <w:t xml:space="preserve"> its</w:t>
      </w:r>
      <w:r>
        <w:rPr>
          <w:rStyle w:val="Enfasidelicata"/>
          <w:rFonts w:ascii="Bell MT" w:hAnsi="Bell MT"/>
          <w:i w:val="0"/>
          <w:iCs w:val="0"/>
          <w:sz w:val="24"/>
          <w:szCs w:val="24"/>
        </w:rPr>
        <w:t xml:space="preserve"> </w:t>
      </w:r>
      <w:r w:rsidR="00C76CDC">
        <w:rPr>
          <w:rStyle w:val="Enfasidelicata"/>
          <w:rFonts w:ascii="Bell MT" w:hAnsi="Bell MT"/>
          <w:i w:val="0"/>
          <w:iCs w:val="0"/>
          <w:sz w:val="24"/>
          <w:szCs w:val="24"/>
        </w:rPr>
        <w:t xml:space="preserve">safety related </w:t>
      </w:r>
      <w:r>
        <w:rPr>
          <w:rStyle w:val="Enfasidelicata"/>
          <w:rFonts w:ascii="Bell MT" w:hAnsi="Bell MT"/>
          <w:i w:val="0"/>
          <w:iCs w:val="0"/>
          <w:sz w:val="24"/>
          <w:szCs w:val="24"/>
        </w:rPr>
        <w:t>regulations</w:t>
      </w:r>
      <w:r w:rsidR="00C76CDC">
        <w:rPr>
          <w:rStyle w:val="Enfasidelicata"/>
          <w:rFonts w:ascii="Bell MT" w:hAnsi="Bell MT"/>
          <w:i w:val="0"/>
          <w:iCs w:val="0"/>
          <w:sz w:val="24"/>
          <w:szCs w:val="24"/>
        </w:rPr>
        <w:t>.</w:t>
      </w:r>
    </w:p>
    <w:p w14:paraId="3E2CEAC7" w14:textId="2AB99708" w:rsidR="00C76CDC" w:rsidRPr="00D01022" w:rsidRDefault="00C76CDC" w:rsidP="00D01022">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 xml:space="preserve">Furthermore, the software will comply with local laws about data treatment and usage such as the EU General Data Protection Regulation </w:t>
      </w:r>
      <w:hyperlink r:id="rId29" w:history="1">
        <w:r>
          <w:rPr>
            <w:rStyle w:val="Collegamentoipertestuale"/>
            <w:rFonts w:ascii="Bell MT" w:hAnsi="Bell MT" w:cs="Arial"/>
            <w:color w:val="004494"/>
            <w:sz w:val="24"/>
            <w:szCs w:val="24"/>
            <w:shd w:val="clear" w:color="auto" w:fill="FFFFFF"/>
          </w:rPr>
          <w:t>GDPR</w:t>
        </w:r>
        <w:r w:rsidRPr="00D01022">
          <w:rPr>
            <w:rStyle w:val="Collegamentoipertestuale"/>
            <w:rFonts w:ascii="Bell MT" w:hAnsi="Bell MT" w:cs="Arial"/>
            <w:color w:val="004494"/>
            <w:sz w:val="24"/>
            <w:szCs w:val="24"/>
            <w:shd w:val="clear" w:color="auto" w:fill="FFFFFF"/>
          </w:rPr>
          <w:t xml:space="preserve">  2016/679</w:t>
        </w:r>
      </w:hyperlink>
      <w:r>
        <w:rPr>
          <w:rFonts w:ascii="Bell MT" w:hAnsi="Bell MT"/>
          <w:sz w:val="24"/>
          <w:szCs w:val="24"/>
        </w:rPr>
        <w:t>.</w:t>
      </w:r>
    </w:p>
    <w:p w14:paraId="30FC55CB" w14:textId="13062DF9" w:rsidR="00DF3309" w:rsidRDefault="00DF3309" w:rsidP="00DF3309">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rPr>
        <w:t>Hardware Limitations:</w:t>
      </w:r>
    </w:p>
    <w:p w14:paraId="69867089" w14:textId="77777777" w:rsidR="00B61E5A" w:rsidRDefault="000320FC" w:rsidP="00B61E5A">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There are inherent hardware limitations in which the system will find itself.</w:t>
      </w:r>
      <w:r w:rsidR="00B61E5A">
        <w:rPr>
          <w:rStyle w:val="Enfasidelicata"/>
          <w:rFonts w:ascii="Bell MT" w:hAnsi="Bell MT"/>
          <w:i w:val="0"/>
          <w:iCs w:val="0"/>
          <w:sz w:val="24"/>
          <w:szCs w:val="24"/>
        </w:rPr>
        <w:t xml:space="preserve"> </w:t>
      </w:r>
    </w:p>
    <w:p w14:paraId="3DC452B6" w14:textId="13E697AD" w:rsidR="00B61E5A" w:rsidDel="001E571D" w:rsidRDefault="00CA1658" w:rsidP="00B61E5A">
      <w:pPr>
        <w:spacing w:line="240" w:lineRule="auto"/>
        <w:rPr>
          <w:del w:id="1079" w:author="Cristian Sbrolli" w:date="2020-12-04T21:57:00Z"/>
          <w:rStyle w:val="Enfasidelicata"/>
          <w:rFonts w:ascii="Bell MT" w:hAnsi="Bell MT"/>
          <w:i w:val="0"/>
          <w:iCs w:val="0"/>
          <w:sz w:val="24"/>
          <w:szCs w:val="24"/>
        </w:rPr>
      </w:pPr>
      <w:del w:id="1080" w:author="Cristian Sbrolli" w:date="2020-12-04T21:57:00Z">
        <w:r w:rsidDel="001E571D">
          <w:rPr>
            <w:rStyle w:val="Enfasidelicata"/>
            <w:rFonts w:ascii="Bell MT" w:hAnsi="Bell MT"/>
            <w:i w:val="0"/>
            <w:iCs w:val="0"/>
            <w:sz w:val="24"/>
            <w:szCs w:val="24"/>
          </w:rPr>
          <w:delText>For example, the dispenser will only have two buttons and a non-touch screen so the system cannot be much interactive</w:delText>
        </w:r>
        <w:r w:rsidR="00B61E5A" w:rsidDel="001E571D">
          <w:rPr>
            <w:rStyle w:val="Enfasidelicata"/>
            <w:rFonts w:ascii="Bell MT" w:hAnsi="Bell MT"/>
            <w:i w:val="0"/>
            <w:iCs w:val="0"/>
            <w:sz w:val="24"/>
            <w:szCs w:val="24"/>
          </w:rPr>
          <w:delText>.</w:delText>
        </w:r>
      </w:del>
    </w:p>
    <w:p w14:paraId="290BE535" w14:textId="5240E0D8" w:rsidR="00C76CDC" w:rsidRDefault="00B61E5A" w:rsidP="00C76CDC">
      <w:pPr>
        <w:spacing w:line="240" w:lineRule="auto"/>
        <w:rPr>
          <w:rStyle w:val="Enfasidelicata"/>
          <w:rFonts w:ascii="Bell MT" w:hAnsi="Bell MT"/>
          <w:sz w:val="36"/>
          <w:szCs w:val="36"/>
        </w:rPr>
      </w:pPr>
      <w:r>
        <w:rPr>
          <w:rStyle w:val="Enfasidelicata"/>
          <w:rFonts w:ascii="Bell MT" w:hAnsi="Bell MT"/>
          <w:i w:val="0"/>
          <w:iCs w:val="0"/>
          <w:sz w:val="24"/>
          <w:szCs w:val="24"/>
        </w:rPr>
        <w:t>It is important for the software to be designed in a way that keeps count of its portability. This way it will need to be run on computationally weak (old) devices too.</w:t>
      </w:r>
      <w:r w:rsidR="00B76B18" w:rsidRPr="00C76CDC">
        <w:rPr>
          <w:rStyle w:val="Enfasidelicata"/>
          <w:rFonts w:ascii="Bell MT" w:hAnsi="Bell MT"/>
          <w:sz w:val="36"/>
          <w:szCs w:val="36"/>
        </w:rPr>
        <w:br/>
      </w:r>
      <w:r w:rsidR="00B76B18" w:rsidRPr="00C76CDC">
        <w:rPr>
          <w:rStyle w:val="Enfasidelicata"/>
          <w:rFonts w:ascii="Bell MT" w:hAnsi="Bell MT"/>
          <w:sz w:val="36"/>
          <w:szCs w:val="36"/>
        </w:rPr>
        <w:br/>
      </w:r>
    </w:p>
    <w:p w14:paraId="742F7687" w14:textId="3F6F3382" w:rsidR="00C76CDC" w:rsidRDefault="00C76CDC">
      <w:pPr>
        <w:rPr>
          <w:rStyle w:val="Enfasidelicata"/>
          <w:rFonts w:ascii="Bell MT" w:hAnsi="Bell MT"/>
          <w:sz w:val="36"/>
          <w:szCs w:val="36"/>
        </w:rPr>
      </w:pPr>
      <w:r>
        <w:rPr>
          <w:rStyle w:val="Enfasidelicata"/>
          <w:rFonts w:ascii="Bell MT" w:hAnsi="Bell MT"/>
          <w:sz w:val="36"/>
          <w:szCs w:val="36"/>
        </w:rPr>
        <w:br w:type="page"/>
      </w:r>
    </w:p>
    <w:p w14:paraId="6E1AA13D" w14:textId="77777777" w:rsidR="00DF3309" w:rsidRPr="00C76CDC" w:rsidRDefault="00DF3309" w:rsidP="00D01022">
      <w:pPr>
        <w:spacing w:line="240" w:lineRule="auto"/>
        <w:rPr>
          <w:rStyle w:val="Enfasidelicata"/>
          <w:rFonts w:ascii="Bell MT" w:hAnsi="Bell MT"/>
          <w:sz w:val="36"/>
          <w:szCs w:val="36"/>
        </w:rPr>
      </w:pPr>
    </w:p>
    <w:p w14:paraId="019D1F8E" w14:textId="0314CDD9" w:rsidR="00B76B18" w:rsidRPr="00923D58"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Software</w:t>
      </w:r>
      <w:r>
        <w:rPr>
          <w:rStyle w:val="Enfasidelicata"/>
          <w:rFonts w:ascii="Bell MT" w:hAnsi="Bell MT"/>
          <w:sz w:val="36"/>
          <w:szCs w:val="36"/>
          <w:lang w:val="en-US"/>
        </w:rPr>
        <w:t xml:space="preserve"> System Attributes:</w:t>
      </w:r>
      <w:r>
        <w:rPr>
          <w:rStyle w:val="Enfasidelicata"/>
          <w:rFonts w:ascii="Bell MT" w:hAnsi="Bell MT"/>
          <w:sz w:val="36"/>
          <w:szCs w:val="36"/>
          <w:lang w:val="en-US"/>
        </w:rPr>
        <w:br/>
      </w:r>
    </w:p>
    <w:p w14:paraId="3B602577" w14:textId="77777777" w:rsidR="00C76CDC" w:rsidRPr="00D01022" w:rsidRDefault="00B76B18" w:rsidP="00C76CDC">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Reliability:</w:t>
      </w:r>
    </w:p>
    <w:p w14:paraId="550264DB" w14:textId="1DFEAAAB" w:rsidR="00B76B18" w:rsidRPr="00C76CDC" w:rsidRDefault="00C76CDC" w:rsidP="00D01022">
      <w:pPr>
        <w:spacing w:line="240" w:lineRule="auto"/>
        <w:rPr>
          <w:rStyle w:val="Enfasidelicata"/>
          <w:rFonts w:ascii="Bell MT" w:hAnsi="Bell MT"/>
          <w:sz w:val="36"/>
          <w:szCs w:val="36"/>
        </w:rPr>
      </w:pPr>
      <w:r>
        <w:rPr>
          <w:rStyle w:val="Enfasidelicata"/>
          <w:rFonts w:ascii="Bell MT" w:hAnsi="Bell MT"/>
          <w:i w:val="0"/>
          <w:iCs w:val="0"/>
          <w:sz w:val="24"/>
          <w:szCs w:val="24"/>
          <w:lang w:val="en-US"/>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rFonts w:ascii="Bell MT" w:hAnsi="Bell MT"/>
          <w:sz w:val="36"/>
          <w:szCs w:val="36"/>
        </w:rPr>
      </w:pPr>
      <w:r w:rsidRPr="00B76B18">
        <w:rPr>
          <w:rStyle w:val="Enfasidelicata"/>
          <w:rFonts w:ascii="Bell MT" w:hAnsi="Bell MT"/>
          <w:sz w:val="36"/>
          <w:szCs w:val="36"/>
          <w:lang w:val="en-US"/>
        </w:rPr>
        <w:t>Availability:</w:t>
      </w:r>
    </w:p>
    <w:p w14:paraId="5B32B178" w14:textId="42CF2BF3" w:rsidR="00CD0102" w:rsidRPr="00D01022" w:rsidRDefault="00C76CDC" w:rsidP="00D01022">
      <w:pPr>
        <w:spacing w:line="240" w:lineRule="auto"/>
        <w:rPr>
          <w:rStyle w:val="Enfasidelicata"/>
          <w:rFonts w:ascii="Bell MT" w:hAnsi="Bell MT"/>
          <w:i w:val="0"/>
          <w:sz w:val="24"/>
          <w:szCs w:val="24"/>
        </w:rPr>
      </w:pPr>
      <w:r>
        <w:rPr>
          <w:rStyle w:val="Enfasidelicata"/>
          <w:rFonts w:ascii="Bell MT" w:hAnsi="Bell MT"/>
          <w:i w:val="0"/>
          <w:sz w:val="24"/>
          <w:szCs w:val="24"/>
        </w:rPr>
        <w:t xml:space="preserve">Because of the system’s importance on the provision of social distancing for one of the most crucial aspects of our lives, it will have to be </w:t>
      </w:r>
      <w:r w:rsidR="00CD0102">
        <w:rPr>
          <w:rStyle w:val="Enfasidelicata"/>
          <w:rFonts w:ascii="Bell MT" w:hAnsi="Bell MT"/>
          <w:i w:val="0"/>
          <w:sz w:val="24"/>
          <w:szCs w:val="24"/>
        </w:rPr>
        <w:t>up for 99.9% of the time. (Downtime: less than 9 hours)</w:t>
      </w:r>
    </w:p>
    <w:p w14:paraId="47A21124" w14:textId="77777777" w:rsidR="00CD0102" w:rsidRPr="00D01022" w:rsidRDefault="00B76B18" w:rsidP="00B76B18">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Security:</w:t>
      </w:r>
    </w:p>
    <w:p w14:paraId="5EFE46AB" w14:textId="1080CD1E" w:rsidR="00B76B18" w:rsidRPr="00D01022" w:rsidRDefault="00CD0102" w:rsidP="00D01022">
      <w:pPr>
        <w:spacing w:line="240" w:lineRule="auto"/>
        <w:rPr>
          <w:rStyle w:val="Enfasidelicata"/>
          <w:rFonts w:ascii="Bell MT" w:hAnsi="Bell MT"/>
          <w:i w:val="0"/>
          <w:iCs w:val="0"/>
          <w:sz w:val="36"/>
          <w:szCs w:val="36"/>
        </w:rPr>
      </w:pPr>
      <w:r>
        <w:rPr>
          <w:rStyle w:val="Enfasidelicata"/>
          <w:rFonts w:ascii="Bell MT" w:hAnsi="Bell MT"/>
          <w:i w:val="0"/>
          <w:sz w:val="24"/>
          <w:szCs w:val="24"/>
          <w:lang w:val="en-US"/>
        </w:rPr>
        <w:t>Security is important for the sole reason of the registered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rFonts w:ascii="Bell MT" w:hAnsi="Bell MT"/>
          <w:sz w:val="36"/>
          <w:szCs w:val="36"/>
          <w:lang w:val="en-US"/>
        </w:rPr>
        <w:t xml:space="preserve"> </w:t>
      </w:r>
      <w:r>
        <w:rPr>
          <w:rStyle w:val="Enfasidelicata"/>
          <w:rFonts w:ascii="Bell MT" w:hAnsi="Bell MT"/>
          <w:sz w:val="36"/>
          <w:szCs w:val="36"/>
          <w:lang w:val="en-US"/>
        </w:rPr>
        <w:t xml:space="preserve"> </w:t>
      </w:r>
    </w:p>
    <w:p w14:paraId="0C3E3C6A" w14:textId="77777777" w:rsidR="00CD0102" w:rsidRPr="00D01022" w:rsidRDefault="00B76B18" w:rsidP="00B76B18">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Maintainability:</w:t>
      </w:r>
    </w:p>
    <w:p w14:paraId="1D3AEA31" w14:textId="3849AED2" w:rsidR="00B76B18" w:rsidRPr="00CD0102" w:rsidRDefault="00CD0102" w:rsidP="00D01022">
      <w:pPr>
        <w:spacing w:line="240" w:lineRule="auto"/>
        <w:rPr>
          <w:rStyle w:val="Enfasidelicata"/>
          <w:rFonts w:ascii="Bell MT" w:hAnsi="Bell MT"/>
          <w:sz w:val="36"/>
          <w:szCs w:val="36"/>
        </w:rPr>
      </w:pPr>
      <w:r>
        <w:rPr>
          <w:rStyle w:val="Enfasidelicata"/>
          <w:rFonts w:ascii="Bell MT" w:hAnsi="Bell MT"/>
          <w:i w:val="0"/>
          <w:iCs w:val="0"/>
          <w:sz w:val="24"/>
          <w:szCs w:val="24"/>
        </w:rPr>
        <w:t>The system</w:t>
      </w:r>
      <w:r w:rsidR="009648E8">
        <w:rPr>
          <w:rStyle w:val="Enfasidelicata"/>
          <w:rFonts w:ascii="Bell MT" w:hAnsi="Bell MT"/>
          <w:i w:val="0"/>
          <w:iCs w:val="0"/>
          <w:sz w:val="24"/>
          <w:szCs w:val="24"/>
        </w:rPr>
        <w:t>-</w:t>
      </w:r>
      <w:r>
        <w:rPr>
          <w:rStyle w:val="Enfasidelicata"/>
          <w:rFonts w:ascii="Bell MT" w:hAnsi="Bell MT"/>
          <w:i w:val="0"/>
          <w:iCs w:val="0"/>
          <w:sz w:val="24"/>
          <w:szCs w:val="24"/>
        </w:rPr>
        <w:t>to</w:t>
      </w:r>
      <w:r w:rsidR="009648E8">
        <w:rPr>
          <w:rStyle w:val="Enfasidelicata"/>
          <w:rFonts w:ascii="Bell MT" w:hAnsi="Bell MT"/>
          <w:i w:val="0"/>
          <w:iCs w:val="0"/>
          <w:sz w:val="24"/>
          <w:szCs w:val="24"/>
        </w:rPr>
        <w:t>-</w:t>
      </w:r>
      <w:r>
        <w:rPr>
          <w:rStyle w:val="Enfasidelicata"/>
          <w:rFonts w:ascii="Bell MT" w:hAnsi="Bell MT"/>
          <w:i w:val="0"/>
          <w:iCs w:val="0"/>
          <w:sz w:val="24"/>
          <w:szCs w:val="24"/>
        </w:rPr>
        <w:t xml:space="preserve">be </w:t>
      </w:r>
      <w:r w:rsidR="009648E8">
        <w:rPr>
          <w:rStyle w:val="Enfasidelicata"/>
          <w:rFonts w:ascii="Bell MT" w:hAnsi="Bell MT"/>
          <w:i w:val="0"/>
          <w:iCs w:val="0"/>
          <w:sz w:val="24"/>
          <w:szCs w:val="24"/>
        </w:rPr>
        <w:t>has a strong need of maintainability and extendibility because of its nature.</w:t>
      </w:r>
      <w:r w:rsidR="0019584F">
        <w:rPr>
          <w:rStyle w:val="Enfasidelicata"/>
          <w:rFonts w:ascii="Bell MT" w:hAnsi="Bell MT"/>
          <w:i w:val="0"/>
          <w:iCs w:val="0"/>
          <w:sz w:val="24"/>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rsidP="007C71D7">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Portability:</w:t>
      </w:r>
    </w:p>
    <w:p w14:paraId="3B5975D0" w14:textId="03A7BAF1" w:rsidR="009648E8" w:rsidRPr="00D01022" w:rsidRDefault="009648E8" w:rsidP="00D01022">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Since the goal is to</w:t>
      </w:r>
      <w:r w:rsidR="00C555A6">
        <w:rPr>
          <w:rStyle w:val="Enfasidelicata"/>
          <w:rFonts w:ascii="Bell MT" w:hAnsi="Bell MT"/>
          <w:i w:val="0"/>
          <w:iCs w:val="0"/>
          <w:sz w:val="24"/>
          <w:szCs w:val="24"/>
        </w:rPr>
        <w:t xml:space="preserve"> make it easy for</w:t>
      </w:r>
      <w:r>
        <w:rPr>
          <w:rStyle w:val="Enfasidelicata"/>
          <w:rFonts w:ascii="Bell MT" w:hAnsi="Bell MT"/>
          <w:i w:val="0"/>
          <w:iCs w:val="0"/>
          <w:sz w:val="24"/>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rFonts w:ascii="Bell MT" w:hAnsi="Bell MT"/>
          <w:sz w:val="32"/>
          <w:szCs w:val="32"/>
        </w:rPr>
      </w:pPr>
    </w:p>
    <w:p w14:paraId="2F641AA8" w14:textId="201FCF83" w:rsidR="0019584F" w:rsidRDefault="0019584F">
      <w:pPr>
        <w:rPr>
          <w:rStyle w:val="Enfasidelicata"/>
          <w:rFonts w:ascii="Bell MT" w:hAnsi="Bell MT"/>
          <w:sz w:val="32"/>
          <w:szCs w:val="32"/>
        </w:rPr>
      </w:pPr>
      <w:r>
        <w:rPr>
          <w:rStyle w:val="Enfasidelicata"/>
          <w:rFonts w:ascii="Bell MT" w:hAnsi="Bell MT"/>
          <w:sz w:val="32"/>
          <w:szCs w:val="32"/>
        </w:rPr>
        <w:br w:type="page"/>
      </w:r>
    </w:p>
    <w:p w14:paraId="1DB32498" w14:textId="77777777" w:rsidR="00DF3309" w:rsidRPr="00923D58" w:rsidRDefault="00DF3309" w:rsidP="00923D58">
      <w:pPr>
        <w:spacing w:line="240" w:lineRule="auto"/>
        <w:rPr>
          <w:rStyle w:val="Enfasidelicata"/>
          <w:rFonts w:ascii="Bell MT" w:hAnsi="Bell MT"/>
          <w:sz w:val="32"/>
          <w:szCs w:val="32"/>
        </w:rPr>
      </w:pPr>
    </w:p>
    <w:p w14:paraId="65E08405" w14:textId="0D01F795" w:rsidR="001A5FAF" w:rsidRDefault="001A5FAF" w:rsidP="001A5FAF">
      <w:pPr>
        <w:pStyle w:val="Paragrafoelenco"/>
        <w:numPr>
          <w:ilvl w:val="0"/>
          <w:numId w:val="9"/>
        </w:numPr>
        <w:spacing w:line="240" w:lineRule="auto"/>
        <w:rPr>
          <w:ins w:id="1081" w:author="Cristian Sbrolli" w:date="2020-12-04T22:04:00Z"/>
          <w:rStyle w:val="Enfasidelicata"/>
          <w:rFonts w:ascii="Bell MT" w:hAnsi="Bell MT"/>
          <w:sz w:val="44"/>
          <w:szCs w:val="44"/>
        </w:rPr>
      </w:pPr>
      <w:r w:rsidRPr="001A5FAF">
        <w:rPr>
          <w:rStyle w:val="Enfasidelicata"/>
          <w:rFonts w:ascii="Bell MT" w:hAnsi="Bell MT"/>
          <w:sz w:val="44"/>
          <w:szCs w:val="44"/>
        </w:rPr>
        <w:t>FORMAL ANALYSIS USING ALLOY</w:t>
      </w:r>
    </w:p>
    <w:p w14:paraId="269C10D5" w14:textId="77ABC8A8" w:rsidR="005432E1" w:rsidRDefault="005432E1" w:rsidP="005432E1">
      <w:pPr>
        <w:pStyle w:val="Paragrafoelenco"/>
        <w:spacing w:line="240" w:lineRule="auto"/>
        <w:ind w:left="360"/>
        <w:rPr>
          <w:ins w:id="1082" w:author="Cristian Sbrolli" w:date="2020-12-04T22:04:00Z"/>
          <w:rStyle w:val="Enfasidelicata"/>
          <w:rFonts w:ascii="Bell MT" w:hAnsi="Bell MT"/>
          <w:sz w:val="24"/>
          <w:szCs w:val="24"/>
        </w:rPr>
      </w:pPr>
    </w:p>
    <w:p w14:paraId="1BFF6FE0" w14:textId="500F02F4" w:rsidR="00F11FCF" w:rsidRDefault="005432E1" w:rsidP="00F11FCF">
      <w:pPr>
        <w:pStyle w:val="Paragrafoelenco"/>
        <w:spacing w:line="240" w:lineRule="auto"/>
        <w:ind w:left="360"/>
        <w:rPr>
          <w:ins w:id="1083" w:author="Cristian Sbrolli" w:date="2020-12-04T22:31:00Z"/>
          <w:rStyle w:val="Enfasidelicata"/>
          <w:rFonts w:ascii="Bell MT" w:hAnsi="Bell MT"/>
          <w:sz w:val="24"/>
          <w:szCs w:val="24"/>
        </w:rPr>
      </w:pPr>
      <w:ins w:id="1084" w:author="Cristian Sbrolli" w:date="2020-12-04T22:06:00Z">
        <w:r w:rsidRPr="002C295C">
          <w:rPr>
            <w:rStyle w:val="Enfasidelicata"/>
            <w:rFonts w:ascii="Bell MT" w:hAnsi="Bell MT"/>
            <w:sz w:val="24"/>
            <w:szCs w:val="24"/>
          </w:rPr>
          <w:t xml:space="preserve">The following alloy formal analysis has the goal to prove the correct functionality </w:t>
        </w:r>
        <w:r w:rsidR="00F11FCF">
          <w:rPr>
            <w:rStyle w:val="Enfasidelicata"/>
            <w:rFonts w:ascii="Bell MT" w:hAnsi="Bell MT"/>
            <w:sz w:val="24"/>
            <w:szCs w:val="24"/>
          </w:rPr>
          <w:t xml:space="preserve"> and the </w:t>
        </w:r>
      </w:ins>
      <w:ins w:id="1085" w:author="Cristian Sbrolli" w:date="2020-12-04T22:07:00Z">
        <w:r w:rsidR="00F11FCF">
          <w:rPr>
            <w:rStyle w:val="Enfasidelicata"/>
            <w:rFonts w:ascii="Bell MT" w:hAnsi="Bell MT"/>
            <w:sz w:val="24"/>
            <w:szCs w:val="24"/>
          </w:rPr>
          <w:t xml:space="preserve">formal proof </w:t>
        </w:r>
      </w:ins>
      <w:ins w:id="1086" w:author="Cristian Sbrolli" w:date="2020-12-04T22:06:00Z">
        <w:r w:rsidRPr="002C295C">
          <w:rPr>
            <w:rStyle w:val="Enfasidelicata"/>
            <w:rFonts w:ascii="Bell MT" w:hAnsi="Bell MT"/>
            <w:sz w:val="24"/>
            <w:szCs w:val="24"/>
          </w:rPr>
          <w:t>of</w:t>
        </w:r>
      </w:ins>
      <w:ins w:id="1087" w:author="Cristian Sbrolli" w:date="2020-12-04T22:07:00Z">
        <w:r w:rsidR="00F11FCF">
          <w:rPr>
            <w:rStyle w:val="Enfasidelicata"/>
            <w:rFonts w:ascii="Bell MT" w:hAnsi="Bell MT"/>
            <w:sz w:val="24"/>
            <w:szCs w:val="24"/>
          </w:rPr>
          <w:t xml:space="preserve"> </w:t>
        </w:r>
      </w:ins>
      <w:ins w:id="1088" w:author="Cristian Sbrolli" w:date="2020-12-04T22:47:00Z">
        <w:r w:rsidR="002158F3">
          <w:rPr>
            <w:rStyle w:val="Enfasidelicata"/>
            <w:rFonts w:ascii="Bell MT" w:hAnsi="Bell MT"/>
            <w:sz w:val="24"/>
            <w:szCs w:val="24"/>
          </w:rPr>
          <w:t xml:space="preserve">some of </w:t>
        </w:r>
      </w:ins>
      <w:ins w:id="1089" w:author="Cristian Sbrolli" w:date="2020-12-04T22:07:00Z">
        <w:r w:rsidR="00F11FCF">
          <w:rPr>
            <w:rStyle w:val="Enfasidelicata"/>
            <w:rFonts w:ascii="Bell MT" w:hAnsi="Bell MT"/>
            <w:sz w:val="24"/>
            <w:szCs w:val="24"/>
          </w:rPr>
          <w:t>the defined goals for</w:t>
        </w:r>
      </w:ins>
      <w:ins w:id="1090" w:author="Cristian Sbrolli" w:date="2020-12-04T22:06:00Z">
        <w:r w:rsidRPr="002C295C">
          <w:rPr>
            <w:rStyle w:val="Enfasidelicata"/>
            <w:rFonts w:ascii="Bell MT" w:hAnsi="Bell MT"/>
            <w:sz w:val="24"/>
            <w:szCs w:val="24"/>
          </w:rPr>
          <w:t xml:space="preserve"> the proposed system. We focus on:</w:t>
        </w:r>
      </w:ins>
    </w:p>
    <w:p w14:paraId="1CF2E949" w14:textId="77777777" w:rsidR="00192850" w:rsidRDefault="00192850" w:rsidP="00F11FCF">
      <w:pPr>
        <w:pStyle w:val="Paragrafoelenco"/>
        <w:spacing w:line="240" w:lineRule="auto"/>
        <w:ind w:left="360"/>
        <w:rPr>
          <w:ins w:id="1091" w:author="Cristian Sbrolli" w:date="2020-12-04T22:07:00Z"/>
          <w:rStyle w:val="Enfasidelicata"/>
          <w:rFonts w:ascii="Bell MT" w:hAnsi="Bell MT"/>
          <w:sz w:val="24"/>
          <w:szCs w:val="24"/>
        </w:rPr>
      </w:pPr>
    </w:p>
    <w:p w14:paraId="4613DD8A" w14:textId="59D0B090" w:rsidR="005432E1" w:rsidRPr="00F11FCF" w:rsidRDefault="00F11FCF">
      <w:pPr>
        <w:pStyle w:val="Paragrafoelenco"/>
        <w:numPr>
          <w:ilvl w:val="0"/>
          <w:numId w:val="73"/>
        </w:numPr>
        <w:spacing w:line="240" w:lineRule="auto"/>
        <w:rPr>
          <w:ins w:id="1092" w:author="Cristian Sbrolli" w:date="2020-12-04T22:06:00Z"/>
          <w:rStyle w:val="Enfasidelicata"/>
          <w:rFonts w:ascii="Bell MT" w:hAnsi="Bell MT"/>
          <w:sz w:val="24"/>
          <w:szCs w:val="24"/>
        </w:rPr>
        <w:pPrChange w:id="1093" w:author="Cristian Sbrolli" w:date="2020-12-04T22:07:00Z">
          <w:pPr>
            <w:pStyle w:val="Paragrafoelenco"/>
            <w:spacing w:line="240" w:lineRule="auto"/>
            <w:ind w:left="360"/>
          </w:pPr>
        </w:pPrChange>
      </w:pPr>
      <w:ins w:id="1094" w:author="Cristian Sbrolli" w:date="2020-12-04T22:11:00Z">
        <w:r>
          <w:rPr>
            <w:rStyle w:val="Enfasidelicata"/>
            <w:rFonts w:ascii="Bell MT" w:hAnsi="Bell MT"/>
            <w:sz w:val="24"/>
            <w:szCs w:val="24"/>
          </w:rPr>
          <w:t>(G</w:t>
        </w:r>
      </w:ins>
      <w:ins w:id="1095" w:author="Cristian Sbrolli" w:date="2020-12-04T22:31:00Z">
        <w:r w:rsidR="004928AA">
          <w:rPr>
            <w:rStyle w:val="Enfasidelicata"/>
            <w:rFonts w:ascii="Bell MT" w:hAnsi="Bell MT"/>
            <w:sz w:val="24"/>
            <w:szCs w:val="24"/>
          </w:rPr>
          <w:t>3</w:t>
        </w:r>
      </w:ins>
      <w:ins w:id="1096" w:author="Cristian Sbrolli" w:date="2020-12-04T22:11:00Z">
        <w:r>
          <w:rPr>
            <w:rStyle w:val="Enfasidelicata"/>
            <w:rFonts w:ascii="Bell MT" w:hAnsi="Bell MT"/>
            <w:sz w:val="24"/>
            <w:szCs w:val="24"/>
          </w:rPr>
          <w:t>)T</w:t>
        </w:r>
      </w:ins>
      <w:ins w:id="1097" w:author="Cristian Sbrolli" w:date="2020-12-04T22:06:00Z">
        <w:r w:rsidR="005432E1" w:rsidRPr="002C295C">
          <w:rPr>
            <w:rStyle w:val="Enfasidelicata"/>
            <w:rFonts w:ascii="Bell MT" w:hAnsi="Bell MT"/>
            <w:sz w:val="24"/>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Enfasidelicata"/>
            <w:rFonts w:ascii="Bell MT" w:hAnsi="Bell MT"/>
            <w:sz w:val="24"/>
            <w:szCs w:val="24"/>
          </w:rPr>
          <w:t>cal norms (</w:t>
        </w:r>
        <w:r w:rsidR="005432E1" w:rsidRPr="00F11FCF">
          <w:rPr>
            <w:rStyle w:val="Enfasidelicata"/>
            <w:rFonts w:ascii="Bell MT" w:hAnsi="Bell MT"/>
            <w:sz w:val="24"/>
            <w:szCs w:val="24"/>
          </w:rPr>
          <w:t>A5).</w:t>
        </w:r>
      </w:ins>
    </w:p>
    <w:p w14:paraId="0326E009" w14:textId="00054F62" w:rsidR="005432E1" w:rsidRDefault="00F11FCF" w:rsidP="00F11FCF">
      <w:pPr>
        <w:pStyle w:val="Paragrafoelenco"/>
        <w:numPr>
          <w:ilvl w:val="0"/>
          <w:numId w:val="73"/>
        </w:numPr>
        <w:spacing w:line="240" w:lineRule="auto"/>
        <w:rPr>
          <w:ins w:id="1098" w:author="Cristian Sbrolli" w:date="2020-12-04T22:47:00Z"/>
          <w:rStyle w:val="Enfasidelicata"/>
          <w:rFonts w:ascii="Bell MT" w:hAnsi="Bell MT"/>
          <w:sz w:val="24"/>
          <w:szCs w:val="24"/>
        </w:rPr>
      </w:pPr>
      <w:ins w:id="1099" w:author="Cristian Sbrolli" w:date="2020-12-04T22:12:00Z">
        <w:r>
          <w:rPr>
            <w:rStyle w:val="Enfasidelicata"/>
            <w:rFonts w:ascii="Bell MT" w:hAnsi="Bell MT"/>
            <w:sz w:val="24"/>
            <w:szCs w:val="24"/>
          </w:rPr>
          <w:t>(G6</w:t>
        </w:r>
      </w:ins>
      <w:ins w:id="1100" w:author="Cristian Sbrolli" w:date="2020-12-04T22:13:00Z">
        <w:r>
          <w:rPr>
            <w:rStyle w:val="Enfasidelicata"/>
            <w:rFonts w:ascii="Bell MT" w:hAnsi="Bell MT"/>
            <w:sz w:val="24"/>
            <w:szCs w:val="24"/>
          </w:rPr>
          <w:t>,</w:t>
        </w:r>
      </w:ins>
      <w:ins w:id="1101" w:author="Cristian Sbrolli" w:date="2020-12-04T22:12:00Z">
        <w:r>
          <w:rPr>
            <w:rStyle w:val="Enfasidelicata"/>
            <w:rFonts w:ascii="Bell MT" w:hAnsi="Bell MT"/>
            <w:sz w:val="24"/>
            <w:szCs w:val="24"/>
          </w:rPr>
          <w:t xml:space="preserve"> G7</w:t>
        </w:r>
      </w:ins>
      <w:ins w:id="1102" w:author="Cristian Sbrolli" w:date="2020-12-04T22:31:00Z">
        <w:r w:rsidR="00C750AB">
          <w:rPr>
            <w:rStyle w:val="Enfasidelicata"/>
            <w:rFonts w:ascii="Bell MT" w:hAnsi="Bell MT"/>
            <w:sz w:val="24"/>
            <w:szCs w:val="24"/>
          </w:rPr>
          <w:t>, G8</w:t>
        </w:r>
      </w:ins>
      <w:ins w:id="1103" w:author="Cristian Sbrolli" w:date="2020-12-04T22:12:00Z">
        <w:r>
          <w:rPr>
            <w:rStyle w:val="Enfasidelicata"/>
            <w:rFonts w:ascii="Bell MT" w:hAnsi="Bell MT"/>
            <w:sz w:val="24"/>
            <w:szCs w:val="24"/>
          </w:rPr>
          <w:t>)</w:t>
        </w:r>
      </w:ins>
      <w:ins w:id="1104" w:author="Cristian Sbrolli" w:date="2020-12-04T22:11:00Z">
        <w:r>
          <w:rPr>
            <w:rStyle w:val="Enfasidelicata"/>
            <w:rFonts w:ascii="Bell MT" w:hAnsi="Bell MT"/>
            <w:sz w:val="24"/>
            <w:szCs w:val="24"/>
          </w:rPr>
          <w:t>T</w:t>
        </w:r>
      </w:ins>
      <w:ins w:id="1105" w:author="Cristian Sbrolli" w:date="2020-12-04T22:06:00Z">
        <w:r w:rsidR="005432E1" w:rsidRPr="002C295C">
          <w:rPr>
            <w:rStyle w:val="Enfasidelicata"/>
            <w:rFonts w:ascii="Bell MT" w:hAnsi="Bell MT"/>
            <w:sz w:val="24"/>
            <w:szCs w:val="24"/>
          </w:rPr>
          <w:t>he goals of the users about being able to get tickets and visits in available time slots</w:t>
        </w:r>
      </w:ins>
      <w:ins w:id="1106" w:author="Cristian Sbrolli" w:date="2020-12-04T22:32:00Z">
        <w:r w:rsidR="00192850">
          <w:rPr>
            <w:rStyle w:val="Enfasidelicata"/>
            <w:rFonts w:ascii="Bell MT" w:hAnsi="Bell MT"/>
            <w:sz w:val="24"/>
            <w:szCs w:val="24"/>
          </w:rPr>
          <w:t xml:space="preserve">, so that they </w:t>
        </w:r>
        <w:r w:rsidR="000B46DD">
          <w:rPr>
            <w:rStyle w:val="Enfasidelicata"/>
            <w:rFonts w:ascii="Bell MT" w:hAnsi="Bell MT"/>
            <w:sz w:val="24"/>
            <w:szCs w:val="24"/>
          </w:rPr>
          <w:t>do not</w:t>
        </w:r>
        <w:r w:rsidR="00192850">
          <w:rPr>
            <w:rStyle w:val="Enfasidelicata"/>
            <w:rFonts w:ascii="Bell MT" w:hAnsi="Bell MT"/>
            <w:sz w:val="24"/>
            <w:szCs w:val="24"/>
          </w:rPr>
          <w:t xml:space="preserve"> need to line up in front of the store. </w:t>
        </w:r>
      </w:ins>
      <w:ins w:id="1107" w:author="Cristian Sbrolli" w:date="2020-12-04T22:06:00Z">
        <w:r w:rsidR="005432E1" w:rsidRPr="002C295C">
          <w:rPr>
            <w:rStyle w:val="Enfasidelicata"/>
            <w:rFonts w:ascii="Bell MT" w:hAnsi="Bell MT"/>
            <w:sz w:val="24"/>
            <w:szCs w:val="24"/>
          </w:rPr>
          <w:t>Th</w:t>
        </w:r>
      </w:ins>
      <w:ins w:id="1108" w:author="Cristian Sbrolli" w:date="2020-12-04T22:08:00Z">
        <w:r>
          <w:rPr>
            <w:rStyle w:val="Enfasidelicata"/>
            <w:rFonts w:ascii="Bell MT" w:hAnsi="Bell MT"/>
            <w:sz w:val="24"/>
            <w:szCs w:val="24"/>
          </w:rPr>
          <w:t xml:space="preserve">ese </w:t>
        </w:r>
      </w:ins>
      <w:ins w:id="1109" w:author="Cristian Sbrolli" w:date="2020-12-04T22:32:00Z">
        <w:r w:rsidR="00192850">
          <w:rPr>
            <w:rStyle w:val="Enfasidelicata"/>
            <w:rFonts w:ascii="Bell MT" w:hAnsi="Bell MT"/>
            <w:sz w:val="24"/>
            <w:szCs w:val="24"/>
          </w:rPr>
          <w:t xml:space="preserve">goals </w:t>
        </w:r>
      </w:ins>
      <w:ins w:id="1110" w:author="Cristian Sbrolli" w:date="2020-12-04T22:08:00Z">
        <w:r>
          <w:rPr>
            <w:rStyle w:val="Enfasidelicata"/>
            <w:rFonts w:ascii="Bell MT" w:hAnsi="Bell MT"/>
            <w:sz w:val="24"/>
            <w:szCs w:val="24"/>
          </w:rPr>
          <w:t xml:space="preserve">are modelled through predicates, </w:t>
        </w:r>
      </w:ins>
      <w:ins w:id="1111" w:author="Cristian Sbrolli" w:date="2020-12-04T22:09:00Z">
        <w:r>
          <w:rPr>
            <w:rStyle w:val="Enfasidelicata"/>
            <w:rFonts w:ascii="Bell MT" w:hAnsi="Bell MT"/>
            <w:sz w:val="24"/>
            <w:szCs w:val="24"/>
          </w:rPr>
          <w:t>showing the correct working of the system, that can give tickets to users both physically through a dispenser and vi</w:t>
        </w:r>
      </w:ins>
      <w:ins w:id="1112" w:author="Cristian Sbrolli" w:date="2020-12-04T22:10:00Z">
        <w:r>
          <w:rPr>
            <w:rStyle w:val="Enfasidelicata"/>
            <w:rFonts w:ascii="Bell MT" w:hAnsi="Bell MT"/>
            <w:sz w:val="24"/>
            <w:szCs w:val="24"/>
          </w:rPr>
          <w:t>rtually through their devices. Moreover, the advanced functionality of booking a visit is modelled too, with the user choosing both the date and the time slot. The system is shown to work correctly giving ticket</w:t>
        </w:r>
      </w:ins>
      <w:ins w:id="1113" w:author="Cristian Sbrolli" w:date="2020-12-04T22:11:00Z">
        <w:r>
          <w:rPr>
            <w:rStyle w:val="Enfasidelicata"/>
            <w:rFonts w:ascii="Bell MT" w:hAnsi="Bell MT"/>
            <w:sz w:val="24"/>
            <w:szCs w:val="24"/>
          </w:rPr>
          <w:t xml:space="preserve">s only </w:t>
        </w:r>
      </w:ins>
      <w:ins w:id="1114" w:author="Cristian Sbrolli" w:date="2020-12-04T22:32:00Z">
        <w:r w:rsidR="000B46DD">
          <w:rPr>
            <w:rStyle w:val="Enfasidelicata"/>
            <w:rFonts w:ascii="Bell MT" w:hAnsi="Bell MT"/>
            <w:sz w:val="24"/>
            <w:szCs w:val="24"/>
          </w:rPr>
          <w:t>for</w:t>
        </w:r>
        <w:r w:rsidR="000B46DD" w:rsidRPr="000B46DD">
          <w:rPr>
            <w:rStyle w:val="Enfasidelicata"/>
            <w:rFonts w:ascii="Bell MT" w:hAnsi="Bell MT"/>
            <w:sz w:val="24"/>
            <w:szCs w:val="24"/>
          </w:rPr>
          <w:t xml:space="preserve"> </w:t>
        </w:r>
        <w:r w:rsidR="000B46DD">
          <w:rPr>
            <w:rStyle w:val="Enfasidelicata"/>
            <w:rFonts w:ascii="Bell MT" w:hAnsi="Bell MT"/>
            <w:sz w:val="24"/>
            <w:szCs w:val="24"/>
          </w:rPr>
          <w:t>available</w:t>
        </w:r>
      </w:ins>
      <w:ins w:id="1115" w:author="Cristian Sbrolli" w:date="2020-12-04T22:11:00Z">
        <w:r>
          <w:rPr>
            <w:rStyle w:val="Enfasidelicata"/>
            <w:rFonts w:ascii="Bell MT" w:hAnsi="Bell MT"/>
            <w:sz w:val="24"/>
            <w:szCs w:val="24"/>
          </w:rPr>
          <w:t xml:space="preserve"> time slots.</w:t>
        </w:r>
      </w:ins>
    </w:p>
    <w:p w14:paraId="66C324C3" w14:textId="6A7184E3" w:rsidR="008F6D57" w:rsidRDefault="008F6D57" w:rsidP="00F11FCF">
      <w:pPr>
        <w:pStyle w:val="Paragrafoelenco"/>
        <w:numPr>
          <w:ilvl w:val="0"/>
          <w:numId w:val="73"/>
        </w:numPr>
        <w:spacing w:line="240" w:lineRule="auto"/>
        <w:rPr>
          <w:ins w:id="1116" w:author="Cristian Sbrolli" w:date="2020-12-04T22:11:00Z"/>
          <w:rStyle w:val="Enfasidelicata"/>
          <w:rFonts w:ascii="Bell MT" w:hAnsi="Bell MT"/>
          <w:sz w:val="24"/>
          <w:szCs w:val="24"/>
        </w:rPr>
      </w:pPr>
      <w:ins w:id="1117" w:author="Cristian Sbrolli" w:date="2020-12-04T22:47:00Z">
        <w:r>
          <w:rPr>
            <w:rStyle w:val="Enfasidelicata"/>
            <w:rFonts w:ascii="Bell MT" w:hAnsi="Bell MT"/>
            <w:sz w:val="24"/>
            <w:szCs w:val="24"/>
          </w:rPr>
          <w:t xml:space="preserve">(G1, G2) The </w:t>
        </w:r>
      </w:ins>
      <w:ins w:id="1118" w:author="Cristian Sbrolli" w:date="2020-12-04T22:48:00Z">
        <w:r>
          <w:rPr>
            <w:rStyle w:val="Enfasidelicata"/>
            <w:rFonts w:ascii="Bell MT" w:hAnsi="Bell MT"/>
            <w:sz w:val="24"/>
            <w:szCs w:val="24"/>
          </w:rPr>
          <w:t xml:space="preserve">goals </w:t>
        </w:r>
        <w:r w:rsidR="00B81424">
          <w:rPr>
            <w:rStyle w:val="Enfasidelicata"/>
            <w:rFonts w:ascii="Bell MT" w:hAnsi="Bell MT"/>
            <w:sz w:val="24"/>
            <w:szCs w:val="24"/>
          </w:rPr>
          <w:t>about</w:t>
        </w:r>
        <w:r>
          <w:rPr>
            <w:rStyle w:val="Enfasidelicata"/>
            <w:rFonts w:ascii="Bell MT" w:hAnsi="Bell MT"/>
            <w:sz w:val="24"/>
            <w:szCs w:val="24"/>
          </w:rPr>
          <w:t xml:space="preserve"> the shop manage</w:t>
        </w:r>
        <w:r w:rsidR="00B81424">
          <w:rPr>
            <w:rStyle w:val="Enfasidelicata"/>
            <w:rFonts w:ascii="Bell MT" w:hAnsi="Bell MT"/>
            <w:sz w:val="24"/>
            <w:szCs w:val="24"/>
          </w:rPr>
          <w:t xml:space="preserve">r being able to track and regulate the influx of people in the store. This is modelled through a ticket system, that allows </w:t>
        </w:r>
      </w:ins>
      <w:ins w:id="1119" w:author="Cristian Sbrolli" w:date="2020-12-04T22:49:00Z">
        <w:r w:rsidR="00127BF4">
          <w:rPr>
            <w:rStyle w:val="Enfasidelicata"/>
            <w:rFonts w:ascii="Bell MT" w:hAnsi="Bell MT"/>
            <w:sz w:val="24"/>
            <w:szCs w:val="24"/>
          </w:rPr>
          <w:t xml:space="preserve">to monitor </w:t>
        </w:r>
      </w:ins>
      <w:ins w:id="1120" w:author="Cristian Sbrolli" w:date="2020-12-04T22:50:00Z">
        <w:r w:rsidR="00127BF4">
          <w:rPr>
            <w:rStyle w:val="Enfasidelicata"/>
            <w:rFonts w:ascii="Bell MT" w:hAnsi="Bell MT"/>
            <w:sz w:val="24"/>
            <w:szCs w:val="24"/>
          </w:rPr>
          <w:t>and regulate the maximum number of people admitted inside the store at each timeslot</w:t>
        </w:r>
        <w:r w:rsidR="003E2F26">
          <w:rPr>
            <w:rStyle w:val="Enfasidelicata"/>
            <w:rFonts w:ascii="Bell MT" w:hAnsi="Bell MT"/>
            <w:sz w:val="24"/>
            <w:szCs w:val="24"/>
          </w:rPr>
          <w:t xml:space="preserve"> an</w:t>
        </w:r>
      </w:ins>
      <w:ins w:id="1121" w:author="Cristian Sbrolli" w:date="2020-12-04T22:51:00Z">
        <w:r w:rsidR="003E2F26">
          <w:rPr>
            <w:rStyle w:val="Enfasidelicata"/>
            <w:rFonts w:ascii="Bell MT" w:hAnsi="Bell MT"/>
            <w:sz w:val="24"/>
            <w:szCs w:val="24"/>
          </w:rPr>
          <w:t>d the current general situation about tickets.</w:t>
        </w:r>
      </w:ins>
    </w:p>
    <w:p w14:paraId="60EA439B" w14:textId="1A646F42" w:rsidR="00C32B05" w:rsidRPr="00B20E3B" w:rsidRDefault="00C32B05" w:rsidP="00C32B05">
      <w:pPr>
        <w:pStyle w:val="Paragrafoelenco"/>
        <w:numPr>
          <w:ilvl w:val="0"/>
          <w:numId w:val="73"/>
        </w:numPr>
        <w:spacing w:line="240" w:lineRule="auto"/>
        <w:rPr>
          <w:ins w:id="1122" w:author="Cristian Sbrolli" w:date="2020-12-04T22:35:00Z"/>
          <w:rStyle w:val="Enfasidelicata"/>
          <w:rFonts w:ascii="Bell MT" w:hAnsi="Bell MT"/>
          <w:sz w:val="24"/>
          <w:szCs w:val="24"/>
        </w:rPr>
      </w:pPr>
      <w:ins w:id="1123" w:author="Cristian Sbrolli" w:date="2020-12-04T22:35:00Z">
        <w:r w:rsidRPr="00B20E3B">
          <w:rPr>
            <w:rStyle w:val="Enfasidelicata"/>
            <w:rFonts w:ascii="Bell MT" w:hAnsi="Bell MT"/>
            <w:sz w:val="24"/>
            <w:szCs w:val="24"/>
          </w:rPr>
          <w:t xml:space="preserve">The soundness of the proposed system, showing that users cannot shop without having their entrance monitored, thus they cannot shop without a ticket or a visit booked. </w:t>
        </w:r>
        <w:r w:rsidR="00D90DC9">
          <w:rPr>
            <w:rStyle w:val="Enfasidelicata"/>
            <w:rFonts w:ascii="Bell MT" w:hAnsi="Bell MT"/>
            <w:sz w:val="24"/>
            <w:szCs w:val="24"/>
          </w:rPr>
          <w:t xml:space="preserve">This is modelled </w:t>
        </w:r>
      </w:ins>
      <w:ins w:id="1124" w:author="Cristian Sbrolli" w:date="2020-12-04T22:36:00Z">
        <w:r w:rsidR="00D90DC9">
          <w:rPr>
            <w:rStyle w:val="Enfasidelicata"/>
            <w:rFonts w:ascii="Bell MT" w:hAnsi="Bell MT"/>
            <w:sz w:val="24"/>
            <w:szCs w:val="24"/>
          </w:rPr>
          <w:t>with a predicate</w:t>
        </w:r>
        <w:r w:rsidR="00096100">
          <w:rPr>
            <w:rStyle w:val="Enfasidelicata"/>
            <w:rFonts w:ascii="Bell MT" w:hAnsi="Bell MT"/>
            <w:sz w:val="24"/>
            <w:szCs w:val="24"/>
          </w:rPr>
          <w:t xml:space="preserve">. </w:t>
        </w:r>
      </w:ins>
      <w:ins w:id="1125" w:author="Cristian Sbrolli" w:date="2020-12-04T22:35:00Z">
        <w:r w:rsidRPr="00B20E3B">
          <w:rPr>
            <w:rStyle w:val="Enfasidelicata"/>
            <w:rFonts w:ascii="Bell MT" w:hAnsi="Bell MT"/>
            <w:sz w:val="24"/>
            <w:szCs w:val="24"/>
          </w:rPr>
          <w:t>The model also considers possible particular cases as the fact that users could lose their ticket after the entrance, with the system recognizing this and correctly considering concluded such a ticket after the end of its time slot</w:t>
        </w:r>
        <w:r>
          <w:rPr>
            <w:rStyle w:val="Enfasidelicata"/>
            <w:rFonts w:ascii="Bell MT" w:hAnsi="Bell MT"/>
            <w:sz w:val="24"/>
            <w:szCs w:val="24"/>
          </w:rPr>
          <w:t>.</w:t>
        </w:r>
      </w:ins>
    </w:p>
    <w:p w14:paraId="7DA96D9A" w14:textId="0D6748C0" w:rsidR="00F11FCF" w:rsidRPr="002C295C" w:rsidRDefault="00F11FCF">
      <w:pPr>
        <w:pStyle w:val="Paragrafoelenco"/>
        <w:spacing w:line="240" w:lineRule="auto"/>
        <w:ind w:left="1080"/>
        <w:rPr>
          <w:ins w:id="1126" w:author="Cristian Sbrolli" w:date="2020-12-04T22:06:00Z"/>
          <w:rStyle w:val="Enfasidelicata"/>
          <w:rFonts w:ascii="Bell MT" w:hAnsi="Bell MT"/>
          <w:sz w:val="24"/>
          <w:szCs w:val="24"/>
        </w:rPr>
        <w:pPrChange w:id="1127" w:author="Cristian Sbrolli" w:date="2020-12-04T22:35:00Z">
          <w:pPr>
            <w:pStyle w:val="Paragrafoelenco"/>
            <w:spacing w:line="240" w:lineRule="auto"/>
            <w:ind w:left="360"/>
          </w:pPr>
        </w:pPrChange>
      </w:pPr>
    </w:p>
    <w:p w14:paraId="29A19B27" w14:textId="790A338A" w:rsidR="005432E1" w:rsidRDefault="002D5882">
      <w:pPr>
        <w:pStyle w:val="Paragrafoelenco"/>
        <w:numPr>
          <w:ilvl w:val="0"/>
          <w:numId w:val="74"/>
        </w:numPr>
        <w:spacing w:line="240" w:lineRule="auto"/>
        <w:rPr>
          <w:ins w:id="1128" w:author="Cristian Sbrolli" w:date="2020-12-04T22:03:00Z"/>
          <w:rStyle w:val="Enfasidelicata"/>
          <w:rFonts w:ascii="Bell MT" w:hAnsi="Bell MT"/>
          <w:sz w:val="44"/>
          <w:szCs w:val="44"/>
        </w:rPr>
        <w:pPrChange w:id="1129" w:author="Cristian Sbrolli" w:date="2020-12-05T00:04:00Z">
          <w:pPr>
            <w:pStyle w:val="Paragrafoelenco"/>
            <w:numPr>
              <w:numId w:val="9"/>
            </w:numPr>
            <w:spacing w:line="240" w:lineRule="auto"/>
            <w:ind w:left="360" w:hanging="360"/>
          </w:pPr>
        </w:pPrChange>
      </w:pPr>
      <w:ins w:id="1130" w:author="Cristian Sbrolli" w:date="2020-12-05T00:05:00Z">
        <w:r>
          <w:rPr>
            <w:rStyle w:val="Enfasidelicata"/>
            <w:rFonts w:ascii="Bell MT" w:hAnsi="Bell MT"/>
            <w:sz w:val="44"/>
            <w:szCs w:val="44"/>
          </w:rPr>
          <w:t>Signa</w:t>
        </w:r>
      </w:ins>
      <w:ins w:id="1131" w:author="Cristian Sbrolli" w:date="2020-12-05T00:06:00Z">
        <w:r>
          <w:rPr>
            <w:rStyle w:val="Enfasidelicata"/>
            <w:rFonts w:ascii="Bell MT" w:hAnsi="Bell MT"/>
            <w:sz w:val="44"/>
            <w:szCs w:val="44"/>
          </w:rPr>
          <w:t>tures</w:t>
        </w:r>
      </w:ins>
    </w:p>
    <w:p w14:paraId="72C2CA4F" w14:textId="77777777" w:rsidR="005432E1" w:rsidRPr="005432E1" w:rsidRDefault="005432E1" w:rsidP="005432E1">
      <w:pPr>
        <w:pStyle w:val="Paragrafoelenco"/>
        <w:spacing w:line="240" w:lineRule="auto"/>
        <w:ind w:left="360"/>
        <w:rPr>
          <w:ins w:id="1132" w:author="Cristian Sbrolli" w:date="2020-12-04T22:03:00Z"/>
          <w:rStyle w:val="Enfasidelicata"/>
          <w:rFonts w:cstheme="minorHAnsi"/>
          <w:sz w:val="24"/>
          <w:szCs w:val="24"/>
          <w:rPrChange w:id="1133" w:author="Cristian Sbrolli" w:date="2020-12-04T22:04:00Z">
            <w:rPr>
              <w:ins w:id="1134" w:author="Cristian Sbrolli" w:date="2020-12-04T22:03:00Z"/>
              <w:rStyle w:val="Enfasidelicata"/>
              <w:rFonts w:ascii="Bell MT" w:hAnsi="Bell MT"/>
              <w:sz w:val="44"/>
              <w:szCs w:val="44"/>
            </w:rPr>
          </w:rPrChange>
        </w:rPr>
      </w:pPr>
      <w:ins w:id="1135" w:author="Cristian Sbrolli" w:date="2020-12-04T22:03:00Z">
        <w:r w:rsidRPr="005432E1">
          <w:rPr>
            <w:rStyle w:val="Enfasidelicata"/>
            <w:rFonts w:cstheme="minorHAnsi"/>
            <w:sz w:val="24"/>
            <w:szCs w:val="24"/>
            <w:rPrChange w:id="1136" w:author="Cristian Sbrolli" w:date="2020-12-04T22:04:00Z">
              <w:rPr>
                <w:rStyle w:val="Enfasidelicata"/>
                <w:rFonts w:ascii="Bell MT" w:hAnsi="Bell MT"/>
                <w:sz w:val="44"/>
                <w:szCs w:val="44"/>
              </w:rPr>
            </w:rPrChange>
          </w:rPr>
          <w:t>sig Market{</w:t>
        </w:r>
      </w:ins>
    </w:p>
    <w:p w14:paraId="35D83EBF" w14:textId="77777777" w:rsidR="005432E1" w:rsidRPr="005432E1" w:rsidRDefault="005432E1" w:rsidP="005432E1">
      <w:pPr>
        <w:pStyle w:val="Paragrafoelenco"/>
        <w:spacing w:line="240" w:lineRule="auto"/>
        <w:ind w:left="360"/>
        <w:rPr>
          <w:ins w:id="1137" w:author="Cristian Sbrolli" w:date="2020-12-04T22:03:00Z"/>
          <w:rStyle w:val="Enfasidelicata"/>
          <w:rFonts w:cstheme="minorHAnsi"/>
          <w:sz w:val="24"/>
          <w:szCs w:val="24"/>
          <w:rPrChange w:id="1138" w:author="Cristian Sbrolli" w:date="2020-12-04T22:04:00Z">
            <w:rPr>
              <w:ins w:id="1139" w:author="Cristian Sbrolli" w:date="2020-12-04T22:03:00Z"/>
              <w:rStyle w:val="Enfasidelicata"/>
              <w:rFonts w:ascii="Bell MT" w:hAnsi="Bell MT"/>
              <w:sz w:val="44"/>
              <w:szCs w:val="44"/>
            </w:rPr>
          </w:rPrChange>
        </w:rPr>
      </w:pPr>
      <w:ins w:id="1140" w:author="Cristian Sbrolli" w:date="2020-12-04T22:03:00Z">
        <w:r w:rsidRPr="005432E1">
          <w:rPr>
            <w:rStyle w:val="Enfasidelicata"/>
            <w:rFonts w:cstheme="minorHAnsi"/>
            <w:sz w:val="24"/>
            <w:szCs w:val="24"/>
            <w:rPrChange w:id="1141" w:author="Cristian Sbrolli" w:date="2020-12-04T22:04:00Z">
              <w:rPr>
                <w:rStyle w:val="Enfasidelicata"/>
                <w:rFonts w:ascii="Bell MT" w:hAnsi="Bell MT"/>
                <w:sz w:val="44"/>
                <w:szCs w:val="44"/>
              </w:rPr>
            </w:rPrChange>
          </w:rPr>
          <w:t>dispensers: some TicketDispenser,</w:t>
        </w:r>
      </w:ins>
    </w:p>
    <w:p w14:paraId="43EBFD94" w14:textId="77777777" w:rsidR="005432E1" w:rsidRPr="005432E1" w:rsidRDefault="005432E1" w:rsidP="005432E1">
      <w:pPr>
        <w:pStyle w:val="Paragrafoelenco"/>
        <w:spacing w:line="240" w:lineRule="auto"/>
        <w:ind w:left="360"/>
        <w:rPr>
          <w:ins w:id="1142" w:author="Cristian Sbrolli" w:date="2020-12-04T22:03:00Z"/>
          <w:rStyle w:val="Enfasidelicata"/>
          <w:rFonts w:cstheme="minorHAnsi"/>
          <w:sz w:val="24"/>
          <w:szCs w:val="24"/>
          <w:rPrChange w:id="1143" w:author="Cristian Sbrolli" w:date="2020-12-04T22:04:00Z">
            <w:rPr>
              <w:ins w:id="1144" w:author="Cristian Sbrolli" w:date="2020-12-04T22:03:00Z"/>
              <w:rStyle w:val="Enfasidelicata"/>
              <w:rFonts w:ascii="Bell MT" w:hAnsi="Bell MT"/>
              <w:sz w:val="44"/>
              <w:szCs w:val="44"/>
            </w:rPr>
          </w:rPrChange>
        </w:rPr>
      </w:pPr>
      <w:proofErr w:type="spellStart"/>
      <w:ins w:id="1145" w:author="Cristian Sbrolli" w:date="2020-12-04T22:03:00Z">
        <w:r w:rsidRPr="005432E1">
          <w:rPr>
            <w:rStyle w:val="Enfasidelicata"/>
            <w:rFonts w:cstheme="minorHAnsi"/>
            <w:sz w:val="24"/>
            <w:szCs w:val="24"/>
            <w:rPrChange w:id="1146" w:author="Cristian Sbrolli" w:date="2020-12-04T22:04:00Z">
              <w:rPr>
                <w:rStyle w:val="Enfasidelicata"/>
                <w:rFonts w:ascii="Bell MT" w:hAnsi="Bell MT"/>
                <w:sz w:val="44"/>
                <w:szCs w:val="44"/>
              </w:rPr>
            </w:rPrChange>
          </w:rPr>
          <w:t>cashDesks</w:t>
        </w:r>
        <w:proofErr w:type="spellEnd"/>
        <w:r w:rsidRPr="005432E1">
          <w:rPr>
            <w:rStyle w:val="Enfasidelicata"/>
            <w:rFonts w:cstheme="minorHAnsi"/>
            <w:sz w:val="24"/>
            <w:szCs w:val="24"/>
            <w:rPrChange w:id="1147" w:author="Cristian Sbrolli" w:date="2020-12-04T22:04:00Z">
              <w:rPr>
                <w:rStyle w:val="Enfasidelicata"/>
                <w:rFonts w:ascii="Bell MT" w:hAnsi="Bell MT"/>
                <w:sz w:val="44"/>
                <w:szCs w:val="44"/>
              </w:rPr>
            </w:rPrChange>
          </w:rPr>
          <w:t xml:space="preserve">: some </w:t>
        </w:r>
        <w:proofErr w:type="spellStart"/>
        <w:r w:rsidRPr="005432E1">
          <w:rPr>
            <w:rStyle w:val="Enfasidelicata"/>
            <w:rFonts w:cstheme="minorHAnsi"/>
            <w:sz w:val="24"/>
            <w:szCs w:val="24"/>
            <w:rPrChange w:id="1148" w:author="Cristian Sbrolli" w:date="2020-12-04T22:04:00Z">
              <w:rPr>
                <w:rStyle w:val="Enfasidelicata"/>
                <w:rFonts w:ascii="Bell MT" w:hAnsi="Bell MT"/>
                <w:sz w:val="44"/>
                <w:szCs w:val="44"/>
              </w:rPr>
            </w:rPrChange>
          </w:rPr>
          <w:t>CashDesk</w:t>
        </w:r>
        <w:proofErr w:type="spellEnd"/>
        <w:r w:rsidRPr="005432E1">
          <w:rPr>
            <w:rStyle w:val="Enfasidelicata"/>
            <w:rFonts w:cstheme="minorHAnsi"/>
            <w:sz w:val="24"/>
            <w:szCs w:val="24"/>
            <w:rPrChange w:id="1149" w:author="Cristian Sbrolli" w:date="2020-12-04T22:04:00Z">
              <w:rPr>
                <w:rStyle w:val="Enfasidelicata"/>
                <w:rFonts w:ascii="Bell MT" w:hAnsi="Bell MT"/>
                <w:sz w:val="44"/>
                <w:szCs w:val="44"/>
              </w:rPr>
            </w:rPrChange>
          </w:rPr>
          <w:t>,</w:t>
        </w:r>
      </w:ins>
    </w:p>
    <w:p w14:paraId="4F6BE896" w14:textId="77777777" w:rsidR="005432E1" w:rsidRPr="005432E1" w:rsidRDefault="005432E1" w:rsidP="005432E1">
      <w:pPr>
        <w:pStyle w:val="Paragrafoelenco"/>
        <w:spacing w:line="240" w:lineRule="auto"/>
        <w:ind w:left="360"/>
        <w:rPr>
          <w:ins w:id="1150" w:author="Cristian Sbrolli" w:date="2020-12-04T22:03:00Z"/>
          <w:rStyle w:val="Enfasidelicata"/>
          <w:rFonts w:cstheme="minorHAnsi"/>
          <w:sz w:val="24"/>
          <w:szCs w:val="24"/>
          <w:rPrChange w:id="1151" w:author="Cristian Sbrolli" w:date="2020-12-04T22:04:00Z">
            <w:rPr>
              <w:ins w:id="1152" w:author="Cristian Sbrolli" w:date="2020-12-04T22:03:00Z"/>
              <w:rStyle w:val="Enfasidelicata"/>
              <w:rFonts w:ascii="Bell MT" w:hAnsi="Bell MT"/>
              <w:sz w:val="44"/>
              <w:szCs w:val="44"/>
            </w:rPr>
          </w:rPrChange>
        </w:rPr>
      </w:pPr>
      <w:ins w:id="1153" w:author="Cristian Sbrolli" w:date="2020-12-04T22:03:00Z">
        <w:r w:rsidRPr="005432E1">
          <w:rPr>
            <w:rStyle w:val="Enfasidelicata"/>
            <w:rFonts w:cstheme="minorHAnsi"/>
            <w:sz w:val="24"/>
            <w:szCs w:val="24"/>
            <w:rPrChange w:id="1154" w:author="Cristian Sbrolli" w:date="2020-12-04T22:04:00Z">
              <w:rPr>
                <w:rStyle w:val="Enfasidelicata"/>
                <w:rFonts w:ascii="Bell MT" w:hAnsi="Bell MT"/>
                <w:sz w:val="44"/>
                <w:szCs w:val="44"/>
              </w:rPr>
            </w:rPrChange>
          </w:rPr>
          <w:t xml:space="preserve">entrances: some </w:t>
        </w:r>
        <w:proofErr w:type="spellStart"/>
        <w:r w:rsidRPr="005432E1">
          <w:rPr>
            <w:rStyle w:val="Enfasidelicata"/>
            <w:rFonts w:cstheme="minorHAnsi"/>
            <w:sz w:val="24"/>
            <w:szCs w:val="24"/>
            <w:rPrChange w:id="1155"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1156" w:author="Cristian Sbrolli" w:date="2020-12-04T22:04:00Z">
              <w:rPr>
                <w:rStyle w:val="Enfasidelicata"/>
                <w:rFonts w:ascii="Bell MT" w:hAnsi="Bell MT"/>
                <w:sz w:val="44"/>
                <w:szCs w:val="44"/>
              </w:rPr>
            </w:rPrChange>
          </w:rPr>
          <w:t xml:space="preserve">, //Representing the entrance of the market, with turnstiles and relative </w:t>
        </w:r>
        <w:proofErr w:type="spellStart"/>
        <w:r w:rsidRPr="005432E1">
          <w:rPr>
            <w:rStyle w:val="Enfasidelicata"/>
            <w:rFonts w:cstheme="minorHAnsi"/>
            <w:sz w:val="24"/>
            <w:szCs w:val="24"/>
            <w:rPrChange w:id="1157" w:author="Cristian Sbrolli" w:date="2020-12-04T22:04:00Z">
              <w:rPr>
                <w:rStyle w:val="Enfasidelicata"/>
                <w:rFonts w:ascii="Bell MT" w:hAnsi="Bell MT"/>
                <w:sz w:val="44"/>
                <w:szCs w:val="44"/>
              </w:rPr>
            </w:rPrChange>
          </w:rPr>
          <w:t>QRCode</w:t>
        </w:r>
        <w:proofErr w:type="spellEnd"/>
        <w:r w:rsidRPr="005432E1">
          <w:rPr>
            <w:rStyle w:val="Enfasidelicata"/>
            <w:rFonts w:cstheme="minorHAnsi"/>
            <w:sz w:val="24"/>
            <w:szCs w:val="24"/>
            <w:rPrChange w:id="1158" w:author="Cristian Sbrolli" w:date="2020-12-04T22:04:00Z">
              <w:rPr>
                <w:rStyle w:val="Enfasidelicata"/>
                <w:rFonts w:ascii="Bell MT" w:hAnsi="Bell MT"/>
                <w:sz w:val="44"/>
                <w:szCs w:val="44"/>
              </w:rPr>
            </w:rPrChange>
          </w:rPr>
          <w:t xml:space="preserve"> reader</w:t>
        </w:r>
      </w:ins>
    </w:p>
    <w:p w14:paraId="79C6A9D1" w14:textId="77777777" w:rsidR="005432E1" w:rsidRPr="005432E1" w:rsidRDefault="005432E1" w:rsidP="005432E1">
      <w:pPr>
        <w:pStyle w:val="Paragrafoelenco"/>
        <w:spacing w:line="240" w:lineRule="auto"/>
        <w:ind w:left="360"/>
        <w:rPr>
          <w:ins w:id="1159" w:author="Cristian Sbrolli" w:date="2020-12-04T22:03:00Z"/>
          <w:rStyle w:val="Enfasidelicata"/>
          <w:rFonts w:cstheme="minorHAnsi"/>
          <w:sz w:val="24"/>
          <w:szCs w:val="24"/>
          <w:rPrChange w:id="1160" w:author="Cristian Sbrolli" w:date="2020-12-04T22:04:00Z">
            <w:rPr>
              <w:ins w:id="1161" w:author="Cristian Sbrolli" w:date="2020-12-04T22:03:00Z"/>
              <w:rStyle w:val="Enfasidelicata"/>
              <w:rFonts w:ascii="Bell MT" w:hAnsi="Bell MT"/>
              <w:sz w:val="44"/>
              <w:szCs w:val="44"/>
            </w:rPr>
          </w:rPrChange>
        </w:rPr>
      </w:pPr>
      <w:proofErr w:type="spellStart"/>
      <w:ins w:id="1162" w:author="Cristian Sbrolli" w:date="2020-12-04T22:03:00Z">
        <w:r w:rsidRPr="005432E1">
          <w:rPr>
            <w:rStyle w:val="Enfasidelicata"/>
            <w:rFonts w:cstheme="minorHAnsi"/>
            <w:sz w:val="24"/>
            <w:szCs w:val="24"/>
            <w:rPrChange w:id="1163" w:author="Cristian Sbrolli" w:date="2020-12-04T22:04:00Z">
              <w:rPr>
                <w:rStyle w:val="Enfasidelicata"/>
                <w:rFonts w:ascii="Bell MT" w:hAnsi="Bell MT"/>
                <w:sz w:val="44"/>
                <w:szCs w:val="44"/>
              </w:rPr>
            </w:rPrChange>
          </w:rPr>
          <w:t>freeExit</w:t>
        </w:r>
        <w:proofErr w:type="spellEnd"/>
        <w:r w:rsidRPr="005432E1">
          <w:rPr>
            <w:rStyle w:val="Enfasidelicata"/>
            <w:rFonts w:cstheme="minorHAnsi"/>
            <w:sz w:val="24"/>
            <w:szCs w:val="24"/>
            <w:rPrChange w:id="1164" w:author="Cristian Sbrolli" w:date="2020-12-04T22:04:00Z">
              <w:rPr>
                <w:rStyle w:val="Enfasidelicata"/>
                <w:rFonts w:ascii="Bell MT" w:hAnsi="Bell MT"/>
                <w:sz w:val="44"/>
                <w:szCs w:val="44"/>
              </w:rPr>
            </w:rPrChange>
          </w:rPr>
          <w:t xml:space="preserve">: some </w:t>
        </w:r>
        <w:proofErr w:type="spellStart"/>
        <w:r w:rsidRPr="005432E1">
          <w:rPr>
            <w:rStyle w:val="Enfasidelicata"/>
            <w:rFonts w:cstheme="minorHAnsi"/>
            <w:sz w:val="24"/>
            <w:szCs w:val="24"/>
            <w:rPrChange w:id="1165"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1166" w:author="Cristian Sbrolli" w:date="2020-12-04T22:04:00Z">
              <w:rPr>
                <w:rStyle w:val="Enfasidelicata"/>
                <w:rFonts w:ascii="Bell MT" w:hAnsi="Bell MT"/>
                <w:sz w:val="44"/>
                <w:szCs w:val="44"/>
              </w:rPr>
            </w:rPrChange>
          </w:rPr>
          <w:t>,</w:t>
        </w:r>
        <w:r w:rsidRPr="005432E1">
          <w:rPr>
            <w:rStyle w:val="Enfasidelicata"/>
            <w:rFonts w:cstheme="minorHAnsi"/>
            <w:sz w:val="24"/>
            <w:szCs w:val="24"/>
            <w:rPrChange w:id="1167" w:author="Cristian Sbrolli" w:date="2020-12-04T22:04:00Z">
              <w:rPr>
                <w:rStyle w:val="Enfasidelicata"/>
                <w:rFonts w:ascii="Bell MT" w:hAnsi="Bell MT"/>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Paragrafoelenco"/>
        <w:spacing w:line="240" w:lineRule="auto"/>
        <w:ind w:left="360"/>
        <w:rPr>
          <w:ins w:id="1168" w:author="Cristian Sbrolli" w:date="2020-12-04T22:03:00Z"/>
          <w:rStyle w:val="Enfasidelicata"/>
          <w:rFonts w:cstheme="minorHAnsi"/>
          <w:sz w:val="24"/>
          <w:szCs w:val="24"/>
          <w:rPrChange w:id="1169" w:author="Cristian Sbrolli" w:date="2020-12-04T22:04:00Z">
            <w:rPr>
              <w:ins w:id="1170" w:author="Cristian Sbrolli" w:date="2020-12-04T22:03:00Z"/>
              <w:rStyle w:val="Enfasidelicata"/>
              <w:rFonts w:ascii="Bell MT" w:hAnsi="Bell MT"/>
              <w:sz w:val="44"/>
              <w:szCs w:val="44"/>
            </w:rPr>
          </w:rPrChange>
        </w:rPr>
      </w:pPr>
      <w:ins w:id="1171" w:author="Cristian Sbrolli" w:date="2020-12-04T22:03:00Z">
        <w:r w:rsidRPr="005432E1">
          <w:rPr>
            <w:rStyle w:val="Enfasidelicata"/>
            <w:rFonts w:cstheme="minorHAnsi"/>
            <w:sz w:val="24"/>
            <w:szCs w:val="24"/>
            <w:rPrChange w:id="1172" w:author="Cristian Sbrolli" w:date="2020-12-04T22:04:00Z">
              <w:rPr>
                <w:rStyle w:val="Enfasidelicata"/>
                <w:rFonts w:ascii="Bell MT" w:hAnsi="Bell MT"/>
                <w:sz w:val="44"/>
                <w:szCs w:val="44"/>
              </w:rPr>
            </w:rPrChange>
          </w:rPr>
          <w:t xml:space="preserve">manager: one </w:t>
        </w:r>
        <w:proofErr w:type="spellStart"/>
        <w:r w:rsidRPr="005432E1">
          <w:rPr>
            <w:rStyle w:val="Enfasidelicata"/>
            <w:rFonts w:cstheme="minorHAnsi"/>
            <w:sz w:val="24"/>
            <w:szCs w:val="24"/>
            <w:rPrChange w:id="1173" w:author="Cristian Sbrolli" w:date="2020-12-04T22:04:00Z">
              <w:rPr>
                <w:rStyle w:val="Enfasidelicata"/>
                <w:rFonts w:ascii="Bell MT" w:hAnsi="Bell MT"/>
                <w:sz w:val="44"/>
                <w:szCs w:val="44"/>
              </w:rPr>
            </w:rPrChange>
          </w:rPr>
          <w:t>StoreManager</w:t>
        </w:r>
        <w:proofErr w:type="spellEnd"/>
        <w:r w:rsidRPr="005432E1">
          <w:rPr>
            <w:rStyle w:val="Enfasidelicata"/>
            <w:rFonts w:cstheme="minorHAnsi"/>
            <w:sz w:val="24"/>
            <w:szCs w:val="24"/>
            <w:rPrChange w:id="1174" w:author="Cristian Sbrolli" w:date="2020-12-04T22:04:00Z">
              <w:rPr>
                <w:rStyle w:val="Enfasidelicata"/>
                <w:rFonts w:ascii="Bell MT" w:hAnsi="Bell MT"/>
                <w:sz w:val="44"/>
                <w:szCs w:val="44"/>
              </w:rPr>
            </w:rPrChange>
          </w:rPr>
          <w:t>,</w:t>
        </w:r>
        <w:r w:rsidRPr="005432E1">
          <w:rPr>
            <w:rStyle w:val="Enfasidelicata"/>
            <w:rFonts w:cstheme="minorHAnsi"/>
            <w:sz w:val="24"/>
            <w:szCs w:val="24"/>
            <w:rPrChange w:id="1175" w:author="Cristian Sbrolli" w:date="2020-12-04T22:04:00Z">
              <w:rPr>
                <w:rStyle w:val="Enfasidelicata"/>
                <w:rFonts w:ascii="Bell MT" w:hAnsi="Bell MT"/>
                <w:sz w:val="44"/>
                <w:szCs w:val="44"/>
              </w:rPr>
            </w:rPrChange>
          </w:rPr>
          <w:tab/>
        </w:r>
      </w:ins>
    </w:p>
    <w:p w14:paraId="6A1D8114" w14:textId="77777777" w:rsidR="005432E1" w:rsidRPr="005432E1" w:rsidRDefault="005432E1" w:rsidP="005432E1">
      <w:pPr>
        <w:pStyle w:val="Paragrafoelenco"/>
        <w:spacing w:line="240" w:lineRule="auto"/>
        <w:ind w:left="360"/>
        <w:rPr>
          <w:ins w:id="1176" w:author="Cristian Sbrolli" w:date="2020-12-04T22:03:00Z"/>
          <w:rStyle w:val="Enfasidelicata"/>
          <w:rFonts w:cstheme="minorHAnsi"/>
          <w:sz w:val="24"/>
          <w:szCs w:val="24"/>
          <w:rPrChange w:id="1177" w:author="Cristian Sbrolli" w:date="2020-12-04T22:04:00Z">
            <w:rPr>
              <w:ins w:id="1178" w:author="Cristian Sbrolli" w:date="2020-12-04T22:03:00Z"/>
              <w:rStyle w:val="Enfasidelicata"/>
              <w:rFonts w:ascii="Bell MT" w:hAnsi="Bell MT"/>
              <w:sz w:val="44"/>
              <w:szCs w:val="44"/>
            </w:rPr>
          </w:rPrChange>
        </w:rPr>
      </w:pPr>
      <w:ins w:id="1179" w:author="Cristian Sbrolli" w:date="2020-12-04T22:03:00Z">
        <w:r w:rsidRPr="005432E1">
          <w:rPr>
            <w:rStyle w:val="Enfasidelicata"/>
            <w:rFonts w:cstheme="minorHAnsi"/>
            <w:sz w:val="24"/>
            <w:szCs w:val="24"/>
            <w:rPrChange w:id="1180" w:author="Cristian Sbrolli" w:date="2020-12-04T22:04:00Z">
              <w:rPr>
                <w:rStyle w:val="Enfasidelicata"/>
                <w:rFonts w:ascii="Bell MT" w:hAnsi="Bell MT"/>
                <w:sz w:val="44"/>
                <w:szCs w:val="44"/>
              </w:rPr>
            </w:rPrChange>
          </w:rPr>
          <w:t>departments: set Department,</w:t>
        </w:r>
      </w:ins>
    </w:p>
    <w:p w14:paraId="08EDD581" w14:textId="77777777" w:rsidR="005432E1" w:rsidRPr="005432E1" w:rsidRDefault="005432E1" w:rsidP="005432E1">
      <w:pPr>
        <w:pStyle w:val="Paragrafoelenco"/>
        <w:spacing w:line="240" w:lineRule="auto"/>
        <w:ind w:left="360"/>
        <w:rPr>
          <w:ins w:id="1181" w:author="Cristian Sbrolli" w:date="2020-12-04T22:03:00Z"/>
          <w:rStyle w:val="Enfasidelicata"/>
          <w:rFonts w:cstheme="minorHAnsi"/>
          <w:sz w:val="24"/>
          <w:szCs w:val="24"/>
          <w:rPrChange w:id="1182" w:author="Cristian Sbrolli" w:date="2020-12-04T22:04:00Z">
            <w:rPr>
              <w:ins w:id="1183" w:author="Cristian Sbrolli" w:date="2020-12-04T22:03:00Z"/>
              <w:rStyle w:val="Enfasidelicata"/>
              <w:rFonts w:ascii="Bell MT" w:hAnsi="Bell MT"/>
              <w:sz w:val="44"/>
              <w:szCs w:val="44"/>
            </w:rPr>
          </w:rPrChange>
        </w:rPr>
      </w:pPr>
      <w:proofErr w:type="spellStart"/>
      <w:ins w:id="1184" w:author="Cristian Sbrolli" w:date="2020-12-04T22:03:00Z">
        <w:r w:rsidRPr="005432E1">
          <w:rPr>
            <w:rStyle w:val="Enfasidelicata"/>
            <w:rFonts w:cstheme="minorHAnsi"/>
            <w:sz w:val="24"/>
            <w:szCs w:val="24"/>
            <w:rPrChange w:id="1185" w:author="Cristian Sbrolli" w:date="2020-12-04T22:04:00Z">
              <w:rPr>
                <w:rStyle w:val="Enfasidelicata"/>
                <w:rFonts w:ascii="Bell MT" w:hAnsi="Bell MT"/>
                <w:sz w:val="44"/>
                <w:szCs w:val="44"/>
              </w:rPr>
            </w:rPrChange>
          </w:rPr>
          <w:t>ticketManager</w:t>
        </w:r>
        <w:proofErr w:type="spellEnd"/>
        <w:r w:rsidRPr="005432E1">
          <w:rPr>
            <w:rStyle w:val="Enfasidelicata"/>
            <w:rFonts w:cstheme="minorHAnsi"/>
            <w:sz w:val="24"/>
            <w:szCs w:val="24"/>
            <w:rPrChange w:id="1186" w:author="Cristian Sbrolli" w:date="2020-12-04T22:04:00Z">
              <w:rPr>
                <w:rStyle w:val="Enfasidelicata"/>
                <w:rFonts w:ascii="Bell MT" w:hAnsi="Bell MT"/>
                <w:sz w:val="44"/>
                <w:szCs w:val="44"/>
              </w:rPr>
            </w:rPrChange>
          </w:rPr>
          <w:t xml:space="preserve"> : one </w:t>
        </w:r>
        <w:proofErr w:type="spellStart"/>
        <w:r w:rsidRPr="005432E1">
          <w:rPr>
            <w:rStyle w:val="Enfasidelicata"/>
            <w:rFonts w:cstheme="minorHAnsi"/>
            <w:sz w:val="24"/>
            <w:szCs w:val="24"/>
            <w:rPrChange w:id="1187" w:author="Cristian Sbrolli" w:date="2020-12-04T22:04:00Z">
              <w:rPr>
                <w:rStyle w:val="Enfasidelicata"/>
                <w:rFonts w:ascii="Bell MT" w:hAnsi="Bell MT"/>
                <w:sz w:val="44"/>
                <w:szCs w:val="44"/>
              </w:rPr>
            </w:rPrChange>
          </w:rPr>
          <w:t>TicketSystem</w:t>
        </w:r>
        <w:proofErr w:type="spellEnd"/>
      </w:ins>
    </w:p>
    <w:p w14:paraId="2724654B" w14:textId="77777777" w:rsidR="005432E1" w:rsidRPr="005432E1" w:rsidRDefault="005432E1" w:rsidP="005432E1">
      <w:pPr>
        <w:pStyle w:val="Paragrafoelenco"/>
        <w:spacing w:line="240" w:lineRule="auto"/>
        <w:ind w:left="360"/>
        <w:rPr>
          <w:ins w:id="1188" w:author="Cristian Sbrolli" w:date="2020-12-04T22:03:00Z"/>
          <w:rStyle w:val="Enfasidelicata"/>
          <w:rFonts w:cstheme="minorHAnsi"/>
          <w:sz w:val="24"/>
          <w:szCs w:val="24"/>
          <w:rPrChange w:id="1189" w:author="Cristian Sbrolli" w:date="2020-12-04T22:04:00Z">
            <w:rPr>
              <w:ins w:id="1190" w:author="Cristian Sbrolli" w:date="2020-12-04T22:03:00Z"/>
              <w:rStyle w:val="Enfasidelicata"/>
              <w:rFonts w:ascii="Bell MT" w:hAnsi="Bell MT"/>
              <w:sz w:val="44"/>
              <w:szCs w:val="44"/>
            </w:rPr>
          </w:rPrChange>
        </w:rPr>
      </w:pPr>
      <w:ins w:id="1191" w:author="Cristian Sbrolli" w:date="2020-12-04T22:03:00Z">
        <w:r w:rsidRPr="005432E1">
          <w:rPr>
            <w:rStyle w:val="Enfasidelicata"/>
            <w:rFonts w:cstheme="minorHAnsi"/>
            <w:sz w:val="24"/>
            <w:szCs w:val="24"/>
            <w:rPrChange w:id="1192" w:author="Cristian Sbrolli" w:date="2020-12-04T22:04:00Z">
              <w:rPr>
                <w:rStyle w:val="Enfasidelicata"/>
                <w:rFonts w:ascii="Bell MT" w:hAnsi="Bell MT"/>
                <w:sz w:val="44"/>
                <w:szCs w:val="44"/>
              </w:rPr>
            </w:rPrChange>
          </w:rPr>
          <w:t>}{</w:t>
        </w:r>
      </w:ins>
    </w:p>
    <w:p w14:paraId="3A4EC743" w14:textId="77777777" w:rsidR="005432E1" w:rsidRPr="005432E1" w:rsidRDefault="005432E1" w:rsidP="005432E1">
      <w:pPr>
        <w:pStyle w:val="Paragrafoelenco"/>
        <w:spacing w:line="240" w:lineRule="auto"/>
        <w:ind w:left="360"/>
        <w:rPr>
          <w:ins w:id="1193" w:author="Cristian Sbrolli" w:date="2020-12-04T22:03:00Z"/>
          <w:rStyle w:val="Enfasidelicata"/>
          <w:rFonts w:cstheme="minorHAnsi"/>
          <w:sz w:val="24"/>
          <w:szCs w:val="24"/>
          <w:rPrChange w:id="1194" w:author="Cristian Sbrolli" w:date="2020-12-04T22:04:00Z">
            <w:rPr>
              <w:ins w:id="1195" w:author="Cristian Sbrolli" w:date="2020-12-04T22:03:00Z"/>
              <w:rStyle w:val="Enfasidelicata"/>
              <w:rFonts w:ascii="Bell MT" w:hAnsi="Bell MT"/>
              <w:sz w:val="44"/>
              <w:szCs w:val="44"/>
            </w:rPr>
          </w:rPrChange>
        </w:rPr>
      </w:pPr>
      <w:proofErr w:type="spellStart"/>
      <w:ins w:id="1196" w:author="Cristian Sbrolli" w:date="2020-12-04T22:03:00Z">
        <w:r w:rsidRPr="005432E1">
          <w:rPr>
            <w:rStyle w:val="Enfasidelicata"/>
            <w:rFonts w:cstheme="minorHAnsi"/>
            <w:sz w:val="24"/>
            <w:szCs w:val="24"/>
            <w:rPrChange w:id="1197" w:author="Cristian Sbrolli" w:date="2020-12-04T22:04:00Z">
              <w:rPr>
                <w:rStyle w:val="Enfasidelicata"/>
                <w:rFonts w:ascii="Bell MT" w:hAnsi="Bell MT"/>
                <w:sz w:val="44"/>
                <w:szCs w:val="44"/>
              </w:rPr>
            </w:rPrChange>
          </w:rPr>
          <w:t>freeExit</w:t>
        </w:r>
        <w:proofErr w:type="spellEnd"/>
        <w:r w:rsidRPr="005432E1">
          <w:rPr>
            <w:rStyle w:val="Enfasidelicata"/>
            <w:rFonts w:cstheme="minorHAnsi"/>
            <w:sz w:val="24"/>
            <w:szCs w:val="24"/>
            <w:rPrChange w:id="1198" w:author="Cristian Sbrolli" w:date="2020-12-04T22:04:00Z">
              <w:rPr>
                <w:rStyle w:val="Enfasidelicata"/>
                <w:rFonts w:ascii="Bell MT" w:hAnsi="Bell MT"/>
                <w:sz w:val="44"/>
                <w:szCs w:val="44"/>
              </w:rPr>
            </w:rPrChange>
          </w:rPr>
          <w:t xml:space="preserve"> &amp; entrances  = none</w:t>
        </w:r>
      </w:ins>
    </w:p>
    <w:p w14:paraId="7B3F2715" w14:textId="77777777" w:rsidR="005432E1" w:rsidRPr="005432E1" w:rsidRDefault="005432E1" w:rsidP="005432E1">
      <w:pPr>
        <w:pStyle w:val="Paragrafoelenco"/>
        <w:spacing w:line="240" w:lineRule="auto"/>
        <w:ind w:left="360"/>
        <w:rPr>
          <w:ins w:id="1199" w:author="Cristian Sbrolli" w:date="2020-12-04T22:03:00Z"/>
          <w:rStyle w:val="Enfasidelicata"/>
          <w:rFonts w:cstheme="minorHAnsi"/>
          <w:sz w:val="24"/>
          <w:szCs w:val="24"/>
          <w:rPrChange w:id="1200" w:author="Cristian Sbrolli" w:date="2020-12-04T22:04:00Z">
            <w:rPr>
              <w:ins w:id="1201" w:author="Cristian Sbrolli" w:date="2020-12-04T22:03:00Z"/>
              <w:rStyle w:val="Enfasidelicata"/>
              <w:rFonts w:ascii="Bell MT" w:hAnsi="Bell MT"/>
              <w:sz w:val="44"/>
              <w:szCs w:val="44"/>
            </w:rPr>
          </w:rPrChange>
        </w:rPr>
      </w:pPr>
      <w:proofErr w:type="spellStart"/>
      <w:ins w:id="1202" w:author="Cristian Sbrolli" w:date="2020-12-04T22:03:00Z">
        <w:r w:rsidRPr="005432E1">
          <w:rPr>
            <w:rStyle w:val="Enfasidelicata"/>
            <w:rFonts w:cstheme="minorHAnsi"/>
            <w:sz w:val="24"/>
            <w:szCs w:val="24"/>
            <w:rPrChange w:id="1203" w:author="Cristian Sbrolli" w:date="2020-12-04T22:04:00Z">
              <w:rPr>
                <w:rStyle w:val="Enfasidelicata"/>
                <w:rFonts w:ascii="Bell MT" w:hAnsi="Bell MT"/>
                <w:sz w:val="44"/>
                <w:szCs w:val="44"/>
              </w:rPr>
            </w:rPrChange>
          </w:rPr>
          <w:t>freeExit</w:t>
        </w:r>
        <w:proofErr w:type="spellEnd"/>
        <w:r w:rsidRPr="005432E1">
          <w:rPr>
            <w:rStyle w:val="Enfasidelicata"/>
            <w:rFonts w:cstheme="minorHAnsi"/>
            <w:sz w:val="24"/>
            <w:szCs w:val="24"/>
            <w:rPrChange w:id="1204" w:author="Cristian Sbrolli" w:date="2020-12-04T22:04:00Z">
              <w:rPr>
                <w:rStyle w:val="Enfasidelicata"/>
                <w:rFonts w:ascii="Bell MT" w:hAnsi="Bell MT"/>
                <w:sz w:val="44"/>
                <w:szCs w:val="44"/>
              </w:rPr>
            </w:rPrChange>
          </w:rPr>
          <w:t xml:space="preserve"> &amp; </w:t>
        </w:r>
        <w:proofErr w:type="spellStart"/>
        <w:r w:rsidRPr="005432E1">
          <w:rPr>
            <w:rStyle w:val="Enfasidelicata"/>
            <w:rFonts w:cstheme="minorHAnsi"/>
            <w:sz w:val="24"/>
            <w:szCs w:val="24"/>
            <w:rPrChange w:id="1205" w:author="Cristian Sbrolli" w:date="2020-12-04T22:04:00Z">
              <w:rPr>
                <w:rStyle w:val="Enfasidelicata"/>
                <w:rFonts w:ascii="Bell MT" w:hAnsi="Bell MT"/>
                <w:sz w:val="44"/>
                <w:szCs w:val="44"/>
              </w:rPr>
            </w:rPrChange>
          </w:rPr>
          <w:t>cashDesks.reader</w:t>
        </w:r>
        <w:proofErr w:type="spellEnd"/>
        <w:r w:rsidRPr="005432E1">
          <w:rPr>
            <w:rStyle w:val="Enfasidelicata"/>
            <w:rFonts w:cstheme="minorHAnsi"/>
            <w:sz w:val="24"/>
            <w:szCs w:val="24"/>
            <w:rPrChange w:id="1206" w:author="Cristian Sbrolli" w:date="2020-12-04T22:04:00Z">
              <w:rPr>
                <w:rStyle w:val="Enfasidelicata"/>
                <w:rFonts w:ascii="Bell MT" w:hAnsi="Bell MT"/>
                <w:sz w:val="44"/>
                <w:szCs w:val="44"/>
              </w:rPr>
            </w:rPrChange>
          </w:rPr>
          <w:t xml:space="preserve"> = none</w:t>
        </w:r>
      </w:ins>
    </w:p>
    <w:p w14:paraId="40CB575A" w14:textId="77777777" w:rsidR="005432E1" w:rsidRPr="005432E1" w:rsidRDefault="005432E1" w:rsidP="005432E1">
      <w:pPr>
        <w:pStyle w:val="Paragrafoelenco"/>
        <w:spacing w:line="240" w:lineRule="auto"/>
        <w:ind w:left="360"/>
        <w:rPr>
          <w:ins w:id="1207" w:author="Cristian Sbrolli" w:date="2020-12-04T22:03:00Z"/>
          <w:rStyle w:val="Enfasidelicata"/>
          <w:rFonts w:cstheme="minorHAnsi"/>
          <w:sz w:val="24"/>
          <w:szCs w:val="24"/>
          <w:rPrChange w:id="1208" w:author="Cristian Sbrolli" w:date="2020-12-04T22:04:00Z">
            <w:rPr>
              <w:ins w:id="1209" w:author="Cristian Sbrolli" w:date="2020-12-04T22:03:00Z"/>
              <w:rStyle w:val="Enfasidelicata"/>
              <w:rFonts w:ascii="Bell MT" w:hAnsi="Bell MT"/>
              <w:sz w:val="44"/>
              <w:szCs w:val="44"/>
            </w:rPr>
          </w:rPrChange>
        </w:rPr>
      </w:pPr>
      <w:ins w:id="1210" w:author="Cristian Sbrolli" w:date="2020-12-04T22:03:00Z">
        <w:r w:rsidRPr="005432E1">
          <w:rPr>
            <w:rStyle w:val="Enfasidelicata"/>
            <w:rFonts w:cstheme="minorHAnsi"/>
            <w:sz w:val="24"/>
            <w:szCs w:val="24"/>
            <w:rPrChange w:id="1211" w:author="Cristian Sbrolli" w:date="2020-12-04T22:04:00Z">
              <w:rPr>
                <w:rStyle w:val="Enfasidelicata"/>
                <w:rFonts w:ascii="Bell MT" w:hAnsi="Bell MT"/>
                <w:sz w:val="44"/>
                <w:szCs w:val="44"/>
              </w:rPr>
            </w:rPrChange>
          </w:rPr>
          <w:t xml:space="preserve">entrances &amp; </w:t>
        </w:r>
        <w:proofErr w:type="spellStart"/>
        <w:r w:rsidRPr="005432E1">
          <w:rPr>
            <w:rStyle w:val="Enfasidelicata"/>
            <w:rFonts w:cstheme="minorHAnsi"/>
            <w:sz w:val="24"/>
            <w:szCs w:val="24"/>
            <w:rPrChange w:id="1212" w:author="Cristian Sbrolli" w:date="2020-12-04T22:04:00Z">
              <w:rPr>
                <w:rStyle w:val="Enfasidelicata"/>
                <w:rFonts w:ascii="Bell MT" w:hAnsi="Bell MT"/>
                <w:sz w:val="44"/>
                <w:szCs w:val="44"/>
              </w:rPr>
            </w:rPrChange>
          </w:rPr>
          <w:t>cashDesks.reader</w:t>
        </w:r>
        <w:proofErr w:type="spellEnd"/>
        <w:r w:rsidRPr="005432E1">
          <w:rPr>
            <w:rStyle w:val="Enfasidelicata"/>
            <w:rFonts w:cstheme="minorHAnsi"/>
            <w:sz w:val="24"/>
            <w:szCs w:val="24"/>
            <w:rPrChange w:id="1213" w:author="Cristian Sbrolli" w:date="2020-12-04T22:04:00Z">
              <w:rPr>
                <w:rStyle w:val="Enfasidelicata"/>
                <w:rFonts w:ascii="Bell MT" w:hAnsi="Bell MT"/>
                <w:sz w:val="44"/>
                <w:szCs w:val="44"/>
              </w:rPr>
            </w:rPrChange>
          </w:rPr>
          <w:t xml:space="preserve"> = none</w:t>
        </w:r>
      </w:ins>
    </w:p>
    <w:p w14:paraId="53E2E1F3" w14:textId="77777777" w:rsidR="005432E1" w:rsidRPr="005432E1" w:rsidRDefault="005432E1" w:rsidP="005432E1">
      <w:pPr>
        <w:pStyle w:val="Paragrafoelenco"/>
        <w:spacing w:line="240" w:lineRule="auto"/>
        <w:ind w:left="360"/>
        <w:rPr>
          <w:ins w:id="1214" w:author="Cristian Sbrolli" w:date="2020-12-04T22:03:00Z"/>
          <w:rStyle w:val="Enfasidelicata"/>
          <w:rFonts w:cstheme="minorHAnsi"/>
          <w:sz w:val="24"/>
          <w:szCs w:val="24"/>
          <w:rPrChange w:id="1215" w:author="Cristian Sbrolli" w:date="2020-12-04T22:04:00Z">
            <w:rPr>
              <w:ins w:id="1216" w:author="Cristian Sbrolli" w:date="2020-12-04T22:03:00Z"/>
              <w:rStyle w:val="Enfasidelicata"/>
              <w:rFonts w:ascii="Bell MT" w:hAnsi="Bell MT"/>
              <w:sz w:val="44"/>
              <w:szCs w:val="44"/>
            </w:rPr>
          </w:rPrChange>
        </w:rPr>
      </w:pPr>
      <w:ins w:id="1217" w:author="Cristian Sbrolli" w:date="2020-12-04T22:03:00Z">
        <w:r w:rsidRPr="005432E1">
          <w:rPr>
            <w:rStyle w:val="Enfasidelicata"/>
            <w:rFonts w:cstheme="minorHAnsi"/>
            <w:sz w:val="24"/>
            <w:szCs w:val="24"/>
            <w:rPrChange w:id="1218" w:author="Cristian Sbrolli" w:date="2020-12-04T22:04:00Z">
              <w:rPr>
                <w:rStyle w:val="Enfasidelicata"/>
                <w:rFonts w:ascii="Bell MT" w:hAnsi="Bell MT"/>
                <w:sz w:val="44"/>
                <w:szCs w:val="44"/>
              </w:rPr>
            </w:rPrChange>
          </w:rPr>
          <w:t>}</w:t>
        </w:r>
      </w:ins>
    </w:p>
    <w:p w14:paraId="42030157" w14:textId="1768387C" w:rsidR="005432E1" w:rsidRDefault="005432E1" w:rsidP="005432E1">
      <w:pPr>
        <w:pStyle w:val="Paragrafoelenco"/>
        <w:spacing w:line="240" w:lineRule="auto"/>
        <w:ind w:left="360"/>
        <w:rPr>
          <w:ins w:id="1219" w:author="Cristian Sbrolli" w:date="2020-12-05T00:06:00Z"/>
          <w:rStyle w:val="Enfasidelicata"/>
          <w:rFonts w:cstheme="minorHAnsi"/>
          <w:sz w:val="24"/>
          <w:szCs w:val="24"/>
        </w:rPr>
      </w:pPr>
    </w:p>
    <w:p w14:paraId="144BB08F" w14:textId="77777777" w:rsidR="002D5882" w:rsidRPr="005432E1" w:rsidRDefault="002D5882" w:rsidP="005432E1">
      <w:pPr>
        <w:pStyle w:val="Paragrafoelenco"/>
        <w:spacing w:line="240" w:lineRule="auto"/>
        <w:ind w:left="360"/>
        <w:rPr>
          <w:ins w:id="1220" w:author="Cristian Sbrolli" w:date="2020-12-04T22:03:00Z"/>
          <w:rStyle w:val="Enfasidelicata"/>
          <w:rFonts w:cstheme="minorHAnsi"/>
          <w:sz w:val="24"/>
          <w:szCs w:val="24"/>
          <w:rPrChange w:id="1221" w:author="Cristian Sbrolli" w:date="2020-12-04T22:04:00Z">
            <w:rPr>
              <w:ins w:id="1222" w:author="Cristian Sbrolli" w:date="2020-12-04T22:03:00Z"/>
              <w:rStyle w:val="Enfasidelicata"/>
              <w:rFonts w:ascii="Bell MT" w:hAnsi="Bell MT"/>
              <w:sz w:val="44"/>
              <w:szCs w:val="44"/>
            </w:rPr>
          </w:rPrChange>
        </w:rPr>
      </w:pPr>
    </w:p>
    <w:p w14:paraId="08574D30" w14:textId="77777777" w:rsidR="005432E1" w:rsidRPr="005432E1" w:rsidRDefault="005432E1" w:rsidP="005432E1">
      <w:pPr>
        <w:pStyle w:val="Paragrafoelenco"/>
        <w:spacing w:line="240" w:lineRule="auto"/>
        <w:ind w:left="360"/>
        <w:rPr>
          <w:ins w:id="1223" w:author="Cristian Sbrolli" w:date="2020-12-04T22:03:00Z"/>
          <w:rStyle w:val="Enfasidelicata"/>
          <w:rFonts w:cstheme="minorHAnsi"/>
          <w:sz w:val="24"/>
          <w:szCs w:val="24"/>
          <w:rPrChange w:id="1224" w:author="Cristian Sbrolli" w:date="2020-12-04T22:04:00Z">
            <w:rPr>
              <w:ins w:id="1225" w:author="Cristian Sbrolli" w:date="2020-12-04T22:03:00Z"/>
              <w:rStyle w:val="Enfasidelicata"/>
              <w:rFonts w:ascii="Bell MT" w:hAnsi="Bell MT"/>
              <w:sz w:val="44"/>
              <w:szCs w:val="44"/>
            </w:rPr>
          </w:rPrChange>
        </w:rPr>
      </w:pPr>
      <w:ins w:id="1226" w:author="Cristian Sbrolli" w:date="2020-12-04T22:03:00Z">
        <w:r w:rsidRPr="005432E1">
          <w:rPr>
            <w:rStyle w:val="Enfasidelicata"/>
            <w:rFonts w:cstheme="minorHAnsi"/>
            <w:sz w:val="24"/>
            <w:szCs w:val="24"/>
            <w:rPrChange w:id="1227" w:author="Cristian Sbrolli" w:date="2020-12-04T22:04:00Z">
              <w:rPr>
                <w:rStyle w:val="Enfasidelicata"/>
                <w:rFonts w:ascii="Bell MT" w:hAnsi="Bell MT"/>
                <w:sz w:val="44"/>
                <w:szCs w:val="44"/>
              </w:rPr>
            </w:rPrChange>
          </w:rPr>
          <w:lastRenderedPageBreak/>
          <w:t xml:space="preserve">sig </w:t>
        </w:r>
        <w:proofErr w:type="spellStart"/>
        <w:r w:rsidRPr="005432E1">
          <w:rPr>
            <w:rStyle w:val="Enfasidelicata"/>
            <w:rFonts w:cstheme="minorHAnsi"/>
            <w:sz w:val="24"/>
            <w:szCs w:val="24"/>
            <w:rPrChange w:id="1228"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1229" w:author="Cristian Sbrolli" w:date="2020-12-04T22:04:00Z">
              <w:rPr>
                <w:rStyle w:val="Enfasidelicata"/>
                <w:rFonts w:ascii="Bell MT" w:hAnsi="Bell MT"/>
                <w:sz w:val="44"/>
                <w:szCs w:val="44"/>
              </w:rPr>
            </w:rPrChange>
          </w:rPr>
          <w:t>{</w:t>
        </w:r>
      </w:ins>
    </w:p>
    <w:p w14:paraId="1838D11A" w14:textId="77777777" w:rsidR="005432E1" w:rsidRPr="005432E1" w:rsidRDefault="005432E1" w:rsidP="005432E1">
      <w:pPr>
        <w:pStyle w:val="Paragrafoelenco"/>
        <w:spacing w:line="240" w:lineRule="auto"/>
        <w:ind w:left="360"/>
        <w:rPr>
          <w:ins w:id="1230" w:author="Cristian Sbrolli" w:date="2020-12-04T22:03:00Z"/>
          <w:rStyle w:val="Enfasidelicata"/>
          <w:rFonts w:cstheme="minorHAnsi"/>
          <w:sz w:val="24"/>
          <w:szCs w:val="24"/>
          <w:rPrChange w:id="1231" w:author="Cristian Sbrolli" w:date="2020-12-04T22:04:00Z">
            <w:rPr>
              <w:ins w:id="1232" w:author="Cristian Sbrolli" w:date="2020-12-04T22:03:00Z"/>
              <w:rStyle w:val="Enfasidelicata"/>
              <w:rFonts w:ascii="Bell MT" w:hAnsi="Bell MT"/>
              <w:sz w:val="44"/>
              <w:szCs w:val="44"/>
            </w:rPr>
          </w:rPrChange>
        </w:rPr>
      </w:pPr>
      <w:proofErr w:type="spellStart"/>
      <w:ins w:id="1233" w:author="Cristian Sbrolli" w:date="2020-12-04T22:03:00Z">
        <w:r w:rsidRPr="005432E1">
          <w:rPr>
            <w:rStyle w:val="Enfasidelicata"/>
            <w:rFonts w:cstheme="minorHAnsi"/>
            <w:sz w:val="24"/>
            <w:szCs w:val="24"/>
            <w:rPrChange w:id="1234" w:author="Cristian Sbrolli" w:date="2020-12-04T22:04:00Z">
              <w:rPr>
                <w:rStyle w:val="Enfasidelicata"/>
                <w:rFonts w:ascii="Bell MT" w:hAnsi="Bell MT"/>
                <w:sz w:val="44"/>
                <w:szCs w:val="44"/>
              </w:rPr>
            </w:rPrChange>
          </w:rPr>
          <w:t>maxUsersPerSlot</w:t>
        </w:r>
        <w:proofErr w:type="spellEnd"/>
        <w:r w:rsidRPr="005432E1">
          <w:rPr>
            <w:rStyle w:val="Enfasidelicata"/>
            <w:rFonts w:cstheme="minorHAnsi"/>
            <w:sz w:val="24"/>
            <w:szCs w:val="24"/>
            <w:rPrChange w:id="1235" w:author="Cristian Sbrolli" w:date="2020-12-04T22:04:00Z">
              <w:rPr>
                <w:rStyle w:val="Enfasidelicata"/>
                <w:rFonts w:ascii="Bell MT" w:hAnsi="Bell MT"/>
                <w:sz w:val="44"/>
                <w:szCs w:val="44"/>
              </w:rPr>
            </w:rPrChange>
          </w:rPr>
          <w:t>: one Int,</w:t>
        </w:r>
      </w:ins>
    </w:p>
    <w:p w14:paraId="56BAA1CB" w14:textId="77777777" w:rsidR="005432E1" w:rsidRPr="005432E1" w:rsidRDefault="005432E1" w:rsidP="005432E1">
      <w:pPr>
        <w:pStyle w:val="Paragrafoelenco"/>
        <w:spacing w:line="240" w:lineRule="auto"/>
        <w:ind w:left="360"/>
        <w:rPr>
          <w:ins w:id="1236" w:author="Cristian Sbrolli" w:date="2020-12-04T22:03:00Z"/>
          <w:rStyle w:val="Enfasidelicata"/>
          <w:rFonts w:cstheme="minorHAnsi"/>
          <w:sz w:val="24"/>
          <w:szCs w:val="24"/>
          <w:rPrChange w:id="1237" w:author="Cristian Sbrolli" w:date="2020-12-04T22:04:00Z">
            <w:rPr>
              <w:ins w:id="1238" w:author="Cristian Sbrolli" w:date="2020-12-04T22:03:00Z"/>
              <w:rStyle w:val="Enfasidelicata"/>
              <w:rFonts w:ascii="Bell MT" w:hAnsi="Bell MT"/>
              <w:sz w:val="44"/>
              <w:szCs w:val="44"/>
            </w:rPr>
          </w:rPrChange>
        </w:rPr>
      </w:pPr>
      <w:proofErr w:type="spellStart"/>
      <w:ins w:id="1239" w:author="Cristian Sbrolli" w:date="2020-12-04T22:03:00Z">
        <w:r w:rsidRPr="005432E1">
          <w:rPr>
            <w:rStyle w:val="Enfasidelicata"/>
            <w:rFonts w:cstheme="minorHAnsi"/>
            <w:sz w:val="24"/>
            <w:szCs w:val="24"/>
            <w:rPrChange w:id="1240"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241" w:author="Cristian Sbrolli" w:date="2020-12-04T22:04:00Z">
              <w:rPr>
                <w:rStyle w:val="Enfasidelicata"/>
                <w:rFonts w:ascii="Bell MT" w:hAnsi="Bell MT"/>
                <w:sz w:val="44"/>
                <w:szCs w:val="44"/>
              </w:rPr>
            </w:rPrChange>
          </w:rPr>
          <w:t>: set Ticket,</w:t>
        </w:r>
      </w:ins>
    </w:p>
    <w:p w14:paraId="50DDD04C" w14:textId="77777777" w:rsidR="005432E1" w:rsidRPr="005432E1" w:rsidRDefault="005432E1" w:rsidP="005432E1">
      <w:pPr>
        <w:pStyle w:val="Paragrafoelenco"/>
        <w:spacing w:line="240" w:lineRule="auto"/>
        <w:ind w:left="360"/>
        <w:rPr>
          <w:ins w:id="1242" w:author="Cristian Sbrolli" w:date="2020-12-04T22:03:00Z"/>
          <w:rStyle w:val="Enfasidelicata"/>
          <w:rFonts w:cstheme="minorHAnsi"/>
          <w:sz w:val="24"/>
          <w:szCs w:val="24"/>
          <w:rPrChange w:id="1243" w:author="Cristian Sbrolli" w:date="2020-12-04T22:04:00Z">
            <w:rPr>
              <w:ins w:id="1244" w:author="Cristian Sbrolli" w:date="2020-12-04T22:03:00Z"/>
              <w:rStyle w:val="Enfasidelicata"/>
              <w:rFonts w:ascii="Bell MT" w:hAnsi="Bell MT"/>
              <w:sz w:val="44"/>
              <w:szCs w:val="44"/>
            </w:rPr>
          </w:rPrChange>
        </w:rPr>
      </w:pPr>
      <w:ins w:id="1245" w:author="Cristian Sbrolli" w:date="2020-12-04T22:03:00Z">
        <w:r w:rsidRPr="005432E1">
          <w:rPr>
            <w:rStyle w:val="Enfasidelicata"/>
            <w:rFonts w:cstheme="minorHAnsi"/>
            <w:sz w:val="24"/>
            <w:szCs w:val="24"/>
            <w:rPrChange w:id="1246" w:author="Cristian Sbrolli" w:date="2020-12-04T22:04:00Z">
              <w:rPr>
                <w:rStyle w:val="Enfasidelicata"/>
                <w:rFonts w:ascii="Bell MT" w:hAnsi="Bell MT"/>
                <w:sz w:val="44"/>
                <w:szCs w:val="44"/>
              </w:rPr>
            </w:rPrChange>
          </w:rPr>
          <w:t>line: set Ticket,</w:t>
        </w:r>
      </w:ins>
    </w:p>
    <w:p w14:paraId="688CCE7F" w14:textId="77777777" w:rsidR="005432E1" w:rsidRPr="005432E1" w:rsidRDefault="005432E1" w:rsidP="005432E1">
      <w:pPr>
        <w:pStyle w:val="Paragrafoelenco"/>
        <w:spacing w:line="240" w:lineRule="auto"/>
        <w:ind w:left="360"/>
        <w:rPr>
          <w:ins w:id="1247" w:author="Cristian Sbrolli" w:date="2020-12-04T22:03:00Z"/>
          <w:rStyle w:val="Enfasidelicata"/>
          <w:rFonts w:cstheme="minorHAnsi"/>
          <w:sz w:val="24"/>
          <w:szCs w:val="24"/>
          <w:rPrChange w:id="1248" w:author="Cristian Sbrolli" w:date="2020-12-04T22:04:00Z">
            <w:rPr>
              <w:ins w:id="1249" w:author="Cristian Sbrolli" w:date="2020-12-04T22:03:00Z"/>
              <w:rStyle w:val="Enfasidelicata"/>
              <w:rFonts w:ascii="Bell MT" w:hAnsi="Bell MT"/>
              <w:sz w:val="44"/>
              <w:szCs w:val="44"/>
            </w:rPr>
          </w:rPrChange>
        </w:rPr>
      </w:pPr>
      <w:proofErr w:type="spellStart"/>
      <w:ins w:id="1250" w:author="Cristian Sbrolli" w:date="2020-12-04T22:03:00Z">
        <w:r w:rsidRPr="005432E1">
          <w:rPr>
            <w:rStyle w:val="Enfasidelicata"/>
            <w:rFonts w:cstheme="minorHAnsi"/>
            <w:sz w:val="24"/>
            <w:szCs w:val="24"/>
            <w:rPrChange w:id="1251"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252" w:author="Cristian Sbrolli" w:date="2020-12-04T22:04:00Z">
              <w:rPr>
                <w:rStyle w:val="Enfasidelicata"/>
                <w:rFonts w:ascii="Bell MT" w:hAnsi="Bell MT"/>
                <w:sz w:val="44"/>
                <w:szCs w:val="44"/>
              </w:rPr>
            </w:rPrChange>
          </w:rPr>
          <w:t>: set Ticket,</w:t>
        </w:r>
      </w:ins>
    </w:p>
    <w:p w14:paraId="7CDAC4A3" w14:textId="77777777" w:rsidR="005432E1" w:rsidRPr="005432E1" w:rsidRDefault="005432E1" w:rsidP="005432E1">
      <w:pPr>
        <w:pStyle w:val="Paragrafoelenco"/>
        <w:spacing w:line="240" w:lineRule="auto"/>
        <w:ind w:left="360"/>
        <w:rPr>
          <w:ins w:id="1253" w:author="Cristian Sbrolli" w:date="2020-12-04T22:03:00Z"/>
          <w:rStyle w:val="Enfasidelicata"/>
          <w:rFonts w:cstheme="minorHAnsi"/>
          <w:sz w:val="24"/>
          <w:szCs w:val="24"/>
          <w:rPrChange w:id="1254" w:author="Cristian Sbrolli" w:date="2020-12-04T22:04:00Z">
            <w:rPr>
              <w:ins w:id="1255" w:author="Cristian Sbrolli" w:date="2020-12-04T22:03:00Z"/>
              <w:rStyle w:val="Enfasidelicata"/>
              <w:rFonts w:ascii="Bell MT" w:hAnsi="Bell MT"/>
              <w:sz w:val="44"/>
              <w:szCs w:val="44"/>
            </w:rPr>
          </w:rPrChange>
        </w:rPr>
      </w:pPr>
      <w:proofErr w:type="spellStart"/>
      <w:ins w:id="1256" w:author="Cristian Sbrolli" w:date="2020-12-04T22:03:00Z">
        <w:r w:rsidRPr="005432E1">
          <w:rPr>
            <w:rStyle w:val="Enfasidelicata"/>
            <w:rFonts w:cstheme="minorHAnsi"/>
            <w:sz w:val="24"/>
            <w:szCs w:val="24"/>
            <w:rPrChange w:id="1257" w:author="Cristian Sbrolli" w:date="2020-12-04T22:04:00Z">
              <w:rPr>
                <w:rStyle w:val="Enfasidelicata"/>
                <w:rFonts w:ascii="Bell MT" w:hAnsi="Bell MT"/>
                <w:sz w:val="44"/>
                <w:szCs w:val="44"/>
              </w:rPr>
            </w:rPrChange>
          </w:rPr>
          <w:t>currentTimeSlot</w:t>
        </w:r>
        <w:proofErr w:type="spellEnd"/>
        <w:r w:rsidRPr="005432E1">
          <w:rPr>
            <w:rStyle w:val="Enfasidelicata"/>
            <w:rFonts w:cstheme="minorHAnsi"/>
            <w:sz w:val="24"/>
            <w:szCs w:val="24"/>
            <w:rPrChange w:id="1258" w:author="Cristian Sbrolli" w:date="2020-12-04T22:04:00Z">
              <w:rPr>
                <w:rStyle w:val="Enfasidelicata"/>
                <w:rFonts w:ascii="Bell MT" w:hAnsi="Bell MT"/>
                <w:sz w:val="44"/>
                <w:szCs w:val="44"/>
              </w:rPr>
            </w:rPrChange>
          </w:rPr>
          <w:t xml:space="preserve">: one </w:t>
        </w:r>
        <w:proofErr w:type="spellStart"/>
        <w:r w:rsidRPr="005432E1">
          <w:rPr>
            <w:rStyle w:val="Enfasidelicata"/>
            <w:rFonts w:cstheme="minorHAnsi"/>
            <w:sz w:val="24"/>
            <w:szCs w:val="24"/>
            <w:rPrChange w:id="1259"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1260" w:author="Cristian Sbrolli" w:date="2020-12-04T22:04:00Z">
              <w:rPr>
                <w:rStyle w:val="Enfasidelicata"/>
                <w:rFonts w:ascii="Bell MT" w:hAnsi="Bell MT"/>
                <w:sz w:val="44"/>
                <w:szCs w:val="44"/>
              </w:rPr>
            </w:rPrChange>
          </w:rPr>
          <w:t>,</w:t>
        </w:r>
      </w:ins>
    </w:p>
    <w:p w14:paraId="6FB68DA2" w14:textId="77777777" w:rsidR="005432E1" w:rsidRPr="005432E1" w:rsidRDefault="005432E1" w:rsidP="005432E1">
      <w:pPr>
        <w:pStyle w:val="Paragrafoelenco"/>
        <w:spacing w:line="240" w:lineRule="auto"/>
        <w:ind w:left="360"/>
        <w:rPr>
          <w:ins w:id="1261" w:author="Cristian Sbrolli" w:date="2020-12-04T22:03:00Z"/>
          <w:rStyle w:val="Enfasidelicata"/>
          <w:rFonts w:cstheme="minorHAnsi"/>
          <w:sz w:val="24"/>
          <w:szCs w:val="24"/>
          <w:rPrChange w:id="1262" w:author="Cristian Sbrolli" w:date="2020-12-04T22:04:00Z">
            <w:rPr>
              <w:ins w:id="1263" w:author="Cristian Sbrolli" w:date="2020-12-04T22:03:00Z"/>
              <w:rStyle w:val="Enfasidelicata"/>
              <w:rFonts w:ascii="Bell MT" w:hAnsi="Bell MT"/>
              <w:sz w:val="44"/>
              <w:szCs w:val="44"/>
            </w:rPr>
          </w:rPrChange>
        </w:rPr>
      </w:pPr>
      <w:proofErr w:type="spellStart"/>
      <w:ins w:id="1264" w:author="Cristian Sbrolli" w:date="2020-12-04T22:03:00Z">
        <w:r w:rsidRPr="005432E1">
          <w:rPr>
            <w:rStyle w:val="Enfasidelicata"/>
            <w:rFonts w:cstheme="minorHAnsi"/>
            <w:sz w:val="24"/>
            <w:szCs w:val="24"/>
            <w:rPrChange w:id="1265" w:author="Cristian Sbrolli" w:date="2020-12-04T22:04:00Z">
              <w:rPr>
                <w:rStyle w:val="Enfasidelicata"/>
                <w:rFonts w:ascii="Bell MT" w:hAnsi="Bell MT"/>
                <w:sz w:val="44"/>
                <w:szCs w:val="44"/>
              </w:rPr>
            </w:rPrChange>
          </w:rPr>
          <w:t>currentDate</w:t>
        </w:r>
        <w:proofErr w:type="spellEnd"/>
        <w:r w:rsidRPr="005432E1">
          <w:rPr>
            <w:rStyle w:val="Enfasidelicata"/>
            <w:rFonts w:cstheme="minorHAnsi"/>
            <w:sz w:val="24"/>
            <w:szCs w:val="24"/>
            <w:rPrChange w:id="1266" w:author="Cristian Sbrolli" w:date="2020-12-04T22:04:00Z">
              <w:rPr>
                <w:rStyle w:val="Enfasidelicata"/>
                <w:rFonts w:ascii="Bell MT" w:hAnsi="Bell MT"/>
                <w:sz w:val="44"/>
                <w:szCs w:val="44"/>
              </w:rPr>
            </w:rPrChange>
          </w:rPr>
          <w:t>: one Date,</w:t>
        </w:r>
      </w:ins>
    </w:p>
    <w:p w14:paraId="496479C2" w14:textId="77777777" w:rsidR="005432E1" w:rsidRPr="005432E1" w:rsidRDefault="005432E1" w:rsidP="005432E1">
      <w:pPr>
        <w:pStyle w:val="Paragrafoelenco"/>
        <w:spacing w:line="240" w:lineRule="auto"/>
        <w:ind w:left="360"/>
        <w:rPr>
          <w:ins w:id="1267" w:author="Cristian Sbrolli" w:date="2020-12-04T22:03:00Z"/>
          <w:rStyle w:val="Enfasidelicata"/>
          <w:rFonts w:cstheme="minorHAnsi"/>
          <w:sz w:val="24"/>
          <w:szCs w:val="24"/>
          <w:rPrChange w:id="1268" w:author="Cristian Sbrolli" w:date="2020-12-04T22:04:00Z">
            <w:rPr>
              <w:ins w:id="1269" w:author="Cristian Sbrolli" w:date="2020-12-04T22:03:00Z"/>
              <w:rStyle w:val="Enfasidelicata"/>
              <w:rFonts w:ascii="Bell MT" w:hAnsi="Bell MT"/>
              <w:sz w:val="44"/>
              <w:szCs w:val="44"/>
            </w:rPr>
          </w:rPrChange>
        </w:rPr>
      </w:pPr>
      <w:proofErr w:type="spellStart"/>
      <w:ins w:id="1270" w:author="Cristian Sbrolli" w:date="2020-12-04T22:03:00Z">
        <w:r w:rsidRPr="005432E1">
          <w:rPr>
            <w:rStyle w:val="Enfasidelicata"/>
            <w:rFonts w:cstheme="minorHAnsi"/>
            <w:sz w:val="24"/>
            <w:szCs w:val="24"/>
            <w:rPrChange w:id="1271" w:author="Cristian Sbrolli" w:date="2020-12-04T22:04:00Z">
              <w:rPr>
                <w:rStyle w:val="Enfasidelicata"/>
                <w:rFonts w:ascii="Bell MT" w:hAnsi="Bell MT"/>
                <w:sz w:val="44"/>
                <w:szCs w:val="44"/>
              </w:rPr>
            </w:rPrChange>
          </w:rPr>
          <w:t>availableSlots</w:t>
        </w:r>
        <w:proofErr w:type="spellEnd"/>
        <w:r w:rsidRPr="005432E1">
          <w:rPr>
            <w:rStyle w:val="Enfasidelicata"/>
            <w:rFonts w:cstheme="minorHAnsi"/>
            <w:sz w:val="24"/>
            <w:szCs w:val="24"/>
            <w:rPrChange w:id="1272" w:author="Cristian Sbrolli" w:date="2020-12-04T22:04:00Z">
              <w:rPr>
                <w:rStyle w:val="Enfasidelicata"/>
                <w:rFonts w:ascii="Bell MT" w:hAnsi="Bell MT"/>
                <w:sz w:val="44"/>
                <w:szCs w:val="44"/>
              </w:rPr>
            </w:rPrChange>
          </w:rPr>
          <w:t xml:space="preserve">: Date -&gt; </w:t>
        </w:r>
        <w:proofErr w:type="spellStart"/>
        <w:r w:rsidRPr="005432E1">
          <w:rPr>
            <w:rStyle w:val="Enfasidelicata"/>
            <w:rFonts w:cstheme="minorHAnsi"/>
            <w:sz w:val="24"/>
            <w:szCs w:val="24"/>
            <w:rPrChange w:id="1273" w:author="Cristian Sbrolli" w:date="2020-12-04T22:04:00Z">
              <w:rPr>
                <w:rStyle w:val="Enfasidelicata"/>
                <w:rFonts w:ascii="Bell MT" w:hAnsi="Bell MT"/>
                <w:sz w:val="44"/>
                <w:szCs w:val="44"/>
              </w:rPr>
            </w:rPrChange>
          </w:rPr>
          <w:t>TimeSlot</w:t>
        </w:r>
        <w:proofErr w:type="spellEnd"/>
      </w:ins>
    </w:p>
    <w:p w14:paraId="2E9FF5B3" w14:textId="77777777" w:rsidR="005432E1" w:rsidRPr="005432E1" w:rsidRDefault="005432E1" w:rsidP="005432E1">
      <w:pPr>
        <w:pStyle w:val="Paragrafoelenco"/>
        <w:spacing w:line="240" w:lineRule="auto"/>
        <w:ind w:left="360"/>
        <w:rPr>
          <w:ins w:id="1274" w:author="Cristian Sbrolli" w:date="2020-12-04T22:03:00Z"/>
          <w:rStyle w:val="Enfasidelicata"/>
          <w:rFonts w:cstheme="minorHAnsi"/>
          <w:sz w:val="24"/>
          <w:szCs w:val="24"/>
          <w:rPrChange w:id="1275" w:author="Cristian Sbrolli" w:date="2020-12-04T22:04:00Z">
            <w:rPr>
              <w:ins w:id="1276" w:author="Cristian Sbrolli" w:date="2020-12-04T22:03:00Z"/>
              <w:rStyle w:val="Enfasidelicata"/>
              <w:rFonts w:ascii="Bell MT" w:hAnsi="Bell MT"/>
              <w:sz w:val="44"/>
              <w:szCs w:val="44"/>
            </w:rPr>
          </w:rPrChange>
        </w:rPr>
      </w:pPr>
      <w:ins w:id="1277" w:author="Cristian Sbrolli" w:date="2020-12-04T22:03:00Z">
        <w:r w:rsidRPr="005432E1">
          <w:rPr>
            <w:rStyle w:val="Enfasidelicata"/>
            <w:rFonts w:cstheme="minorHAnsi"/>
            <w:sz w:val="24"/>
            <w:szCs w:val="24"/>
            <w:rPrChange w:id="1278" w:author="Cristian Sbrolli" w:date="2020-12-04T22:04:00Z">
              <w:rPr>
                <w:rStyle w:val="Enfasidelicata"/>
                <w:rFonts w:ascii="Bell MT" w:hAnsi="Bell MT"/>
                <w:sz w:val="44"/>
                <w:szCs w:val="44"/>
              </w:rPr>
            </w:rPrChange>
          </w:rPr>
          <w:t>}{ //no ticket is in more different states at the same time</w:t>
        </w:r>
      </w:ins>
    </w:p>
    <w:p w14:paraId="49A18EEC" w14:textId="77777777" w:rsidR="005432E1" w:rsidRPr="005432E1" w:rsidRDefault="005432E1" w:rsidP="005432E1">
      <w:pPr>
        <w:pStyle w:val="Paragrafoelenco"/>
        <w:spacing w:line="240" w:lineRule="auto"/>
        <w:ind w:left="360"/>
        <w:rPr>
          <w:ins w:id="1279" w:author="Cristian Sbrolli" w:date="2020-12-04T22:03:00Z"/>
          <w:rStyle w:val="Enfasidelicata"/>
          <w:rFonts w:cstheme="minorHAnsi"/>
          <w:sz w:val="24"/>
          <w:szCs w:val="24"/>
          <w:rPrChange w:id="1280" w:author="Cristian Sbrolli" w:date="2020-12-04T22:04:00Z">
            <w:rPr>
              <w:ins w:id="1281" w:author="Cristian Sbrolli" w:date="2020-12-04T22:03:00Z"/>
              <w:rStyle w:val="Enfasidelicata"/>
              <w:rFonts w:ascii="Bell MT" w:hAnsi="Bell MT"/>
              <w:sz w:val="44"/>
              <w:szCs w:val="44"/>
            </w:rPr>
          </w:rPrChange>
        </w:rPr>
      </w:pPr>
      <w:ins w:id="1282" w:author="Cristian Sbrolli" w:date="2020-12-04T22:03:00Z">
        <w:r w:rsidRPr="005432E1">
          <w:rPr>
            <w:rStyle w:val="Enfasidelicata"/>
            <w:rFonts w:cstheme="minorHAnsi"/>
            <w:sz w:val="24"/>
            <w:szCs w:val="24"/>
            <w:rPrChange w:id="1283" w:author="Cristian Sbrolli" w:date="2020-12-04T22:04:00Z">
              <w:rPr>
                <w:rStyle w:val="Enfasidelicata"/>
                <w:rFonts w:ascii="Bell MT" w:hAnsi="Bell MT"/>
                <w:sz w:val="44"/>
                <w:szCs w:val="44"/>
              </w:rPr>
            </w:rPrChange>
          </w:rPr>
          <w:t>#(insideMarket &amp; line)=0</w:t>
        </w:r>
      </w:ins>
    </w:p>
    <w:p w14:paraId="55F4C4BB" w14:textId="77777777" w:rsidR="005432E1" w:rsidRPr="005432E1" w:rsidRDefault="005432E1" w:rsidP="005432E1">
      <w:pPr>
        <w:pStyle w:val="Paragrafoelenco"/>
        <w:spacing w:line="240" w:lineRule="auto"/>
        <w:ind w:left="360"/>
        <w:rPr>
          <w:ins w:id="1284" w:author="Cristian Sbrolli" w:date="2020-12-04T22:03:00Z"/>
          <w:rStyle w:val="Enfasidelicata"/>
          <w:rFonts w:cstheme="minorHAnsi"/>
          <w:sz w:val="24"/>
          <w:szCs w:val="24"/>
          <w:rPrChange w:id="1285" w:author="Cristian Sbrolli" w:date="2020-12-04T22:04:00Z">
            <w:rPr>
              <w:ins w:id="1286" w:author="Cristian Sbrolli" w:date="2020-12-04T22:03:00Z"/>
              <w:rStyle w:val="Enfasidelicata"/>
              <w:rFonts w:ascii="Bell MT" w:hAnsi="Bell MT"/>
              <w:sz w:val="44"/>
              <w:szCs w:val="44"/>
            </w:rPr>
          </w:rPrChange>
        </w:rPr>
      </w:pPr>
      <w:ins w:id="1287" w:author="Cristian Sbrolli" w:date="2020-12-04T22:03:00Z">
        <w:r w:rsidRPr="005432E1">
          <w:rPr>
            <w:rStyle w:val="Enfasidelicata"/>
            <w:rFonts w:cstheme="minorHAnsi"/>
            <w:sz w:val="24"/>
            <w:szCs w:val="24"/>
            <w:rPrChange w:id="1288" w:author="Cristian Sbrolli" w:date="2020-12-04T22:04:00Z">
              <w:rPr>
                <w:rStyle w:val="Enfasidelicata"/>
                <w:rFonts w:ascii="Bell MT" w:hAnsi="Bell MT"/>
                <w:sz w:val="44"/>
                <w:szCs w:val="44"/>
              </w:rPr>
            </w:rPrChange>
          </w:rPr>
          <w:t xml:space="preserve">#(insideMarket &amp; </w:t>
        </w:r>
        <w:proofErr w:type="spellStart"/>
        <w:r w:rsidRPr="005432E1">
          <w:rPr>
            <w:rStyle w:val="Enfasidelicata"/>
            <w:rFonts w:cstheme="minorHAnsi"/>
            <w:sz w:val="24"/>
            <w:szCs w:val="24"/>
            <w:rPrChange w:id="1289"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290" w:author="Cristian Sbrolli" w:date="2020-12-04T22:04:00Z">
              <w:rPr>
                <w:rStyle w:val="Enfasidelicata"/>
                <w:rFonts w:ascii="Bell MT" w:hAnsi="Bell MT"/>
                <w:sz w:val="44"/>
                <w:szCs w:val="44"/>
              </w:rPr>
            </w:rPrChange>
          </w:rPr>
          <w:t>)=0</w:t>
        </w:r>
      </w:ins>
    </w:p>
    <w:p w14:paraId="2A2C2156" w14:textId="77777777" w:rsidR="005432E1" w:rsidRPr="005432E1" w:rsidRDefault="005432E1" w:rsidP="005432E1">
      <w:pPr>
        <w:pStyle w:val="Paragrafoelenco"/>
        <w:spacing w:line="240" w:lineRule="auto"/>
        <w:ind w:left="360"/>
        <w:rPr>
          <w:ins w:id="1291" w:author="Cristian Sbrolli" w:date="2020-12-04T22:03:00Z"/>
          <w:rStyle w:val="Enfasidelicata"/>
          <w:rFonts w:cstheme="minorHAnsi"/>
          <w:sz w:val="24"/>
          <w:szCs w:val="24"/>
          <w:rPrChange w:id="1292" w:author="Cristian Sbrolli" w:date="2020-12-04T22:04:00Z">
            <w:rPr>
              <w:ins w:id="1293" w:author="Cristian Sbrolli" w:date="2020-12-04T22:03:00Z"/>
              <w:rStyle w:val="Enfasidelicata"/>
              <w:rFonts w:ascii="Bell MT" w:hAnsi="Bell MT"/>
              <w:sz w:val="44"/>
              <w:szCs w:val="44"/>
            </w:rPr>
          </w:rPrChange>
        </w:rPr>
      </w:pPr>
      <w:ins w:id="1294" w:author="Cristian Sbrolli" w:date="2020-12-04T22:03:00Z">
        <w:r w:rsidRPr="005432E1">
          <w:rPr>
            <w:rStyle w:val="Enfasidelicata"/>
            <w:rFonts w:cstheme="minorHAnsi"/>
            <w:sz w:val="24"/>
            <w:szCs w:val="24"/>
            <w:rPrChange w:id="1295" w:author="Cristian Sbrolli" w:date="2020-12-04T22:04:00Z">
              <w:rPr>
                <w:rStyle w:val="Enfasidelicata"/>
                <w:rFonts w:ascii="Bell MT" w:hAnsi="Bell MT"/>
                <w:sz w:val="44"/>
                <w:szCs w:val="44"/>
              </w:rPr>
            </w:rPrChange>
          </w:rPr>
          <w:t xml:space="preserve">#(line &amp; </w:t>
        </w:r>
        <w:proofErr w:type="spellStart"/>
        <w:r w:rsidRPr="005432E1">
          <w:rPr>
            <w:rStyle w:val="Enfasidelicata"/>
            <w:rFonts w:cstheme="minorHAnsi"/>
            <w:sz w:val="24"/>
            <w:szCs w:val="24"/>
            <w:rPrChange w:id="1296"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297" w:author="Cristian Sbrolli" w:date="2020-12-04T22:04:00Z">
              <w:rPr>
                <w:rStyle w:val="Enfasidelicata"/>
                <w:rFonts w:ascii="Bell MT" w:hAnsi="Bell MT"/>
                <w:sz w:val="44"/>
                <w:szCs w:val="44"/>
              </w:rPr>
            </w:rPrChange>
          </w:rPr>
          <w:t>)=0</w:t>
        </w:r>
      </w:ins>
    </w:p>
    <w:p w14:paraId="7A07AD31" w14:textId="77777777" w:rsidR="005432E1" w:rsidRPr="005432E1" w:rsidRDefault="005432E1" w:rsidP="005432E1">
      <w:pPr>
        <w:pStyle w:val="Paragrafoelenco"/>
        <w:spacing w:line="240" w:lineRule="auto"/>
        <w:ind w:left="360"/>
        <w:rPr>
          <w:ins w:id="1298" w:author="Cristian Sbrolli" w:date="2020-12-04T22:03:00Z"/>
          <w:rStyle w:val="Enfasidelicata"/>
          <w:rFonts w:cstheme="minorHAnsi"/>
          <w:sz w:val="24"/>
          <w:szCs w:val="24"/>
          <w:rPrChange w:id="1299" w:author="Cristian Sbrolli" w:date="2020-12-04T22:04:00Z">
            <w:rPr>
              <w:ins w:id="1300" w:author="Cristian Sbrolli" w:date="2020-12-04T22:03:00Z"/>
              <w:rStyle w:val="Enfasidelicata"/>
              <w:rFonts w:ascii="Bell MT" w:hAnsi="Bell MT"/>
              <w:sz w:val="44"/>
              <w:szCs w:val="44"/>
            </w:rPr>
          </w:rPrChange>
        </w:rPr>
      </w:pPr>
      <w:ins w:id="1301" w:author="Cristian Sbrolli" w:date="2020-12-04T22:03:00Z">
        <w:r w:rsidRPr="005432E1">
          <w:rPr>
            <w:rStyle w:val="Enfasidelicata"/>
            <w:rFonts w:cstheme="minorHAnsi"/>
            <w:sz w:val="24"/>
            <w:szCs w:val="24"/>
            <w:rPrChange w:id="1302" w:author="Cristian Sbrolli" w:date="2020-12-04T22:04:00Z">
              <w:rPr>
                <w:rStyle w:val="Enfasidelicata"/>
                <w:rFonts w:ascii="Bell MT" w:hAnsi="Bell MT"/>
                <w:sz w:val="44"/>
                <w:szCs w:val="44"/>
              </w:rPr>
            </w:rPrChange>
          </w:rPr>
          <w:t xml:space="preserve">//all tickets </w:t>
        </w:r>
        <w:proofErr w:type="spellStart"/>
        <w:r w:rsidRPr="005432E1">
          <w:rPr>
            <w:rStyle w:val="Enfasidelicata"/>
            <w:rFonts w:cstheme="minorHAnsi"/>
            <w:sz w:val="24"/>
            <w:szCs w:val="24"/>
            <w:rPrChange w:id="1303"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304" w:author="Cristian Sbrolli" w:date="2020-12-04T22:04:00Z">
              <w:rPr>
                <w:rStyle w:val="Enfasidelicata"/>
                <w:rFonts w:ascii="Bell MT" w:hAnsi="Bell MT"/>
                <w:sz w:val="44"/>
                <w:szCs w:val="44"/>
              </w:rPr>
            </w:rPrChange>
          </w:rPr>
          <w:t xml:space="preserve"> are tickets booked for the current Date and Time Slot</w:t>
        </w:r>
      </w:ins>
    </w:p>
    <w:p w14:paraId="138C1F8C" w14:textId="77777777" w:rsidR="005432E1" w:rsidRPr="005432E1" w:rsidRDefault="005432E1" w:rsidP="005432E1">
      <w:pPr>
        <w:pStyle w:val="Paragrafoelenco"/>
        <w:spacing w:line="240" w:lineRule="auto"/>
        <w:ind w:left="360"/>
        <w:rPr>
          <w:ins w:id="1305" w:author="Cristian Sbrolli" w:date="2020-12-04T22:03:00Z"/>
          <w:rStyle w:val="Enfasidelicata"/>
          <w:rFonts w:cstheme="minorHAnsi"/>
          <w:sz w:val="24"/>
          <w:szCs w:val="24"/>
          <w:rPrChange w:id="1306" w:author="Cristian Sbrolli" w:date="2020-12-04T22:04:00Z">
            <w:rPr>
              <w:ins w:id="1307" w:author="Cristian Sbrolli" w:date="2020-12-04T22:03:00Z"/>
              <w:rStyle w:val="Enfasidelicata"/>
              <w:rFonts w:ascii="Bell MT" w:hAnsi="Bell MT"/>
              <w:sz w:val="44"/>
              <w:szCs w:val="44"/>
            </w:rPr>
          </w:rPrChange>
        </w:rPr>
      </w:pPr>
      <w:ins w:id="1308" w:author="Cristian Sbrolli" w:date="2020-12-04T22:03:00Z">
        <w:r w:rsidRPr="005432E1">
          <w:rPr>
            <w:rStyle w:val="Enfasidelicata"/>
            <w:rFonts w:cstheme="minorHAnsi"/>
            <w:sz w:val="24"/>
            <w:szCs w:val="24"/>
            <w:rPrChange w:id="1309" w:author="Cristian Sbrolli" w:date="2020-12-04T22:04:00Z">
              <w:rPr>
                <w:rStyle w:val="Enfasidelicata"/>
                <w:rFonts w:ascii="Bell MT" w:hAnsi="Bell MT"/>
                <w:sz w:val="44"/>
                <w:szCs w:val="44"/>
              </w:rPr>
            </w:rPrChange>
          </w:rPr>
          <w:t xml:space="preserve">all t: Ticket | t in </w:t>
        </w:r>
        <w:proofErr w:type="spellStart"/>
        <w:r w:rsidRPr="005432E1">
          <w:rPr>
            <w:rStyle w:val="Enfasidelicata"/>
            <w:rFonts w:cstheme="minorHAnsi"/>
            <w:sz w:val="24"/>
            <w:szCs w:val="24"/>
            <w:rPrChange w:id="1310"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311" w:author="Cristian Sbrolli" w:date="2020-12-04T22:04:00Z">
              <w:rPr>
                <w:rStyle w:val="Enfasidelicata"/>
                <w:rFonts w:ascii="Bell MT" w:hAnsi="Bell MT"/>
                <w:sz w:val="44"/>
                <w:szCs w:val="44"/>
              </w:rPr>
            </w:rPrChange>
          </w:rPr>
          <w:t xml:space="preserve"> implies (</w:t>
        </w:r>
        <w:proofErr w:type="spellStart"/>
        <w:r w:rsidRPr="005432E1">
          <w:rPr>
            <w:rStyle w:val="Enfasidelicata"/>
            <w:rFonts w:cstheme="minorHAnsi"/>
            <w:sz w:val="24"/>
            <w:szCs w:val="24"/>
            <w:rPrChange w:id="1312"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1313"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314" w:author="Cristian Sbrolli" w:date="2020-12-04T22:04:00Z">
              <w:rPr>
                <w:rStyle w:val="Enfasidelicata"/>
                <w:rFonts w:ascii="Bell MT" w:hAnsi="Bell MT"/>
                <w:sz w:val="44"/>
                <w:szCs w:val="44"/>
              </w:rPr>
            </w:rPrChange>
          </w:rPr>
          <w:t>currentDate</w:t>
        </w:r>
        <w:proofErr w:type="spellEnd"/>
        <w:r w:rsidRPr="005432E1">
          <w:rPr>
            <w:rStyle w:val="Enfasidelicata"/>
            <w:rFonts w:cstheme="minorHAnsi"/>
            <w:sz w:val="24"/>
            <w:szCs w:val="24"/>
            <w:rPrChange w:id="1315"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1316"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1317"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318" w:author="Cristian Sbrolli" w:date="2020-12-04T22:04:00Z">
              <w:rPr>
                <w:rStyle w:val="Enfasidelicata"/>
                <w:rFonts w:ascii="Bell MT" w:hAnsi="Bell MT"/>
                <w:sz w:val="44"/>
                <w:szCs w:val="44"/>
              </w:rPr>
            </w:rPrChange>
          </w:rPr>
          <w:t>currentTimeSlot</w:t>
        </w:r>
        <w:proofErr w:type="spellEnd"/>
        <w:r w:rsidRPr="005432E1">
          <w:rPr>
            <w:rStyle w:val="Enfasidelicata"/>
            <w:rFonts w:cstheme="minorHAnsi"/>
            <w:sz w:val="24"/>
            <w:szCs w:val="24"/>
            <w:rPrChange w:id="1319" w:author="Cristian Sbrolli" w:date="2020-12-04T22:04:00Z">
              <w:rPr>
                <w:rStyle w:val="Enfasidelicata"/>
                <w:rFonts w:ascii="Bell MT" w:hAnsi="Bell MT"/>
                <w:sz w:val="44"/>
                <w:szCs w:val="44"/>
              </w:rPr>
            </w:rPrChange>
          </w:rPr>
          <w:t>)</w:t>
        </w:r>
      </w:ins>
    </w:p>
    <w:p w14:paraId="01A30352" w14:textId="77777777" w:rsidR="005432E1" w:rsidRPr="005432E1" w:rsidRDefault="005432E1" w:rsidP="005432E1">
      <w:pPr>
        <w:pStyle w:val="Paragrafoelenco"/>
        <w:spacing w:line="240" w:lineRule="auto"/>
        <w:ind w:left="360"/>
        <w:rPr>
          <w:ins w:id="1320" w:author="Cristian Sbrolli" w:date="2020-12-04T22:03:00Z"/>
          <w:rStyle w:val="Enfasidelicata"/>
          <w:rFonts w:cstheme="minorHAnsi"/>
          <w:sz w:val="24"/>
          <w:szCs w:val="24"/>
          <w:rPrChange w:id="1321" w:author="Cristian Sbrolli" w:date="2020-12-04T22:04:00Z">
            <w:rPr>
              <w:ins w:id="1322" w:author="Cristian Sbrolli" w:date="2020-12-04T22:03:00Z"/>
              <w:rStyle w:val="Enfasidelicata"/>
              <w:rFonts w:ascii="Bell MT" w:hAnsi="Bell MT"/>
              <w:sz w:val="44"/>
              <w:szCs w:val="44"/>
            </w:rPr>
          </w:rPrChange>
        </w:rPr>
      </w:pPr>
      <w:ins w:id="1323" w:author="Cristian Sbrolli" w:date="2020-12-04T22:03:00Z">
        <w:r w:rsidRPr="005432E1">
          <w:rPr>
            <w:rStyle w:val="Enfasidelicata"/>
            <w:rFonts w:cstheme="minorHAnsi"/>
            <w:sz w:val="24"/>
            <w:szCs w:val="24"/>
            <w:rPrChange w:id="1324" w:author="Cristian Sbrolli" w:date="2020-12-04T22:04:00Z">
              <w:rPr>
                <w:rStyle w:val="Enfasidelicata"/>
                <w:rFonts w:ascii="Bell MT" w:hAnsi="Bell MT"/>
                <w:sz w:val="44"/>
                <w:szCs w:val="44"/>
              </w:rPr>
            </w:rPrChange>
          </w:rPr>
          <w:t>//Available Dates and Time Slots are the ones for which the number of tickets is less than the max number admitted to grant safety and that</w:t>
        </w:r>
      </w:ins>
    </w:p>
    <w:p w14:paraId="65C322E0" w14:textId="77777777" w:rsidR="005432E1" w:rsidRPr="005432E1" w:rsidRDefault="005432E1" w:rsidP="005432E1">
      <w:pPr>
        <w:pStyle w:val="Paragrafoelenco"/>
        <w:spacing w:line="240" w:lineRule="auto"/>
        <w:ind w:left="360"/>
        <w:rPr>
          <w:ins w:id="1325" w:author="Cristian Sbrolli" w:date="2020-12-04T22:03:00Z"/>
          <w:rStyle w:val="Enfasidelicata"/>
          <w:rFonts w:cstheme="minorHAnsi"/>
          <w:sz w:val="24"/>
          <w:szCs w:val="24"/>
          <w:rPrChange w:id="1326" w:author="Cristian Sbrolli" w:date="2020-12-04T22:04:00Z">
            <w:rPr>
              <w:ins w:id="1327" w:author="Cristian Sbrolli" w:date="2020-12-04T22:03:00Z"/>
              <w:rStyle w:val="Enfasidelicata"/>
              <w:rFonts w:ascii="Bell MT" w:hAnsi="Bell MT"/>
              <w:sz w:val="44"/>
              <w:szCs w:val="44"/>
            </w:rPr>
          </w:rPrChange>
        </w:rPr>
      </w:pPr>
      <w:ins w:id="1328" w:author="Cristian Sbrolli" w:date="2020-12-04T22:03:00Z">
        <w:r w:rsidRPr="005432E1">
          <w:rPr>
            <w:rStyle w:val="Enfasidelicata"/>
            <w:rFonts w:cstheme="minorHAnsi"/>
            <w:sz w:val="24"/>
            <w:szCs w:val="24"/>
            <w:rPrChange w:id="1329" w:author="Cristian Sbrolli" w:date="2020-12-04T22:04:00Z">
              <w:rPr>
                <w:rStyle w:val="Enfasidelicata"/>
                <w:rFonts w:ascii="Bell MT" w:hAnsi="Bell MT"/>
                <w:sz w:val="44"/>
                <w:szCs w:val="44"/>
              </w:rPr>
            </w:rPrChange>
          </w:rPr>
          <w:t>// are not  Dates or Slots different from the current for which there are past tickets (No available Slots in past dates)</w:t>
        </w:r>
      </w:ins>
    </w:p>
    <w:p w14:paraId="0A1DCD29" w14:textId="77777777" w:rsidR="005432E1" w:rsidRPr="005432E1" w:rsidRDefault="005432E1" w:rsidP="005432E1">
      <w:pPr>
        <w:pStyle w:val="Paragrafoelenco"/>
        <w:spacing w:line="240" w:lineRule="auto"/>
        <w:ind w:left="360"/>
        <w:rPr>
          <w:ins w:id="1330" w:author="Cristian Sbrolli" w:date="2020-12-04T22:03:00Z"/>
          <w:rStyle w:val="Enfasidelicata"/>
          <w:rFonts w:cstheme="minorHAnsi"/>
          <w:sz w:val="24"/>
          <w:szCs w:val="24"/>
          <w:rPrChange w:id="1331" w:author="Cristian Sbrolli" w:date="2020-12-04T22:04:00Z">
            <w:rPr>
              <w:ins w:id="1332" w:author="Cristian Sbrolli" w:date="2020-12-04T22:03:00Z"/>
              <w:rStyle w:val="Enfasidelicata"/>
              <w:rFonts w:ascii="Bell MT" w:hAnsi="Bell MT"/>
              <w:sz w:val="44"/>
              <w:szCs w:val="44"/>
            </w:rPr>
          </w:rPrChange>
        </w:rPr>
      </w:pPr>
      <w:ins w:id="1333" w:author="Cristian Sbrolli" w:date="2020-12-04T22:03:00Z">
        <w:r w:rsidRPr="005432E1">
          <w:rPr>
            <w:rStyle w:val="Enfasidelicata"/>
            <w:rFonts w:cstheme="minorHAnsi"/>
            <w:sz w:val="24"/>
            <w:szCs w:val="24"/>
            <w:rPrChange w:id="1334" w:author="Cristian Sbrolli" w:date="2020-12-04T22:04:00Z">
              <w:rPr>
                <w:rStyle w:val="Enfasidelicata"/>
                <w:rFonts w:ascii="Bell MT" w:hAnsi="Bell MT"/>
                <w:sz w:val="44"/>
                <w:szCs w:val="44"/>
              </w:rPr>
            </w:rPrChange>
          </w:rPr>
          <w:t xml:space="preserve">all d:Date, </w:t>
        </w:r>
        <w:proofErr w:type="spellStart"/>
        <w:r w:rsidRPr="005432E1">
          <w:rPr>
            <w:rStyle w:val="Enfasidelicata"/>
            <w:rFonts w:cstheme="minorHAnsi"/>
            <w:sz w:val="24"/>
            <w:szCs w:val="24"/>
            <w:rPrChange w:id="1335" w:author="Cristian Sbrolli" w:date="2020-12-04T22:04:00Z">
              <w:rPr>
                <w:rStyle w:val="Enfasidelicata"/>
                <w:rFonts w:ascii="Bell MT" w:hAnsi="Bell MT"/>
                <w:sz w:val="44"/>
                <w:szCs w:val="44"/>
              </w:rPr>
            </w:rPrChange>
          </w:rPr>
          <w:t>ts:TimeSlot</w:t>
        </w:r>
        <w:proofErr w:type="spellEnd"/>
        <w:r w:rsidRPr="005432E1">
          <w:rPr>
            <w:rStyle w:val="Enfasidelicata"/>
            <w:rFonts w:cstheme="minorHAnsi"/>
            <w:sz w:val="24"/>
            <w:szCs w:val="24"/>
            <w:rPrChange w:id="1336" w:author="Cristian Sbrolli" w:date="2020-12-04T22:04:00Z">
              <w:rPr>
                <w:rStyle w:val="Enfasidelicata"/>
                <w:rFonts w:ascii="Bell MT" w:hAnsi="Bell MT"/>
                <w:sz w:val="44"/>
                <w:szCs w:val="44"/>
              </w:rPr>
            </w:rPrChange>
          </w:rPr>
          <w:t xml:space="preserve"> | (d-&gt;</w:t>
        </w:r>
        <w:proofErr w:type="spellStart"/>
        <w:r w:rsidRPr="005432E1">
          <w:rPr>
            <w:rStyle w:val="Enfasidelicata"/>
            <w:rFonts w:cstheme="minorHAnsi"/>
            <w:sz w:val="24"/>
            <w:szCs w:val="24"/>
            <w:rPrChange w:id="1337"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1338"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1339" w:author="Cristian Sbrolli" w:date="2020-12-04T22:04:00Z">
              <w:rPr>
                <w:rStyle w:val="Enfasidelicata"/>
                <w:rFonts w:ascii="Bell MT" w:hAnsi="Bell MT"/>
                <w:sz w:val="44"/>
                <w:szCs w:val="44"/>
              </w:rPr>
            </w:rPrChange>
          </w:rPr>
          <w:t>availableSlots</w:t>
        </w:r>
        <w:proofErr w:type="spellEnd"/>
        <w:r w:rsidRPr="005432E1">
          <w:rPr>
            <w:rStyle w:val="Enfasidelicata"/>
            <w:rFonts w:cstheme="minorHAnsi"/>
            <w:sz w:val="24"/>
            <w:szCs w:val="24"/>
            <w:rPrChange w:id="1340"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341" w:author="Cristian Sbrolli" w:date="2020-12-04T22:04:00Z">
              <w:rPr>
                <w:rStyle w:val="Enfasidelicata"/>
                <w:rFonts w:ascii="Bell MT" w:hAnsi="Bell MT"/>
                <w:sz w:val="44"/>
                <w:szCs w:val="44"/>
              </w:rPr>
            </w:rPrChange>
          </w:rPr>
          <w:t>iff</w:t>
        </w:r>
        <w:proofErr w:type="spellEnd"/>
        <w:r w:rsidRPr="005432E1">
          <w:rPr>
            <w:rStyle w:val="Enfasidelicata"/>
            <w:rFonts w:cstheme="minorHAnsi"/>
            <w:sz w:val="24"/>
            <w:szCs w:val="24"/>
            <w:rPrChange w:id="1342" w:author="Cristian Sbrolli" w:date="2020-12-04T22:04:00Z">
              <w:rPr>
                <w:rStyle w:val="Enfasidelicata"/>
                <w:rFonts w:ascii="Bell MT" w:hAnsi="Bell MT"/>
                <w:sz w:val="44"/>
                <w:szCs w:val="44"/>
              </w:rPr>
            </w:rPrChange>
          </w:rPr>
          <w:t xml:space="preserve"> (#((insideMarket + line) &amp;  </w:t>
        </w:r>
        <w:proofErr w:type="spellStart"/>
        <w:r w:rsidRPr="005432E1">
          <w:rPr>
            <w:rStyle w:val="Enfasidelicata"/>
            <w:rFonts w:cstheme="minorHAnsi"/>
            <w:sz w:val="24"/>
            <w:szCs w:val="24"/>
            <w:rPrChange w:id="1343" w:author="Cristian Sbrolli" w:date="2020-12-04T22:04:00Z">
              <w:rPr>
                <w:rStyle w:val="Enfasidelicata"/>
                <w:rFonts w:ascii="Bell MT" w:hAnsi="Bell MT"/>
                <w:sz w:val="44"/>
                <w:szCs w:val="44"/>
              </w:rPr>
            </w:rPrChange>
          </w:rPr>
          <w:t>ticketDate.d</w:t>
        </w:r>
        <w:proofErr w:type="spellEnd"/>
        <w:r w:rsidRPr="005432E1">
          <w:rPr>
            <w:rStyle w:val="Enfasidelicata"/>
            <w:rFonts w:cstheme="minorHAnsi"/>
            <w:sz w:val="24"/>
            <w:szCs w:val="24"/>
            <w:rPrChange w:id="1344" w:author="Cristian Sbrolli" w:date="2020-12-04T22:04:00Z">
              <w:rPr>
                <w:rStyle w:val="Enfasidelicata"/>
                <w:rFonts w:ascii="Bell MT" w:hAnsi="Bell MT"/>
                <w:sz w:val="44"/>
                <w:szCs w:val="44"/>
              </w:rPr>
            </w:rPrChange>
          </w:rPr>
          <w:t xml:space="preserve"> &amp; </w:t>
        </w:r>
        <w:proofErr w:type="spellStart"/>
        <w:r w:rsidRPr="005432E1">
          <w:rPr>
            <w:rStyle w:val="Enfasidelicata"/>
            <w:rFonts w:cstheme="minorHAnsi"/>
            <w:sz w:val="24"/>
            <w:szCs w:val="24"/>
            <w:rPrChange w:id="1345" w:author="Cristian Sbrolli" w:date="2020-12-04T22:04:00Z">
              <w:rPr>
                <w:rStyle w:val="Enfasidelicata"/>
                <w:rFonts w:ascii="Bell MT" w:hAnsi="Bell MT"/>
                <w:sz w:val="44"/>
                <w:szCs w:val="44"/>
              </w:rPr>
            </w:rPrChange>
          </w:rPr>
          <w:t>ticketTimeSlot.ts</w:t>
        </w:r>
        <w:proofErr w:type="spellEnd"/>
        <w:r w:rsidRPr="005432E1">
          <w:rPr>
            <w:rStyle w:val="Enfasidelicata"/>
            <w:rFonts w:cstheme="minorHAnsi"/>
            <w:sz w:val="24"/>
            <w:szCs w:val="24"/>
            <w:rPrChange w:id="1346" w:author="Cristian Sbrolli" w:date="2020-12-04T22:04:00Z">
              <w:rPr>
                <w:rStyle w:val="Enfasidelicata"/>
                <w:rFonts w:ascii="Bell MT" w:hAnsi="Bell MT"/>
                <w:sz w:val="44"/>
                <w:szCs w:val="44"/>
              </w:rPr>
            </w:rPrChange>
          </w:rPr>
          <w:t xml:space="preserve">) &lt; </w:t>
        </w:r>
        <w:proofErr w:type="spellStart"/>
        <w:r w:rsidRPr="005432E1">
          <w:rPr>
            <w:rStyle w:val="Enfasidelicata"/>
            <w:rFonts w:cstheme="minorHAnsi"/>
            <w:sz w:val="24"/>
            <w:szCs w:val="24"/>
            <w:rPrChange w:id="1347" w:author="Cristian Sbrolli" w:date="2020-12-04T22:04:00Z">
              <w:rPr>
                <w:rStyle w:val="Enfasidelicata"/>
                <w:rFonts w:ascii="Bell MT" w:hAnsi="Bell MT"/>
                <w:sz w:val="44"/>
                <w:szCs w:val="44"/>
              </w:rPr>
            </w:rPrChange>
          </w:rPr>
          <w:t>maxUsersPerSlot</w:t>
        </w:r>
        <w:proofErr w:type="spellEnd"/>
        <w:r w:rsidRPr="005432E1">
          <w:rPr>
            <w:rStyle w:val="Enfasidelicata"/>
            <w:rFonts w:cstheme="minorHAnsi"/>
            <w:sz w:val="24"/>
            <w:szCs w:val="24"/>
            <w:rPrChange w:id="1348" w:author="Cristian Sbrolli" w:date="2020-12-04T22:04:00Z">
              <w:rPr>
                <w:rStyle w:val="Enfasidelicata"/>
                <w:rFonts w:ascii="Bell MT" w:hAnsi="Bell MT"/>
                <w:sz w:val="44"/>
                <w:szCs w:val="44"/>
              </w:rPr>
            </w:rPrChange>
          </w:rPr>
          <w:t xml:space="preserve"> and </w:t>
        </w:r>
      </w:ins>
    </w:p>
    <w:p w14:paraId="34545E69" w14:textId="77777777" w:rsidR="005432E1" w:rsidRPr="005432E1" w:rsidRDefault="005432E1" w:rsidP="005432E1">
      <w:pPr>
        <w:pStyle w:val="Paragrafoelenco"/>
        <w:spacing w:line="240" w:lineRule="auto"/>
        <w:ind w:left="360"/>
        <w:rPr>
          <w:ins w:id="1349" w:author="Cristian Sbrolli" w:date="2020-12-04T22:03:00Z"/>
          <w:rStyle w:val="Enfasidelicata"/>
          <w:rFonts w:cstheme="minorHAnsi"/>
          <w:sz w:val="24"/>
          <w:szCs w:val="24"/>
          <w:rPrChange w:id="1350" w:author="Cristian Sbrolli" w:date="2020-12-04T22:04:00Z">
            <w:rPr>
              <w:ins w:id="1351" w:author="Cristian Sbrolli" w:date="2020-12-04T22:03:00Z"/>
              <w:rStyle w:val="Enfasidelicata"/>
              <w:rFonts w:ascii="Bell MT" w:hAnsi="Bell MT"/>
              <w:sz w:val="44"/>
              <w:szCs w:val="44"/>
            </w:rPr>
          </w:rPrChange>
        </w:rPr>
      </w:pPr>
      <w:ins w:id="1352" w:author="Cristian Sbrolli" w:date="2020-12-04T22:03:00Z">
        <w:r w:rsidRPr="005432E1">
          <w:rPr>
            <w:rStyle w:val="Enfasidelicata"/>
            <w:rFonts w:cstheme="minorHAnsi"/>
            <w:sz w:val="24"/>
            <w:szCs w:val="24"/>
            <w:rPrChange w:id="135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5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5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5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5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5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5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6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6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6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63" w:author="Cristian Sbrolli" w:date="2020-12-04T22:04:00Z">
              <w:rPr>
                <w:rStyle w:val="Enfasidelicata"/>
                <w:rFonts w:ascii="Bell MT" w:hAnsi="Bell MT"/>
                <w:sz w:val="44"/>
                <w:szCs w:val="44"/>
              </w:rPr>
            </w:rPrChange>
          </w:rPr>
          <w:tab/>
          <w:t xml:space="preserve">no t: Ticket | t in </w:t>
        </w:r>
        <w:proofErr w:type="spellStart"/>
        <w:r w:rsidRPr="005432E1">
          <w:rPr>
            <w:rStyle w:val="Enfasidelicata"/>
            <w:rFonts w:cstheme="minorHAnsi"/>
            <w:sz w:val="24"/>
            <w:szCs w:val="24"/>
            <w:rPrChange w:id="1364"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365"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1366"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1367"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368" w:author="Cristian Sbrolli" w:date="2020-12-04T22:04:00Z">
              <w:rPr>
                <w:rStyle w:val="Enfasidelicata"/>
                <w:rFonts w:ascii="Bell MT" w:hAnsi="Bell MT"/>
                <w:sz w:val="44"/>
                <w:szCs w:val="44"/>
              </w:rPr>
            </w:rPrChange>
          </w:rPr>
          <w:t>currentDate</w:t>
        </w:r>
        <w:proofErr w:type="spellEnd"/>
        <w:r w:rsidRPr="005432E1">
          <w:rPr>
            <w:rStyle w:val="Enfasidelicata"/>
            <w:rFonts w:cstheme="minorHAnsi"/>
            <w:sz w:val="24"/>
            <w:szCs w:val="24"/>
            <w:rPrChange w:id="1369" w:author="Cristian Sbrolli" w:date="2020-12-04T22:04:00Z">
              <w:rPr>
                <w:rStyle w:val="Enfasidelicata"/>
                <w:rFonts w:ascii="Bell MT" w:hAnsi="Bell MT"/>
                <w:sz w:val="44"/>
                <w:szCs w:val="44"/>
              </w:rPr>
            </w:rPrChange>
          </w:rPr>
          <w:t xml:space="preserve"> and d=</w:t>
        </w:r>
        <w:proofErr w:type="spellStart"/>
        <w:r w:rsidRPr="005432E1">
          <w:rPr>
            <w:rStyle w:val="Enfasidelicata"/>
            <w:rFonts w:cstheme="minorHAnsi"/>
            <w:sz w:val="24"/>
            <w:szCs w:val="24"/>
            <w:rPrChange w:id="1370"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1371" w:author="Cristian Sbrolli" w:date="2020-12-04T22:04:00Z">
              <w:rPr>
                <w:rStyle w:val="Enfasidelicata"/>
                <w:rFonts w:ascii="Bell MT" w:hAnsi="Bell MT"/>
                <w:sz w:val="44"/>
                <w:szCs w:val="44"/>
              </w:rPr>
            </w:rPrChange>
          </w:rPr>
          <w:t xml:space="preserve"> or </w:t>
        </w:r>
        <w:proofErr w:type="spellStart"/>
        <w:r w:rsidRPr="005432E1">
          <w:rPr>
            <w:rStyle w:val="Enfasidelicata"/>
            <w:rFonts w:cstheme="minorHAnsi"/>
            <w:sz w:val="24"/>
            <w:szCs w:val="24"/>
            <w:rPrChange w:id="1372"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1373"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374" w:author="Cristian Sbrolli" w:date="2020-12-04T22:04:00Z">
              <w:rPr>
                <w:rStyle w:val="Enfasidelicata"/>
                <w:rFonts w:ascii="Bell MT" w:hAnsi="Bell MT"/>
                <w:sz w:val="44"/>
                <w:szCs w:val="44"/>
              </w:rPr>
            </w:rPrChange>
          </w:rPr>
          <w:t>currentTimeSlot</w:t>
        </w:r>
        <w:proofErr w:type="spellEnd"/>
        <w:r w:rsidRPr="005432E1">
          <w:rPr>
            <w:rStyle w:val="Enfasidelicata"/>
            <w:rFonts w:cstheme="minorHAnsi"/>
            <w:sz w:val="24"/>
            <w:szCs w:val="24"/>
            <w:rPrChange w:id="1375" w:author="Cristian Sbrolli" w:date="2020-12-04T22:04:00Z">
              <w:rPr>
                <w:rStyle w:val="Enfasidelicata"/>
                <w:rFonts w:ascii="Bell MT" w:hAnsi="Bell MT"/>
                <w:sz w:val="44"/>
                <w:szCs w:val="44"/>
              </w:rPr>
            </w:rPrChange>
          </w:rPr>
          <w:t xml:space="preserve"> and d=</w:t>
        </w:r>
        <w:proofErr w:type="spellStart"/>
        <w:r w:rsidRPr="005432E1">
          <w:rPr>
            <w:rStyle w:val="Enfasidelicata"/>
            <w:rFonts w:cstheme="minorHAnsi"/>
            <w:sz w:val="24"/>
            <w:szCs w:val="24"/>
            <w:rPrChange w:id="1376"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1377"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1378"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1379"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1380"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1381" w:author="Cristian Sbrolli" w:date="2020-12-04T22:04:00Z">
              <w:rPr>
                <w:rStyle w:val="Enfasidelicata"/>
                <w:rFonts w:ascii="Bell MT" w:hAnsi="Bell MT"/>
                <w:sz w:val="44"/>
                <w:szCs w:val="44"/>
              </w:rPr>
            </w:rPrChange>
          </w:rPr>
          <w:t xml:space="preserve">  ))</w:t>
        </w:r>
      </w:ins>
    </w:p>
    <w:p w14:paraId="23B6A4AF" w14:textId="77777777" w:rsidR="005432E1" w:rsidRPr="005432E1" w:rsidRDefault="005432E1" w:rsidP="005432E1">
      <w:pPr>
        <w:pStyle w:val="Paragrafoelenco"/>
        <w:spacing w:line="240" w:lineRule="auto"/>
        <w:ind w:left="360"/>
        <w:rPr>
          <w:ins w:id="1382" w:author="Cristian Sbrolli" w:date="2020-12-04T22:03:00Z"/>
          <w:rStyle w:val="Enfasidelicata"/>
          <w:rFonts w:cstheme="minorHAnsi"/>
          <w:sz w:val="24"/>
          <w:szCs w:val="24"/>
          <w:rPrChange w:id="1383" w:author="Cristian Sbrolli" w:date="2020-12-04T22:04:00Z">
            <w:rPr>
              <w:ins w:id="1384" w:author="Cristian Sbrolli" w:date="2020-12-04T22:03:00Z"/>
              <w:rStyle w:val="Enfasidelicata"/>
              <w:rFonts w:ascii="Bell MT" w:hAnsi="Bell MT"/>
              <w:sz w:val="44"/>
              <w:szCs w:val="44"/>
            </w:rPr>
          </w:rPrChange>
        </w:rPr>
      </w:pPr>
      <w:proofErr w:type="spellStart"/>
      <w:ins w:id="1385" w:author="Cristian Sbrolli" w:date="2020-12-04T22:03:00Z">
        <w:r w:rsidRPr="005432E1">
          <w:rPr>
            <w:rStyle w:val="Enfasidelicata"/>
            <w:rFonts w:cstheme="minorHAnsi"/>
            <w:sz w:val="24"/>
            <w:szCs w:val="24"/>
            <w:rPrChange w:id="1386" w:author="Cristian Sbrolli" w:date="2020-12-04T22:04:00Z">
              <w:rPr>
                <w:rStyle w:val="Enfasidelicata"/>
                <w:rFonts w:ascii="Bell MT" w:hAnsi="Bell MT"/>
                <w:sz w:val="44"/>
                <w:szCs w:val="44"/>
              </w:rPr>
            </w:rPrChange>
          </w:rPr>
          <w:t>maxUsersPerSlot</w:t>
        </w:r>
        <w:proofErr w:type="spellEnd"/>
        <w:r w:rsidRPr="005432E1">
          <w:rPr>
            <w:rStyle w:val="Enfasidelicata"/>
            <w:rFonts w:cstheme="minorHAnsi"/>
            <w:sz w:val="24"/>
            <w:szCs w:val="24"/>
            <w:rPrChange w:id="1387" w:author="Cristian Sbrolli" w:date="2020-12-04T22:04:00Z">
              <w:rPr>
                <w:rStyle w:val="Enfasidelicata"/>
                <w:rFonts w:ascii="Bell MT" w:hAnsi="Bell MT"/>
                <w:sz w:val="44"/>
                <w:szCs w:val="44"/>
              </w:rPr>
            </w:rPrChange>
          </w:rPr>
          <w:t xml:space="preserve"> &gt; 0</w:t>
        </w:r>
      </w:ins>
    </w:p>
    <w:p w14:paraId="30D88C71" w14:textId="77777777" w:rsidR="005432E1" w:rsidRPr="005432E1" w:rsidRDefault="005432E1" w:rsidP="005432E1">
      <w:pPr>
        <w:pStyle w:val="Paragrafoelenco"/>
        <w:spacing w:line="240" w:lineRule="auto"/>
        <w:ind w:left="360"/>
        <w:rPr>
          <w:ins w:id="1388" w:author="Cristian Sbrolli" w:date="2020-12-04T22:03:00Z"/>
          <w:rStyle w:val="Enfasidelicata"/>
          <w:rFonts w:cstheme="minorHAnsi"/>
          <w:sz w:val="24"/>
          <w:szCs w:val="24"/>
          <w:rPrChange w:id="1389" w:author="Cristian Sbrolli" w:date="2020-12-04T22:04:00Z">
            <w:rPr>
              <w:ins w:id="1390" w:author="Cristian Sbrolli" w:date="2020-12-04T22:03:00Z"/>
              <w:rStyle w:val="Enfasidelicata"/>
              <w:rFonts w:ascii="Bell MT" w:hAnsi="Bell MT"/>
              <w:sz w:val="44"/>
              <w:szCs w:val="44"/>
            </w:rPr>
          </w:rPrChange>
        </w:rPr>
      </w:pPr>
      <w:ins w:id="1391" w:author="Cristian Sbrolli" w:date="2020-12-04T22:03:00Z">
        <w:r w:rsidRPr="005432E1">
          <w:rPr>
            <w:rStyle w:val="Enfasidelicata"/>
            <w:rFonts w:cstheme="minorHAnsi"/>
            <w:sz w:val="24"/>
            <w:szCs w:val="24"/>
            <w:rPrChange w:id="1392" w:author="Cristian Sbrolli" w:date="2020-12-04T22:04:00Z">
              <w:rPr>
                <w:rStyle w:val="Enfasidelicata"/>
                <w:rFonts w:ascii="Bell MT" w:hAnsi="Bell MT"/>
                <w:sz w:val="44"/>
                <w:szCs w:val="44"/>
              </w:rPr>
            </w:rPrChange>
          </w:rPr>
          <w:t>}</w:t>
        </w:r>
      </w:ins>
    </w:p>
    <w:p w14:paraId="7E908DBC" w14:textId="77777777" w:rsidR="005432E1" w:rsidRPr="005432E1" w:rsidRDefault="005432E1" w:rsidP="005432E1">
      <w:pPr>
        <w:pStyle w:val="Paragrafoelenco"/>
        <w:spacing w:line="240" w:lineRule="auto"/>
        <w:ind w:left="360"/>
        <w:rPr>
          <w:ins w:id="1393" w:author="Cristian Sbrolli" w:date="2020-12-04T22:03:00Z"/>
          <w:rStyle w:val="Enfasidelicata"/>
          <w:rFonts w:cstheme="minorHAnsi"/>
          <w:sz w:val="24"/>
          <w:szCs w:val="24"/>
          <w:rPrChange w:id="1394" w:author="Cristian Sbrolli" w:date="2020-12-04T22:04:00Z">
            <w:rPr>
              <w:ins w:id="1395" w:author="Cristian Sbrolli" w:date="2020-12-04T22:03:00Z"/>
              <w:rStyle w:val="Enfasidelicata"/>
              <w:rFonts w:ascii="Bell MT" w:hAnsi="Bell MT"/>
              <w:sz w:val="44"/>
              <w:szCs w:val="44"/>
            </w:rPr>
          </w:rPrChange>
        </w:rPr>
      </w:pPr>
    </w:p>
    <w:p w14:paraId="0A9A5877" w14:textId="77777777" w:rsidR="005432E1" w:rsidRPr="005432E1" w:rsidRDefault="005432E1" w:rsidP="005432E1">
      <w:pPr>
        <w:pStyle w:val="Paragrafoelenco"/>
        <w:spacing w:line="240" w:lineRule="auto"/>
        <w:ind w:left="360"/>
        <w:rPr>
          <w:ins w:id="1396" w:author="Cristian Sbrolli" w:date="2020-12-04T22:03:00Z"/>
          <w:rStyle w:val="Enfasidelicata"/>
          <w:rFonts w:cstheme="minorHAnsi"/>
          <w:sz w:val="24"/>
          <w:szCs w:val="24"/>
          <w:rPrChange w:id="1397" w:author="Cristian Sbrolli" w:date="2020-12-04T22:04:00Z">
            <w:rPr>
              <w:ins w:id="1398" w:author="Cristian Sbrolli" w:date="2020-12-04T22:03:00Z"/>
              <w:rStyle w:val="Enfasidelicata"/>
              <w:rFonts w:ascii="Bell MT" w:hAnsi="Bell MT"/>
              <w:sz w:val="44"/>
              <w:szCs w:val="44"/>
            </w:rPr>
          </w:rPrChange>
        </w:rPr>
      </w:pPr>
      <w:ins w:id="1399" w:author="Cristian Sbrolli" w:date="2020-12-04T22:03:00Z">
        <w:r w:rsidRPr="005432E1">
          <w:rPr>
            <w:rStyle w:val="Enfasidelicata"/>
            <w:rFonts w:cstheme="minorHAnsi"/>
            <w:sz w:val="24"/>
            <w:szCs w:val="24"/>
            <w:rPrChange w:id="1400" w:author="Cristian Sbrolli" w:date="2020-12-04T22:04:00Z">
              <w:rPr>
                <w:rStyle w:val="Enfasidelicata"/>
                <w:rFonts w:ascii="Bell MT" w:hAnsi="Bell MT"/>
                <w:sz w:val="44"/>
                <w:szCs w:val="44"/>
              </w:rPr>
            </w:rPrChange>
          </w:rPr>
          <w:t>sig TicketDispenser{</w:t>
        </w:r>
      </w:ins>
    </w:p>
    <w:p w14:paraId="5E4087BF" w14:textId="77777777" w:rsidR="005432E1" w:rsidRPr="005432E1" w:rsidRDefault="005432E1" w:rsidP="005432E1">
      <w:pPr>
        <w:pStyle w:val="Paragrafoelenco"/>
        <w:spacing w:line="240" w:lineRule="auto"/>
        <w:ind w:left="360"/>
        <w:rPr>
          <w:ins w:id="1401" w:author="Cristian Sbrolli" w:date="2020-12-04T22:03:00Z"/>
          <w:rStyle w:val="Enfasidelicata"/>
          <w:rFonts w:cstheme="minorHAnsi"/>
          <w:sz w:val="24"/>
          <w:szCs w:val="24"/>
          <w:rPrChange w:id="1402" w:author="Cristian Sbrolli" w:date="2020-12-04T22:04:00Z">
            <w:rPr>
              <w:ins w:id="1403" w:author="Cristian Sbrolli" w:date="2020-12-04T22:03:00Z"/>
              <w:rStyle w:val="Enfasidelicata"/>
              <w:rFonts w:ascii="Bell MT" w:hAnsi="Bell MT"/>
              <w:sz w:val="44"/>
              <w:szCs w:val="44"/>
            </w:rPr>
          </w:rPrChange>
        </w:rPr>
      </w:pPr>
      <w:proofErr w:type="spellStart"/>
      <w:ins w:id="1404" w:author="Cristian Sbrolli" w:date="2020-12-04T22:03:00Z">
        <w:r w:rsidRPr="005432E1">
          <w:rPr>
            <w:rStyle w:val="Enfasidelicata"/>
            <w:rFonts w:cstheme="minorHAnsi"/>
            <w:sz w:val="24"/>
            <w:szCs w:val="24"/>
            <w:rPrChange w:id="1405" w:author="Cristian Sbrolli" w:date="2020-12-04T22:04:00Z">
              <w:rPr>
                <w:rStyle w:val="Enfasidelicata"/>
                <w:rFonts w:ascii="Bell MT" w:hAnsi="Bell MT"/>
                <w:sz w:val="44"/>
                <w:szCs w:val="44"/>
              </w:rPr>
            </w:rPrChange>
          </w:rPr>
          <w:t>distributedTickets</w:t>
        </w:r>
        <w:proofErr w:type="spellEnd"/>
        <w:r w:rsidRPr="005432E1">
          <w:rPr>
            <w:rStyle w:val="Enfasidelicata"/>
            <w:rFonts w:cstheme="minorHAnsi"/>
            <w:sz w:val="24"/>
            <w:szCs w:val="24"/>
            <w:rPrChange w:id="1406" w:author="Cristian Sbrolli" w:date="2020-12-04T22:04:00Z">
              <w:rPr>
                <w:rStyle w:val="Enfasidelicata"/>
                <w:rFonts w:ascii="Bell MT" w:hAnsi="Bell MT"/>
                <w:sz w:val="44"/>
                <w:szCs w:val="44"/>
              </w:rPr>
            </w:rPrChange>
          </w:rPr>
          <w:t xml:space="preserve">: set </w:t>
        </w:r>
        <w:proofErr w:type="spellStart"/>
        <w:r w:rsidRPr="005432E1">
          <w:rPr>
            <w:rStyle w:val="Enfasidelicata"/>
            <w:rFonts w:cstheme="minorHAnsi"/>
            <w:sz w:val="24"/>
            <w:szCs w:val="24"/>
            <w:rPrChange w:id="1407" w:author="Cristian Sbrolli" w:date="2020-12-04T22:04:00Z">
              <w:rPr>
                <w:rStyle w:val="Enfasidelicata"/>
                <w:rFonts w:ascii="Bell MT" w:hAnsi="Bell MT"/>
                <w:sz w:val="44"/>
                <w:szCs w:val="44"/>
              </w:rPr>
            </w:rPrChange>
          </w:rPr>
          <w:t>PhysicalTicket</w:t>
        </w:r>
        <w:proofErr w:type="spellEnd"/>
      </w:ins>
    </w:p>
    <w:p w14:paraId="6CA4A544" w14:textId="77777777" w:rsidR="005432E1" w:rsidRPr="005432E1" w:rsidRDefault="005432E1" w:rsidP="005432E1">
      <w:pPr>
        <w:pStyle w:val="Paragrafoelenco"/>
        <w:spacing w:line="240" w:lineRule="auto"/>
        <w:ind w:left="360"/>
        <w:rPr>
          <w:ins w:id="1408" w:author="Cristian Sbrolli" w:date="2020-12-04T22:03:00Z"/>
          <w:rStyle w:val="Enfasidelicata"/>
          <w:rFonts w:cstheme="minorHAnsi"/>
          <w:sz w:val="24"/>
          <w:szCs w:val="24"/>
          <w:rPrChange w:id="1409" w:author="Cristian Sbrolli" w:date="2020-12-04T22:04:00Z">
            <w:rPr>
              <w:ins w:id="1410" w:author="Cristian Sbrolli" w:date="2020-12-04T22:03:00Z"/>
              <w:rStyle w:val="Enfasidelicata"/>
              <w:rFonts w:ascii="Bell MT" w:hAnsi="Bell MT"/>
              <w:sz w:val="44"/>
              <w:szCs w:val="44"/>
            </w:rPr>
          </w:rPrChange>
        </w:rPr>
      </w:pPr>
      <w:ins w:id="1411" w:author="Cristian Sbrolli" w:date="2020-12-04T22:03:00Z">
        <w:r w:rsidRPr="005432E1">
          <w:rPr>
            <w:rStyle w:val="Enfasidelicata"/>
            <w:rFonts w:cstheme="minorHAnsi"/>
            <w:sz w:val="24"/>
            <w:szCs w:val="24"/>
            <w:rPrChange w:id="1412" w:author="Cristian Sbrolli" w:date="2020-12-04T22:04:00Z">
              <w:rPr>
                <w:rStyle w:val="Enfasidelicata"/>
                <w:rFonts w:ascii="Bell MT" w:hAnsi="Bell MT"/>
                <w:sz w:val="44"/>
                <w:szCs w:val="44"/>
              </w:rPr>
            </w:rPrChange>
          </w:rPr>
          <w:t>}</w:t>
        </w:r>
      </w:ins>
    </w:p>
    <w:p w14:paraId="03651DB7" w14:textId="77777777" w:rsidR="005432E1" w:rsidRPr="005432E1" w:rsidRDefault="005432E1" w:rsidP="005432E1">
      <w:pPr>
        <w:pStyle w:val="Paragrafoelenco"/>
        <w:spacing w:line="240" w:lineRule="auto"/>
        <w:ind w:left="360"/>
        <w:rPr>
          <w:ins w:id="1413" w:author="Cristian Sbrolli" w:date="2020-12-04T22:03:00Z"/>
          <w:rStyle w:val="Enfasidelicata"/>
          <w:rFonts w:cstheme="minorHAnsi"/>
          <w:sz w:val="24"/>
          <w:szCs w:val="24"/>
          <w:rPrChange w:id="1414" w:author="Cristian Sbrolli" w:date="2020-12-04T22:04:00Z">
            <w:rPr>
              <w:ins w:id="1415" w:author="Cristian Sbrolli" w:date="2020-12-04T22:03:00Z"/>
              <w:rStyle w:val="Enfasidelicata"/>
              <w:rFonts w:ascii="Bell MT" w:hAnsi="Bell MT"/>
              <w:sz w:val="44"/>
              <w:szCs w:val="44"/>
            </w:rPr>
          </w:rPrChange>
        </w:rPr>
      </w:pPr>
    </w:p>
    <w:p w14:paraId="59319A45" w14:textId="77777777" w:rsidR="005432E1" w:rsidRPr="005432E1" w:rsidRDefault="005432E1" w:rsidP="005432E1">
      <w:pPr>
        <w:pStyle w:val="Paragrafoelenco"/>
        <w:spacing w:line="240" w:lineRule="auto"/>
        <w:ind w:left="360"/>
        <w:rPr>
          <w:ins w:id="1416" w:author="Cristian Sbrolli" w:date="2020-12-04T22:03:00Z"/>
          <w:rStyle w:val="Enfasidelicata"/>
          <w:rFonts w:cstheme="minorHAnsi"/>
          <w:sz w:val="24"/>
          <w:szCs w:val="24"/>
          <w:rPrChange w:id="1417" w:author="Cristian Sbrolli" w:date="2020-12-04T22:04:00Z">
            <w:rPr>
              <w:ins w:id="1418" w:author="Cristian Sbrolli" w:date="2020-12-04T22:03:00Z"/>
              <w:rStyle w:val="Enfasidelicata"/>
              <w:rFonts w:ascii="Bell MT" w:hAnsi="Bell MT"/>
              <w:sz w:val="44"/>
              <w:szCs w:val="44"/>
            </w:rPr>
          </w:rPrChange>
        </w:rPr>
      </w:pPr>
      <w:ins w:id="1419" w:author="Cristian Sbrolli" w:date="2020-12-04T22:03:00Z">
        <w:r w:rsidRPr="005432E1">
          <w:rPr>
            <w:rStyle w:val="Enfasidelicata"/>
            <w:rFonts w:cstheme="minorHAnsi"/>
            <w:sz w:val="24"/>
            <w:szCs w:val="24"/>
            <w:rPrChange w:id="1420"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421" w:author="Cristian Sbrolli" w:date="2020-12-04T22:04:00Z">
              <w:rPr>
                <w:rStyle w:val="Enfasidelicata"/>
                <w:rFonts w:ascii="Bell MT" w:hAnsi="Bell MT"/>
                <w:sz w:val="44"/>
                <w:szCs w:val="44"/>
              </w:rPr>
            </w:rPrChange>
          </w:rPr>
          <w:t>QRCode</w:t>
        </w:r>
        <w:proofErr w:type="spellEnd"/>
        <w:r w:rsidRPr="005432E1">
          <w:rPr>
            <w:rStyle w:val="Enfasidelicata"/>
            <w:rFonts w:cstheme="minorHAnsi"/>
            <w:sz w:val="24"/>
            <w:szCs w:val="24"/>
            <w:rPrChange w:id="1422" w:author="Cristian Sbrolli" w:date="2020-12-04T22:04:00Z">
              <w:rPr>
                <w:rStyle w:val="Enfasidelicata"/>
                <w:rFonts w:ascii="Bell MT" w:hAnsi="Bell MT"/>
                <w:sz w:val="44"/>
                <w:szCs w:val="44"/>
              </w:rPr>
            </w:rPrChange>
          </w:rPr>
          <w:t>{}</w:t>
        </w:r>
      </w:ins>
    </w:p>
    <w:p w14:paraId="5EF82A06" w14:textId="77777777" w:rsidR="005432E1" w:rsidRPr="005432E1" w:rsidRDefault="005432E1" w:rsidP="005432E1">
      <w:pPr>
        <w:pStyle w:val="Paragrafoelenco"/>
        <w:spacing w:line="240" w:lineRule="auto"/>
        <w:ind w:left="360"/>
        <w:rPr>
          <w:ins w:id="1423" w:author="Cristian Sbrolli" w:date="2020-12-04T22:03:00Z"/>
          <w:rStyle w:val="Enfasidelicata"/>
          <w:rFonts w:cstheme="minorHAnsi"/>
          <w:sz w:val="24"/>
          <w:szCs w:val="24"/>
          <w:rPrChange w:id="1424" w:author="Cristian Sbrolli" w:date="2020-12-04T22:04:00Z">
            <w:rPr>
              <w:ins w:id="1425" w:author="Cristian Sbrolli" w:date="2020-12-04T22:03:00Z"/>
              <w:rStyle w:val="Enfasidelicata"/>
              <w:rFonts w:ascii="Bell MT" w:hAnsi="Bell MT"/>
              <w:sz w:val="44"/>
              <w:szCs w:val="44"/>
            </w:rPr>
          </w:rPrChange>
        </w:rPr>
      </w:pPr>
    </w:p>
    <w:p w14:paraId="717103AA" w14:textId="77777777" w:rsidR="005432E1" w:rsidRPr="005432E1" w:rsidRDefault="005432E1" w:rsidP="005432E1">
      <w:pPr>
        <w:pStyle w:val="Paragrafoelenco"/>
        <w:spacing w:line="240" w:lineRule="auto"/>
        <w:ind w:left="360"/>
        <w:rPr>
          <w:ins w:id="1426" w:author="Cristian Sbrolli" w:date="2020-12-04T22:03:00Z"/>
          <w:rStyle w:val="Enfasidelicata"/>
          <w:rFonts w:cstheme="minorHAnsi"/>
          <w:sz w:val="24"/>
          <w:szCs w:val="24"/>
          <w:rPrChange w:id="1427" w:author="Cristian Sbrolli" w:date="2020-12-04T22:04:00Z">
            <w:rPr>
              <w:ins w:id="1428" w:author="Cristian Sbrolli" w:date="2020-12-04T22:03:00Z"/>
              <w:rStyle w:val="Enfasidelicata"/>
              <w:rFonts w:ascii="Bell MT" w:hAnsi="Bell MT"/>
              <w:sz w:val="44"/>
              <w:szCs w:val="44"/>
            </w:rPr>
          </w:rPrChange>
        </w:rPr>
      </w:pPr>
      <w:ins w:id="1429" w:author="Cristian Sbrolli" w:date="2020-12-04T22:03:00Z">
        <w:r w:rsidRPr="005432E1">
          <w:rPr>
            <w:rStyle w:val="Enfasidelicata"/>
            <w:rFonts w:cstheme="minorHAnsi"/>
            <w:sz w:val="24"/>
            <w:szCs w:val="24"/>
            <w:rPrChange w:id="1430"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431"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1432" w:author="Cristian Sbrolli" w:date="2020-12-04T22:04:00Z">
              <w:rPr>
                <w:rStyle w:val="Enfasidelicata"/>
                <w:rFonts w:ascii="Bell MT" w:hAnsi="Bell MT"/>
                <w:sz w:val="44"/>
                <w:szCs w:val="44"/>
              </w:rPr>
            </w:rPrChange>
          </w:rPr>
          <w:t>{</w:t>
        </w:r>
      </w:ins>
    </w:p>
    <w:p w14:paraId="17A688A5" w14:textId="77777777" w:rsidR="005432E1" w:rsidRPr="005432E1" w:rsidRDefault="005432E1" w:rsidP="005432E1">
      <w:pPr>
        <w:pStyle w:val="Paragrafoelenco"/>
        <w:spacing w:line="240" w:lineRule="auto"/>
        <w:ind w:left="360"/>
        <w:rPr>
          <w:ins w:id="1433" w:author="Cristian Sbrolli" w:date="2020-12-04T22:03:00Z"/>
          <w:rStyle w:val="Enfasidelicata"/>
          <w:rFonts w:cstheme="minorHAnsi"/>
          <w:sz w:val="24"/>
          <w:szCs w:val="24"/>
          <w:rPrChange w:id="1434" w:author="Cristian Sbrolli" w:date="2020-12-04T22:04:00Z">
            <w:rPr>
              <w:ins w:id="1435" w:author="Cristian Sbrolli" w:date="2020-12-04T22:03:00Z"/>
              <w:rStyle w:val="Enfasidelicata"/>
              <w:rFonts w:ascii="Bell MT" w:hAnsi="Bell MT"/>
              <w:sz w:val="44"/>
              <w:szCs w:val="44"/>
            </w:rPr>
          </w:rPrChange>
        </w:rPr>
      </w:pPr>
      <w:ins w:id="1436" w:author="Cristian Sbrolli" w:date="2020-12-04T22:03:00Z">
        <w:r w:rsidRPr="005432E1">
          <w:rPr>
            <w:rStyle w:val="Enfasidelicata"/>
            <w:rFonts w:cstheme="minorHAnsi"/>
            <w:sz w:val="24"/>
            <w:szCs w:val="24"/>
            <w:rPrChange w:id="1437" w:author="Cristian Sbrolli" w:date="2020-12-04T22:04:00Z">
              <w:rPr>
                <w:rStyle w:val="Enfasidelicata"/>
                <w:rFonts w:ascii="Bell MT" w:hAnsi="Bell MT"/>
                <w:sz w:val="44"/>
                <w:szCs w:val="44"/>
              </w:rPr>
            </w:rPrChange>
          </w:rPr>
          <w:t xml:space="preserve">scanned: set </w:t>
        </w:r>
        <w:proofErr w:type="spellStart"/>
        <w:r w:rsidRPr="005432E1">
          <w:rPr>
            <w:rStyle w:val="Enfasidelicata"/>
            <w:rFonts w:cstheme="minorHAnsi"/>
            <w:sz w:val="24"/>
            <w:szCs w:val="24"/>
            <w:rPrChange w:id="1438" w:author="Cristian Sbrolli" w:date="2020-12-04T22:04:00Z">
              <w:rPr>
                <w:rStyle w:val="Enfasidelicata"/>
                <w:rFonts w:ascii="Bell MT" w:hAnsi="Bell MT"/>
                <w:sz w:val="44"/>
                <w:szCs w:val="44"/>
              </w:rPr>
            </w:rPrChange>
          </w:rPr>
          <w:t>QRCode</w:t>
        </w:r>
        <w:proofErr w:type="spellEnd"/>
      </w:ins>
    </w:p>
    <w:p w14:paraId="6AD4ED64" w14:textId="77777777" w:rsidR="005432E1" w:rsidRPr="005432E1" w:rsidRDefault="005432E1" w:rsidP="005432E1">
      <w:pPr>
        <w:pStyle w:val="Paragrafoelenco"/>
        <w:spacing w:line="240" w:lineRule="auto"/>
        <w:ind w:left="360"/>
        <w:rPr>
          <w:ins w:id="1439" w:author="Cristian Sbrolli" w:date="2020-12-04T22:03:00Z"/>
          <w:rStyle w:val="Enfasidelicata"/>
          <w:rFonts w:cstheme="minorHAnsi"/>
          <w:sz w:val="24"/>
          <w:szCs w:val="24"/>
          <w:rPrChange w:id="1440" w:author="Cristian Sbrolli" w:date="2020-12-04T22:04:00Z">
            <w:rPr>
              <w:ins w:id="1441" w:author="Cristian Sbrolli" w:date="2020-12-04T22:03:00Z"/>
              <w:rStyle w:val="Enfasidelicata"/>
              <w:rFonts w:ascii="Bell MT" w:hAnsi="Bell MT"/>
              <w:sz w:val="44"/>
              <w:szCs w:val="44"/>
            </w:rPr>
          </w:rPrChange>
        </w:rPr>
      </w:pPr>
      <w:ins w:id="1442" w:author="Cristian Sbrolli" w:date="2020-12-04T22:03:00Z">
        <w:r w:rsidRPr="005432E1">
          <w:rPr>
            <w:rStyle w:val="Enfasidelicata"/>
            <w:rFonts w:cstheme="minorHAnsi"/>
            <w:sz w:val="24"/>
            <w:szCs w:val="24"/>
            <w:rPrChange w:id="1443" w:author="Cristian Sbrolli" w:date="2020-12-04T22:04:00Z">
              <w:rPr>
                <w:rStyle w:val="Enfasidelicata"/>
                <w:rFonts w:ascii="Bell MT" w:hAnsi="Bell MT"/>
                <w:sz w:val="44"/>
                <w:szCs w:val="44"/>
              </w:rPr>
            </w:rPrChange>
          </w:rPr>
          <w:t>}</w:t>
        </w:r>
      </w:ins>
    </w:p>
    <w:p w14:paraId="05A4122A" w14:textId="77777777" w:rsidR="005432E1" w:rsidRPr="005432E1" w:rsidRDefault="005432E1" w:rsidP="005432E1">
      <w:pPr>
        <w:pStyle w:val="Paragrafoelenco"/>
        <w:spacing w:line="240" w:lineRule="auto"/>
        <w:ind w:left="360"/>
        <w:rPr>
          <w:ins w:id="1444" w:author="Cristian Sbrolli" w:date="2020-12-04T22:03:00Z"/>
          <w:rStyle w:val="Enfasidelicata"/>
          <w:rFonts w:cstheme="minorHAnsi"/>
          <w:sz w:val="24"/>
          <w:szCs w:val="24"/>
          <w:rPrChange w:id="1445" w:author="Cristian Sbrolli" w:date="2020-12-04T22:04:00Z">
            <w:rPr>
              <w:ins w:id="1446" w:author="Cristian Sbrolli" w:date="2020-12-04T22:03:00Z"/>
              <w:rStyle w:val="Enfasidelicata"/>
              <w:rFonts w:ascii="Bell MT" w:hAnsi="Bell MT"/>
              <w:sz w:val="44"/>
              <w:szCs w:val="44"/>
            </w:rPr>
          </w:rPrChange>
        </w:rPr>
      </w:pPr>
    </w:p>
    <w:p w14:paraId="02597A0D" w14:textId="77777777" w:rsidR="005432E1" w:rsidRPr="005432E1" w:rsidRDefault="005432E1" w:rsidP="005432E1">
      <w:pPr>
        <w:pStyle w:val="Paragrafoelenco"/>
        <w:spacing w:line="240" w:lineRule="auto"/>
        <w:ind w:left="360"/>
        <w:rPr>
          <w:ins w:id="1447" w:author="Cristian Sbrolli" w:date="2020-12-04T22:03:00Z"/>
          <w:rStyle w:val="Enfasidelicata"/>
          <w:rFonts w:cstheme="minorHAnsi"/>
          <w:sz w:val="24"/>
          <w:szCs w:val="24"/>
          <w:rPrChange w:id="1448" w:author="Cristian Sbrolli" w:date="2020-12-04T22:04:00Z">
            <w:rPr>
              <w:ins w:id="1449" w:author="Cristian Sbrolli" w:date="2020-12-04T22:03:00Z"/>
              <w:rStyle w:val="Enfasidelicata"/>
              <w:rFonts w:ascii="Bell MT" w:hAnsi="Bell MT"/>
              <w:sz w:val="44"/>
              <w:szCs w:val="44"/>
            </w:rPr>
          </w:rPrChange>
        </w:rPr>
      </w:pPr>
      <w:ins w:id="1450" w:author="Cristian Sbrolli" w:date="2020-12-04T22:03:00Z">
        <w:r w:rsidRPr="005432E1">
          <w:rPr>
            <w:rStyle w:val="Enfasidelicata"/>
            <w:rFonts w:cstheme="minorHAnsi"/>
            <w:sz w:val="24"/>
            <w:szCs w:val="24"/>
            <w:rPrChange w:id="1451"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452" w:author="Cristian Sbrolli" w:date="2020-12-04T22:04:00Z">
              <w:rPr>
                <w:rStyle w:val="Enfasidelicata"/>
                <w:rFonts w:ascii="Bell MT" w:hAnsi="Bell MT"/>
                <w:sz w:val="44"/>
                <w:szCs w:val="44"/>
              </w:rPr>
            </w:rPrChange>
          </w:rPr>
          <w:t>CashDesk</w:t>
        </w:r>
        <w:proofErr w:type="spellEnd"/>
        <w:r w:rsidRPr="005432E1">
          <w:rPr>
            <w:rStyle w:val="Enfasidelicata"/>
            <w:rFonts w:cstheme="minorHAnsi"/>
            <w:sz w:val="24"/>
            <w:szCs w:val="24"/>
            <w:rPrChange w:id="1453" w:author="Cristian Sbrolli" w:date="2020-12-04T22:04:00Z">
              <w:rPr>
                <w:rStyle w:val="Enfasidelicata"/>
                <w:rFonts w:ascii="Bell MT" w:hAnsi="Bell MT"/>
                <w:sz w:val="44"/>
                <w:szCs w:val="44"/>
              </w:rPr>
            </w:rPrChange>
          </w:rPr>
          <w:t>{</w:t>
        </w:r>
      </w:ins>
    </w:p>
    <w:p w14:paraId="3DABFF51" w14:textId="77777777" w:rsidR="005432E1" w:rsidRPr="005432E1" w:rsidRDefault="005432E1" w:rsidP="005432E1">
      <w:pPr>
        <w:pStyle w:val="Paragrafoelenco"/>
        <w:spacing w:line="240" w:lineRule="auto"/>
        <w:ind w:left="360"/>
        <w:rPr>
          <w:ins w:id="1454" w:author="Cristian Sbrolli" w:date="2020-12-04T22:03:00Z"/>
          <w:rStyle w:val="Enfasidelicata"/>
          <w:rFonts w:cstheme="minorHAnsi"/>
          <w:sz w:val="24"/>
          <w:szCs w:val="24"/>
          <w:rPrChange w:id="1455" w:author="Cristian Sbrolli" w:date="2020-12-04T22:04:00Z">
            <w:rPr>
              <w:ins w:id="1456" w:author="Cristian Sbrolli" w:date="2020-12-04T22:03:00Z"/>
              <w:rStyle w:val="Enfasidelicata"/>
              <w:rFonts w:ascii="Bell MT" w:hAnsi="Bell MT"/>
              <w:sz w:val="44"/>
              <w:szCs w:val="44"/>
            </w:rPr>
          </w:rPrChange>
        </w:rPr>
      </w:pPr>
      <w:ins w:id="1457" w:author="Cristian Sbrolli" w:date="2020-12-04T22:03:00Z">
        <w:r w:rsidRPr="005432E1">
          <w:rPr>
            <w:rStyle w:val="Enfasidelicata"/>
            <w:rFonts w:cstheme="minorHAnsi"/>
            <w:sz w:val="24"/>
            <w:szCs w:val="24"/>
            <w:rPrChange w:id="1458" w:author="Cristian Sbrolli" w:date="2020-12-04T22:04:00Z">
              <w:rPr>
                <w:rStyle w:val="Enfasidelicata"/>
                <w:rFonts w:ascii="Bell MT" w:hAnsi="Bell MT"/>
                <w:sz w:val="44"/>
                <w:szCs w:val="44"/>
              </w:rPr>
            </w:rPrChange>
          </w:rPr>
          <w:t xml:space="preserve">reader: one </w:t>
        </w:r>
        <w:proofErr w:type="spellStart"/>
        <w:r w:rsidRPr="005432E1">
          <w:rPr>
            <w:rStyle w:val="Enfasidelicata"/>
            <w:rFonts w:cstheme="minorHAnsi"/>
            <w:sz w:val="24"/>
            <w:szCs w:val="24"/>
            <w:rPrChange w:id="1459" w:author="Cristian Sbrolli" w:date="2020-12-04T22:04:00Z">
              <w:rPr>
                <w:rStyle w:val="Enfasidelicata"/>
                <w:rFonts w:ascii="Bell MT" w:hAnsi="Bell MT"/>
                <w:sz w:val="44"/>
                <w:szCs w:val="44"/>
              </w:rPr>
            </w:rPrChange>
          </w:rPr>
          <w:t>QRCodeReader</w:t>
        </w:r>
        <w:proofErr w:type="spellEnd"/>
      </w:ins>
    </w:p>
    <w:p w14:paraId="46975DD3" w14:textId="3712FBA5" w:rsidR="005432E1" w:rsidRDefault="005432E1" w:rsidP="00C72F7C">
      <w:pPr>
        <w:pStyle w:val="Paragrafoelenco"/>
        <w:spacing w:line="240" w:lineRule="auto"/>
        <w:ind w:left="360"/>
        <w:rPr>
          <w:ins w:id="1460" w:author="Cristian Sbrolli" w:date="2020-12-05T00:07:00Z"/>
          <w:rStyle w:val="Enfasidelicata"/>
          <w:rFonts w:cstheme="minorHAnsi"/>
          <w:sz w:val="24"/>
          <w:szCs w:val="24"/>
        </w:rPr>
      </w:pPr>
      <w:ins w:id="1461" w:author="Cristian Sbrolli" w:date="2020-12-04T22:03:00Z">
        <w:r w:rsidRPr="005432E1">
          <w:rPr>
            <w:rStyle w:val="Enfasidelicata"/>
            <w:rFonts w:cstheme="minorHAnsi"/>
            <w:sz w:val="24"/>
            <w:szCs w:val="24"/>
            <w:rPrChange w:id="1462" w:author="Cristian Sbrolli" w:date="2020-12-04T22:04:00Z">
              <w:rPr>
                <w:rStyle w:val="Enfasidelicata"/>
                <w:rFonts w:ascii="Bell MT" w:hAnsi="Bell MT"/>
                <w:sz w:val="44"/>
                <w:szCs w:val="44"/>
              </w:rPr>
            </w:rPrChange>
          </w:rPr>
          <w:t>}</w:t>
        </w:r>
      </w:ins>
    </w:p>
    <w:p w14:paraId="6E4CAA47" w14:textId="77777777" w:rsidR="00C72F7C" w:rsidRPr="00C72F7C" w:rsidRDefault="00C72F7C" w:rsidP="002C295C">
      <w:pPr>
        <w:pStyle w:val="Paragrafoelenco"/>
        <w:spacing w:line="240" w:lineRule="auto"/>
        <w:ind w:left="360"/>
        <w:rPr>
          <w:ins w:id="1463" w:author="Cristian Sbrolli" w:date="2020-12-04T22:03:00Z"/>
          <w:rStyle w:val="Enfasidelicata"/>
          <w:rFonts w:cstheme="minorHAnsi"/>
          <w:sz w:val="24"/>
          <w:szCs w:val="24"/>
          <w:rPrChange w:id="1464" w:author="Cristian Sbrolli" w:date="2020-12-05T00:06:00Z">
            <w:rPr>
              <w:ins w:id="1465" w:author="Cristian Sbrolli" w:date="2020-12-04T22:03:00Z"/>
              <w:rStyle w:val="Enfasidelicata"/>
              <w:rFonts w:ascii="Bell MT" w:hAnsi="Bell MT"/>
              <w:sz w:val="44"/>
              <w:szCs w:val="44"/>
            </w:rPr>
          </w:rPrChange>
        </w:rPr>
      </w:pPr>
    </w:p>
    <w:p w14:paraId="215C4A2F" w14:textId="25D60C01" w:rsidR="005432E1" w:rsidRPr="00A53936" w:rsidRDefault="005432E1" w:rsidP="002C295C">
      <w:pPr>
        <w:pStyle w:val="Paragrafoelenco"/>
        <w:spacing w:line="240" w:lineRule="auto"/>
        <w:ind w:left="360"/>
        <w:rPr>
          <w:ins w:id="1466" w:author="Cristian Sbrolli" w:date="2020-12-04T22:03:00Z"/>
          <w:rStyle w:val="Enfasidelicata"/>
          <w:rFonts w:cstheme="minorHAnsi"/>
          <w:sz w:val="24"/>
          <w:szCs w:val="24"/>
          <w:rPrChange w:id="1467" w:author="Cristian Sbrolli" w:date="2020-12-05T00:07:00Z">
            <w:rPr>
              <w:ins w:id="1468" w:author="Cristian Sbrolli" w:date="2020-12-04T22:03:00Z"/>
              <w:rStyle w:val="Enfasidelicata"/>
              <w:rFonts w:ascii="Bell MT" w:hAnsi="Bell MT"/>
              <w:sz w:val="44"/>
              <w:szCs w:val="44"/>
            </w:rPr>
          </w:rPrChange>
        </w:rPr>
      </w:pPr>
      <w:ins w:id="1469" w:author="Cristian Sbrolli" w:date="2020-12-04T22:03:00Z">
        <w:r w:rsidRPr="005432E1">
          <w:rPr>
            <w:rStyle w:val="Enfasidelicata"/>
            <w:rFonts w:cstheme="minorHAnsi"/>
            <w:sz w:val="24"/>
            <w:szCs w:val="24"/>
            <w:rPrChange w:id="1470"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471" w:author="Cristian Sbrolli" w:date="2020-12-04T22:04:00Z">
              <w:rPr>
                <w:rStyle w:val="Enfasidelicata"/>
                <w:rFonts w:ascii="Bell MT" w:hAnsi="Bell MT"/>
                <w:sz w:val="44"/>
                <w:szCs w:val="44"/>
              </w:rPr>
            </w:rPrChange>
          </w:rPr>
          <w:t>StoreManager</w:t>
        </w:r>
      </w:ins>
      <w:proofErr w:type="spellEnd"/>
      <w:ins w:id="1472" w:author="Cristian Sbrolli" w:date="2020-12-05T00:06:00Z">
        <w:r w:rsidR="00C72F7C">
          <w:rPr>
            <w:rStyle w:val="Enfasidelicata"/>
            <w:rFonts w:cstheme="minorHAnsi"/>
            <w:sz w:val="24"/>
            <w:szCs w:val="24"/>
          </w:rPr>
          <w:t xml:space="preserve"> </w:t>
        </w:r>
      </w:ins>
      <w:ins w:id="1473" w:author="Cristian Sbrolli" w:date="2020-12-04T22:03:00Z">
        <w:r w:rsidRPr="005432E1">
          <w:rPr>
            <w:rStyle w:val="Enfasidelicata"/>
            <w:rFonts w:cstheme="minorHAnsi"/>
            <w:sz w:val="24"/>
            <w:szCs w:val="24"/>
            <w:rPrChange w:id="1474" w:author="Cristian Sbrolli" w:date="2020-12-04T22:04:00Z">
              <w:rPr>
                <w:rStyle w:val="Enfasidelicata"/>
                <w:rFonts w:ascii="Bell MT" w:hAnsi="Bell MT"/>
                <w:sz w:val="44"/>
                <w:szCs w:val="44"/>
              </w:rPr>
            </w:rPrChange>
          </w:rPr>
          <w:t>{}</w:t>
        </w:r>
      </w:ins>
    </w:p>
    <w:p w14:paraId="6C96AE8F" w14:textId="77777777" w:rsidR="005432E1" w:rsidRPr="005432E1" w:rsidRDefault="005432E1" w:rsidP="005432E1">
      <w:pPr>
        <w:pStyle w:val="Paragrafoelenco"/>
        <w:spacing w:line="240" w:lineRule="auto"/>
        <w:ind w:left="360"/>
        <w:rPr>
          <w:ins w:id="1475" w:author="Cristian Sbrolli" w:date="2020-12-04T22:03:00Z"/>
          <w:rStyle w:val="Enfasidelicata"/>
          <w:rFonts w:cstheme="minorHAnsi"/>
          <w:sz w:val="24"/>
          <w:szCs w:val="24"/>
          <w:rPrChange w:id="1476" w:author="Cristian Sbrolli" w:date="2020-12-04T22:04:00Z">
            <w:rPr>
              <w:ins w:id="1477" w:author="Cristian Sbrolli" w:date="2020-12-04T22:03:00Z"/>
              <w:rStyle w:val="Enfasidelicata"/>
              <w:rFonts w:ascii="Bell MT" w:hAnsi="Bell MT"/>
              <w:sz w:val="44"/>
              <w:szCs w:val="44"/>
            </w:rPr>
          </w:rPrChange>
        </w:rPr>
      </w:pPr>
      <w:ins w:id="1478" w:author="Cristian Sbrolli" w:date="2020-12-04T22:03:00Z">
        <w:r w:rsidRPr="005432E1">
          <w:rPr>
            <w:rStyle w:val="Enfasidelicata"/>
            <w:rFonts w:cstheme="minorHAnsi"/>
            <w:sz w:val="24"/>
            <w:szCs w:val="24"/>
            <w:rPrChange w:id="1479" w:author="Cristian Sbrolli" w:date="2020-12-04T22:04:00Z">
              <w:rPr>
                <w:rStyle w:val="Enfasidelicata"/>
                <w:rFonts w:ascii="Bell MT" w:hAnsi="Bell MT"/>
                <w:sz w:val="44"/>
                <w:szCs w:val="44"/>
              </w:rPr>
            </w:rPrChange>
          </w:rPr>
          <w:t xml:space="preserve">abstract sig </w:t>
        </w:r>
        <w:proofErr w:type="spellStart"/>
        <w:r w:rsidRPr="005432E1">
          <w:rPr>
            <w:rStyle w:val="Enfasidelicata"/>
            <w:rFonts w:cstheme="minorHAnsi"/>
            <w:sz w:val="24"/>
            <w:szCs w:val="24"/>
            <w:rPrChange w:id="1480" w:author="Cristian Sbrolli" w:date="2020-12-04T22:04:00Z">
              <w:rPr>
                <w:rStyle w:val="Enfasidelicata"/>
                <w:rFonts w:ascii="Bell MT" w:hAnsi="Bell MT"/>
                <w:sz w:val="44"/>
                <w:szCs w:val="44"/>
              </w:rPr>
            </w:rPrChange>
          </w:rPr>
          <w:t>SafetyStatus</w:t>
        </w:r>
        <w:proofErr w:type="spellEnd"/>
        <w:r w:rsidRPr="005432E1">
          <w:rPr>
            <w:rStyle w:val="Enfasidelicata"/>
            <w:rFonts w:cstheme="minorHAnsi"/>
            <w:sz w:val="24"/>
            <w:szCs w:val="24"/>
            <w:rPrChange w:id="1481" w:author="Cristian Sbrolli" w:date="2020-12-04T22:04:00Z">
              <w:rPr>
                <w:rStyle w:val="Enfasidelicata"/>
                <w:rFonts w:ascii="Bell MT" w:hAnsi="Bell MT"/>
                <w:sz w:val="44"/>
                <w:szCs w:val="44"/>
              </w:rPr>
            </w:rPrChange>
          </w:rPr>
          <w:t>{}</w:t>
        </w:r>
      </w:ins>
    </w:p>
    <w:p w14:paraId="6BB39AB5" w14:textId="77777777" w:rsidR="005432E1" w:rsidRPr="005432E1" w:rsidRDefault="005432E1" w:rsidP="005432E1">
      <w:pPr>
        <w:pStyle w:val="Paragrafoelenco"/>
        <w:spacing w:line="240" w:lineRule="auto"/>
        <w:ind w:left="360"/>
        <w:rPr>
          <w:ins w:id="1482" w:author="Cristian Sbrolli" w:date="2020-12-04T22:03:00Z"/>
          <w:rStyle w:val="Enfasidelicata"/>
          <w:rFonts w:cstheme="minorHAnsi"/>
          <w:sz w:val="24"/>
          <w:szCs w:val="24"/>
          <w:rPrChange w:id="1483" w:author="Cristian Sbrolli" w:date="2020-12-04T22:04:00Z">
            <w:rPr>
              <w:ins w:id="1484" w:author="Cristian Sbrolli" w:date="2020-12-04T22:03:00Z"/>
              <w:rStyle w:val="Enfasidelicata"/>
              <w:rFonts w:ascii="Bell MT" w:hAnsi="Bell MT"/>
              <w:sz w:val="44"/>
              <w:szCs w:val="44"/>
            </w:rPr>
          </w:rPrChange>
        </w:rPr>
      </w:pPr>
      <w:ins w:id="1485" w:author="Cristian Sbrolli" w:date="2020-12-04T22:03:00Z">
        <w:r w:rsidRPr="005432E1">
          <w:rPr>
            <w:rStyle w:val="Enfasidelicata"/>
            <w:rFonts w:cstheme="minorHAnsi"/>
            <w:sz w:val="24"/>
            <w:szCs w:val="24"/>
            <w:rPrChange w:id="1486" w:author="Cristian Sbrolli" w:date="2020-12-04T22:04:00Z">
              <w:rPr>
                <w:rStyle w:val="Enfasidelicata"/>
                <w:rFonts w:ascii="Bell MT" w:hAnsi="Bell MT"/>
                <w:sz w:val="44"/>
                <w:szCs w:val="44"/>
              </w:rPr>
            </w:rPrChange>
          </w:rPr>
          <w:t xml:space="preserve">one sig Safe extends </w:t>
        </w:r>
        <w:proofErr w:type="spellStart"/>
        <w:r w:rsidRPr="005432E1">
          <w:rPr>
            <w:rStyle w:val="Enfasidelicata"/>
            <w:rFonts w:cstheme="minorHAnsi"/>
            <w:sz w:val="24"/>
            <w:szCs w:val="24"/>
            <w:rPrChange w:id="1487" w:author="Cristian Sbrolli" w:date="2020-12-04T22:04:00Z">
              <w:rPr>
                <w:rStyle w:val="Enfasidelicata"/>
                <w:rFonts w:ascii="Bell MT" w:hAnsi="Bell MT"/>
                <w:sz w:val="44"/>
                <w:szCs w:val="44"/>
              </w:rPr>
            </w:rPrChange>
          </w:rPr>
          <w:t>SafetyStatus</w:t>
        </w:r>
        <w:proofErr w:type="spellEnd"/>
        <w:r w:rsidRPr="005432E1">
          <w:rPr>
            <w:rStyle w:val="Enfasidelicata"/>
            <w:rFonts w:cstheme="minorHAnsi"/>
            <w:sz w:val="24"/>
            <w:szCs w:val="24"/>
            <w:rPrChange w:id="1488" w:author="Cristian Sbrolli" w:date="2020-12-04T22:04:00Z">
              <w:rPr>
                <w:rStyle w:val="Enfasidelicata"/>
                <w:rFonts w:ascii="Bell MT" w:hAnsi="Bell MT"/>
                <w:sz w:val="44"/>
                <w:szCs w:val="44"/>
              </w:rPr>
            </w:rPrChange>
          </w:rPr>
          <w:t>{}</w:t>
        </w:r>
      </w:ins>
    </w:p>
    <w:p w14:paraId="64430E35" w14:textId="77777777" w:rsidR="005432E1" w:rsidRPr="005432E1" w:rsidRDefault="005432E1" w:rsidP="005432E1">
      <w:pPr>
        <w:pStyle w:val="Paragrafoelenco"/>
        <w:spacing w:line="240" w:lineRule="auto"/>
        <w:ind w:left="360"/>
        <w:rPr>
          <w:ins w:id="1489" w:author="Cristian Sbrolli" w:date="2020-12-04T22:03:00Z"/>
          <w:rStyle w:val="Enfasidelicata"/>
          <w:rFonts w:cstheme="minorHAnsi"/>
          <w:sz w:val="24"/>
          <w:szCs w:val="24"/>
          <w:rPrChange w:id="1490" w:author="Cristian Sbrolli" w:date="2020-12-04T22:04:00Z">
            <w:rPr>
              <w:ins w:id="1491" w:author="Cristian Sbrolli" w:date="2020-12-04T22:03:00Z"/>
              <w:rStyle w:val="Enfasidelicata"/>
              <w:rFonts w:ascii="Bell MT" w:hAnsi="Bell MT"/>
              <w:sz w:val="44"/>
              <w:szCs w:val="44"/>
            </w:rPr>
          </w:rPrChange>
        </w:rPr>
      </w:pPr>
      <w:ins w:id="1492" w:author="Cristian Sbrolli" w:date="2020-12-04T22:03:00Z">
        <w:r w:rsidRPr="005432E1">
          <w:rPr>
            <w:rStyle w:val="Enfasidelicata"/>
            <w:rFonts w:cstheme="minorHAnsi"/>
            <w:sz w:val="24"/>
            <w:szCs w:val="24"/>
            <w:rPrChange w:id="1493" w:author="Cristian Sbrolli" w:date="2020-12-04T22:04:00Z">
              <w:rPr>
                <w:rStyle w:val="Enfasidelicata"/>
                <w:rFonts w:ascii="Bell MT" w:hAnsi="Bell MT"/>
                <w:sz w:val="44"/>
                <w:szCs w:val="44"/>
              </w:rPr>
            </w:rPrChange>
          </w:rPr>
          <w:t xml:space="preserve">one sig </w:t>
        </w:r>
        <w:proofErr w:type="spellStart"/>
        <w:r w:rsidRPr="005432E1">
          <w:rPr>
            <w:rStyle w:val="Enfasidelicata"/>
            <w:rFonts w:cstheme="minorHAnsi"/>
            <w:sz w:val="24"/>
            <w:szCs w:val="24"/>
            <w:rPrChange w:id="1494" w:author="Cristian Sbrolli" w:date="2020-12-04T22:04:00Z">
              <w:rPr>
                <w:rStyle w:val="Enfasidelicata"/>
                <w:rFonts w:ascii="Bell MT" w:hAnsi="Bell MT"/>
                <w:sz w:val="44"/>
                <w:szCs w:val="44"/>
              </w:rPr>
            </w:rPrChange>
          </w:rPr>
          <w:t>UnSafe</w:t>
        </w:r>
        <w:proofErr w:type="spellEnd"/>
        <w:r w:rsidRPr="005432E1">
          <w:rPr>
            <w:rStyle w:val="Enfasidelicata"/>
            <w:rFonts w:cstheme="minorHAnsi"/>
            <w:sz w:val="24"/>
            <w:szCs w:val="24"/>
            <w:rPrChange w:id="1495" w:author="Cristian Sbrolli" w:date="2020-12-04T22:04:00Z">
              <w:rPr>
                <w:rStyle w:val="Enfasidelicata"/>
                <w:rFonts w:ascii="Bell MT" w:hAnsi="Bell MT"/>
                <w:sz w:val="44"/>
                <w:szCs w:val="44"/>
              </w:rPr>
            </w:rPrChange>
          </w:rPr>
          <w:t xml:space="preserve"> extends </w:t>
        </w:r>
        <w:proofErr w:type="spellStart"/>
        <w:r w:rsidRPr="005432E1">
          <w:rPr>
            <w:rStyle w:val="Enfasidelicata"/>
            <w:rFonts w:cstheme="minorHAnsi"/>
            <w:sz w:val="24"/>
            <w:szCs w:val="24"/>
            <w:rPrChange w:id="1496" w:author="Cristian Sbrolli" w:date="2020-12-04T22:04:00Z">
              <w:rPr>
                <w:rStyle w:val="Enfasidelicata"/>
                <w:rFonts w:ascii="Bell MT" w:hAnsi="Bell MT"/>
                <w:sz w:val="44"/>
                <w:szCs w:val="44"/>
              </w:rPr>
            </w:rPrChange>
          </w:rPr>
          <w:t>SafetyStatus</w:t>
        </w:r>
        <w:proofErr w:type="spellEnd"/>
        <w:r w:rsidRPr="005432E1">
          <w:rPr>
            <w:rStyle w:val="Enfasidelicata"/>
            <w:rFonts w:cstheme="minorHAnsi"/>
            <w:sz w:val="24"/>
            <w:szCs w:val="24"/>
            <w:rPrChange w:id="1497" w:author="Cristian Sbrolli" w:date="2020-12-04T22:04:00Z">
              <w:rPr>
                <w:rStyle w:val="Enfasidelicata"/>
                <w:rFonts w:ascii="Bell MT" w:hAnsi="Bell MT"/>
                <w:sz w:val="44"/>
                <w:szCs w:val="44"/>
              </w:rPr>
            </w:rPrChange>
          </w:rPr>
          <w:t>{}</w:t>
        </w:r>
      </w:ins>
    </w:p>
    <w:p w14:paraId="7B84FC37" w14:textId="77777777" w:rsidR="005432E1" w:rsidRPr="005432E1" w:rsidRDefault="005432E1" w:rsidP="005432E1">
      <w:pPr>
        <w:pStyle w:val="Paragrafoelenco"/>
        <w:spacing w:line="240" w:lineRule="auto"/>
        <w:ind w:left="360"/>
        <w:rPr>
          <w:ins w:id="1498" w:author="Cristian Sbrolli" w:date="2020-12-04T22:03:00Z"/>
          <w:rStyle w:val="Enfasidelicata"/>
          <w:rFonts w:cstheme="minorHAnsi"/>
          <w:sz w:val="24"/>
          <w:szCs w:val="24"/>
          <w:rPrChange w:id="1499" w:author="Cristian Sbrolli" w:date="2020-12-04T22:04:00Z">
            <w:rPr>
              <w:ins w:id="1500" w:author="Cristian Sbrolli" w:date="2020-12-04T22:03:00Z"/>
              <w:rStyle w:val="Enfasidelicata"/>
              <w:rFonts w:ascii="Bell MT" w:hAnsi="Bell MT"/>
              <w:sz w:val="44"/>
              <w:szCs w:val="44"/>
            </w:rPr>
          </w:rPrChange>
        </w:rPr>
      </w:pPr>
    </w:p>
    <w:p w14:paraId="37CCB893" w14:textId="668B8926" w:rsidR="005432E1" w:rsidRPr="005432E1" w:rsidRDefault="005432E1" w:rsidP="005432E1">
      <w:pPr>
        <w:pStyle w:val="Paragrafoelenco"/>
        <w:spacing w:line="240" w:lineRule="auto"/>
        <w:ind w:left="360"/>
        <w:rPr>
          <w:ins w:id="1501" w:author="Cristian Sbrolli" w:date="2020-12-04T22:03:00Z"/>
          <w:rStyle w:val="Enfasidelicata"/>
          <w:rFonts w:cstheme="minorHAnsi"/>
          <w:sz w:val="24"/>
          <w:szCs w:val="24"/>
          <w:rPrChange w:id="1502" w:author="Cristian Sbrolli" w:date="2020-12-04T22:04:00Z">
            <w:rPr>
              <w:ins w:id="1503" w:author="Cristian Sbrolli" w:date="2020-12-04T22:03:00Z"/>
              <w:rStyle w:val="Enfasidelicata"/>
              <w:rFonts w:ascii="Bell MT" w:hAnsi="Bell MT"/>
              <w:sz w:val="44"/>
              <w:szCs w:val="44"/>
            </w:rPr>
          </w:rPrChange>
        </w:rPr>
      </w:pPr>
      <w:ins w:id="1504" w:author="Cristian Sbrolli" w:date="2020-12-04T22:03:00Z">
        <w:r w:rsidRPr="005432E1">
          <w:rPr>
            <w:rStyle w:val="Enfasidelicata"/>
            <w:rFonts w:cstheme="minorHAnsi"/>
            <w:sz w:val="24"/>
            <w:szCs w:val="24"/>
            <w:rPrChange w:id="1505" w:author="Cristian Sbrolli" w:date="2020-12-04T22:04:00Z">
              <w:rPr>
                <w:rStyle w:val="Enfasidelicata"/>
                <w:rFonts w:ascii="Bell MT" w:hAnsi="Bell MT"/>
                <w:sz w:val="44"/>
                <w:szCs w:val="44"/>
              </w:rPr>
            </w:rPrChange>
          </w:rPr>
          <w:t>abstract sig User</w:t>
        </w:r>
      </w:ins>
      <w:ins w:id="1506" w:author="Cristian Sbrolli" w:date="2020-12-05T01:55:00Z">
        <w:r w:rsidR="00A560BF">
          <w:rPr>
            <w:rStyle w:val="Enfasidelicata"/>
            <w:rFonts w:cstheme="minorHAnsi"/>
            <w:sz w:val="24"/>
            <w:szCs w:val="24"/>
          </w:rPr>
          <w:t xml:space="preserve"> </w:t>
        </w:r>
      </w:ins>
      <w:ins w:id="1507" w:author="Cristian Sbrolli" w:date="2020-12-04T22:03:00Z">
        <w:r w:rsidRPr="005432E1">
          <w:rPr>
            <w:rStyle w:val="Enfasidelicata"/>
            <w:rFonts w:cstheme="minorHAnsi"/>
            <w:sz w:val="24"/>
            <w:szCs w:val="24"/>
            <w:rPrChange w:id="1508" w:author="Cristian Sbrolli" w:date="2020-12-04T22:04:00Z">
              <w:rPr>
                <w:rStyle w:val="Enfasidelicata"/>
                <w:rFonts w:ascii="Bell MT" w:hAnsi="Bell MT"/>
                <w:sz w:val="44"/>
                <w:szCs w:val="44"/>
              </w:rPr>
            </w:rPrChange>
          </w:rPr>
          <w:t>{</w:t>
        </w:r>
      </w:ins>
    </w:p>
    <w:p w14:paraId="43D1BD23" w14:textId="77777777" w:rsidR="005432E1" w:rsidRPr="005432E1" w:rsidRDefault="005432E1" w:rsidP="005432E1">
      <w:pPr>
        <w:pStyle w:val="Paragrafoelenco"/>
        <w:spacing w:line="240" w:lineRule="auto"/>
        <w:ind w:left="360"/>
        <w:rPr>
          <w:ins w:id="1509" w:author="Cristian Sbrolli" w:date="2020-12-04T22:03:00Z"/>
          <w:rStyle w:val="Enfasidelicata"/>
          <w:rFonts w:cstheme="minorHAnsi"/>
          <w:sz w:val="24"/>
          <w:szCs w:val="24"/>
          <w:rPrChange w:id="1510" w:author="Cristian Sbrolli" w:date="2020-12-04T22:04:00Z">
            <w:rPr>
              <w:ins w:id="1511" w:author="Cristian Sbrolli" w:date="2020-12-04T22:03:00Z"/>
              <w:rStyle w:val="Enfasidelicata"/>
              <w:rFonts w:ascii="Bell MT" w:hAnsi="Bell MT"/>
              <w:sz w:val="44"/>
              <w:szCs w:val="44"/>
            </w:rPr>
          </w:rPrChange>
        </w:rPr>
      </w:pPr>
      <w:proofErr w:type="spellStart"/>
      <w:ins w:id="1512" w:author="Cristian Sbrolli" w:date="2020-12-04T22:03:00Z">
        <w:r w:rsidRPr="005432E1">
          <w:rPr>
            <w:rStyle w:val="Enfasidelicata"/>
            <w:rFonts w:cstheme="minorHAnsi"/>
            <w:sz w:val="24"/>
            <w:szCs w:val="24"/>
            <w:rPrChange w:id="1513" w:author="Cristian Sbrolli" w:date="2020-12-04T22:04:00Z">
              <w:rPr>
                <w:rStyle w:val="Enfasidelicata"/>
                <w:rFonts w:ascii="Bell MT" w:hAnsi="Bell MT"/>
                <w:sz w:val="44"/>
                <w:szCs w:val="44"/>
              </w:rPr>
            </w:rPrChange>
          </w:rPr>
          <w:t>userStatus</w:t>
        </w:r>
        <w:proofErr w:type="spellEnd"/>
        <w:r w:rsidRPr="005432E1">
          <w:rPr>
            <w:rStyle w:val="Enfasidelicata"/>
            <w:rFonts w:cstheme="minorHAnsi"/>
            <w:sz w:val="24"/>
            <w:szCs w:val="24"/>
            <w:rPrChange w:id="1514" w:author="Cristian Sbrolli" w:date="2020-12-04T22:04:00Z">
              <w:rPr>
                <w:rStyle w:val="Enfasidelicata"/>
                <w:rFonts w:ascii="Bell MT" w:hAnsi="Bell MT"/>
                <w:sz w:val="44"/>
                <w:szCs w:val="44"/>
              </w:rPr>
            </w:rPrChange>
          </w:rPr>
          <w:t xml:space="preserve">: one </w:t>
        </w:r>
        <w:proofErr w:type="spellStart"/>
        <w:r w:rsidRPr="005432E1">
          <w:rPr>
            <w:rStyle w:val="Enfasidelicata"/>
            <w:rFonts w:cstheme="minorHAnsi"/>
            <w:sz w:val="24"/>
            <w:szCs w:val="24"/>
            <w:rPrChange w:id="1515" w:author="Cristian Sbrolli" w:date="2020-12-04T22:04:00Z">
              <w:rPr>
                <w:rStyle w:val="Enfasidelicata"/>
                <w:rFonts w:ascii="Bell MT" w:hAnsi="Bell MT"/>
                <w:sz w:val="44"/>
                <w:szCs w:val="44"/>
              </w:rPr>
            </w:rPrChange>
          </w:rPr>
          <w:t>SafetyStatus</w:t>
        </w:r>
        <w:proofErr w:type="spellEnd"/>
      </w:ins>
    </w:p>
    <w:p w14:paraId="6051CA78" w14:textId="4D4D8EE3" w:rsidR="005432E1" w:rsidRDefault="005432E1" w:rsidP="005432E1">
      <w:pPr>
        <w:pStyle w:val="Paragrafoelenco"/>
        <w:spacing w:line="240" w:lineRule="auto"/>
        <w:ind w:left="360"/>
        <w:rPr>
          <w:ins w:id="1516" w:author="Cristian Sbrolli" w:date="2020-12-05T00:07:00Z"/>
          <w:rStyle w:val="Enfasidelicata"/>
          <w:rFonts w:cstheme="minorHAnsi"/>
          <w:sz w:val="24"/>
          <w:szCs w:val="24"/>
        </w:rPr>
      </w:pPr>
      <w:ins w:id="1517" w:author="Cristian Sbrolli" w:date="2020-12-04T22:03:00Z">
        <w:r w:rsidRPr="005432E1">
          <w:rPr>
            <w:rStyle w:val="Enfasidelicata"/>
            <w:rFonts w:cstheme="minorHAnsi"/>
            <w:sz w:val="24"/>
            <w:szCs w:val="24"/>
            <w:rPrChange w:id="1518" w:author="Cristian Sbrolli" w:date="2020-12-04T22:04:00Z">
              <w:rPr>
                <w:rStyle w:val="Enfasidelicata"/>
                <w:rFonts w:ascii="Bell MT" w:hAnsi="Bell MT"/>
                <w:sz w:val="44"/>
                <w:szCs w:val="44"/>
              </w:rPr>
            </w:rPrChange>
          </w:rPr>
          <w:t>}</w:t>
        </w:r>
      </w:ins>
    </w:p>
    <w:p w14:paraId="336F67CB" w14:textId="77777777" w:rsidR="00AF0044" w:rsidRPr="005432E1" w:rsidRDefault="00AF0044" w:rsidP="005432E1">
      <w:pPr>
        <w:pStyle w:val="Paragrafoelenco"/>
        <w:spacing w:line="240" w:lineRule="auto"/>
        <w:ind w:left="360"/>
        <w:rPr>
          <w:ins w:id="1519" w:author="Cristian Sbrolli" w:date="2020-12-04T22:03:00Z"/>
          <w:rStyle w:val="Enfasidelicata"/>
          <w:rFonts w:cstheme="minorHAnsi"/>
          <w:sz w:val="24"/>
          <w:szCs w:val="24"/>
          <w:rPrChange w:id="1520" w:author="Cristian Sbrolli" w:date="2020-12-04T22:04:00Z">
            <w:rPr>
              <w:ins w:id="1521" w:author="Cristian Sbrolli" w:date="2020-12-04T22:03:00Z"/>
              <w:rStyle w:val="Enfasidelicata"/>
              <w:rFonts w:ascii="Bell MT" w:hAnsi="Bell MT"/>
              <w:sz w:val="44"/>
              <w:szCs w:val="44"/>
            </w:rPr>
          </w:rPrChange>
        </w:rPr>
      </w:pPr>
    </w:p>
    <w:p w14:paraId="3CD146DE" w14:textId="77777777" w:rsidR="005432E1" w:rsidRPr="005432E1" w:rsidRDefault="005432E1" w:rsidP="005432E1">
      <w:pPr>
        <w:pStyle w:val="Paragrafoelenco"/>
        <w:spacing w:line="240" w:lineRule="auto"/>
        <w:ind w:left="360"/>
        <w:rPr>
          <w:ins w:id="1522" w:author="Cristian Sbrolli" w:date="2020-12-04T22:03:00Z"/>
          <w:rStyle w:val="Enfasidelicata"/>
          <w:rFonts w:cstheme="minorHAnsi"/>
          <w:sz w:val="24"/>
          <w:szCs w:val="24"/>
          <w:rPrChange w:id="1523" w:author="Cristian Sbrolli" w:date="2020-12-04T22:04:00Z">
            <w:rPr>
              <w:ins w:id="1524" w:author="Cristian Sbrolli" w:date="2020-12-04T22:03:00Z"/>
              <w:rStyle w:val="Enfasidelicata"/>
              <w:rFonts w:ascii="Bell MT" w:hAnsi="Bell MT"/>
              <w:sz w:val="44"/>
              <w:szCs w:val="44"/>
            </w:rPr>
          </w:rPrChange>
        </w:rPr>
      </w:pPr>
      <w:ins w:id="1525" w:author="Cristian Sbrolli" w:date="2020-12-04T22:03:00Z">
        <w:r w:rsidRPr="005432E1">
          <w:rPr>
            <w:rStyle w:val="Enfasidelicata"/>
            <w:rFonts w:cstheme="minorHAnsi"/>
            <w:sz w:val="24"/>
            <w:szCs w:val="24"/>
            <w:rPrChange w:id="1526"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527"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1528" w:author="Cristian Sbrolli" w:date="2020-12-04T22:04:00Z">
              <w:rPr>
                <w:rStyle w:val="Enfasidelicata"/>
                <w:rFonts w:ascii="Bell MT" w:hAnsi="Bell MT"/>
                <w:sz w:val="44"/>
                <w:szCs w:val="44"/>
              </w:rPr>
            </w:rPrChange>
          </w:rPr>
          <w:t xml:space="preserve"> extends User{</w:t>
        </w:r>
      </w:ins>
    </w:p>
    <w:p w14:paraId="4398945B" w14:textId="77777777" w:rsidR="005432E1" w:rsidRPr="005432E1" w:rsidRDefault="005432E1" w:rsidP="005432E1">
      <w:pPr>
        <w:pStyle w:val="Paragrafoelenco"/>
        <w:spacing w:line="240" w:lineRule="auto"/>
        <w:ind w:left="360"/>
        <w:rPr>
          <w:ins w:id="1529" w:author="Cristian Sbrolli" w:date="2020-12-04T22:03:00Z"/>
          <w:rStyle w:val="Enfasidelicata"/>
          <w:rFonts w:cstheme="minorHAnsi"/>
          <w:sz w:val="24"/>
          <w:szCs w:val="24"/>
          <w:rPrChange w:id="1530" w:author="Cristian Sbrolli" w:date="2020-12-04T22:04:00Z">
            <w:rPr>
              <w:ins w:id="1531" w:author="Cristian Sbrolli" w:date="2020-12-04T22:03:00Z"/>
              <w:rStyle w:val="Enfasidelicata"/>
              <w:rFonts w:ascii="Bell MT" w:hAnsi="Bell MT"/>
              <w:sz w:val="44"/>
              <w:szCs w:val="44"/>
            </w:rPr>
          </w:rPrChange>
        </w:rPr>
      </w:pPr>
      <w:proofErr w:type="spellStart"/>
      <w:ins w:id="1532" w:author="Cristian Sbrolli" w:date="2020-12-04T22:03:00Z">
        <w:r w:rsidRPr="005432E1">
          <w:rPr>
            <w:rStyle w:val="Enfasidelicata"/>
            <w:rFonts w:cstheme="minorHAnsi"/>
            <w:sz w:val="24"/>
            <w:szCs w:val="24"/>
            <w:rPrChange w:id="1533" w:author="Cristian Sbrolli" w:date="2020-12-04T22:04:00Z">
              <w:rPr>
                <w:rStyle w:val="Enfasidelicata"/>
                <w:rFonts w:ascii="Bell MT" w:hAnsi="Bell MT"/>
                <w:sz w:val="44"/>
                <w:szCs w:val="44"/>
              </w:rPr>
            </w:rPrChange>
          </w:rPr>
          <w:t>userVTickets</w:t>
        </w:r>
        <w:proofErr w:type="spellEnd"/>
        <w:r w:rsidRPr="005432E1">
          <w:rPr>
            <w:rStyle w:val="Enfasidelicata"/>
            <w:rFonts w:cstheme="minorHAnsi"/>
            <w:sz w:val="24"/>
            <w:szCs w:val="24"/>
            <w:rPrChange w:id="1534" w:author="Cristian Sbrolli" w:date="2020-12-04T22:04:00Z">
              <w:rPr>
                <w:rStyle w:val="Enfasidelicata"/>
                <w:rFonts w:ascii="Bell MT" w:hAnsi="Bell MT"/>
                <w:sz w:val="44"/>
                <w:szCs w:val="44"/>
              </w:rPr>
            </w:rPrChange>
          </w:rPr>
          <w:t xml:space="preserve">: set </w:t>
        </w:r>
        <w:proofErr w:type="spellStart"/>
        <w:r w:rsidRPr="005432E1">
          <w:rPr>
            <w:rStyle w:val="Enfasidelicata"/>
            <w:rFonts w:cstheme="minorHAnsi"/>
            <w:sz w:val="24"/>
            <w:szCs w:val="24"/>
            <w:rPrChange w:id="1535" w:author="Cristian Sbrolli" w:date="2020-12-04T22:04:00Z">
              <w:rPr>
                <w:rStyle w:val="Enfasidelicata"/>
                <w:rFonts w:ascii="Bell MT" w:hAnsi="Bell MT"/>
                <w:sz w:val="44"/>
                <w:szCs w:val="44"/>
              </w:rPr>
            </w:rPrChange>
          </w:rPr>
          <w:t>VirtualTicket</w:t>
        </w:r>
        <w:proofErr w:type="spellEnd"/>
        <w:r w:rsidRPr="005432E1">
          <w:rPr>
            <w:rStyle w:val="Enfasidelicata"/>
            <w:rFonts w:cstheme="minorHAnsi"/>
            <w:sz w:val="24"/>
            <w:szCs w:val="24"/>
            <w:rPrChange w:id="1536" w:author="Cristian Sbrolli" w:date="2020-12-04T22:04:00Z">
              <w:rPr>
                <w:rStyle w:val="Enfasidelicata"/>
                <w:rFonts w:ascii="Bell MT" w:hAnsi="Bell MT"/>
                <w:sz w:val="44"/>
                <w:szCs w:val="44"/>
              </w:rPr>
            </w:rPrChange>
          </w:rPr>
          <w:t>,</w:t>
        </w:r>
      </w:ins>
    </w:p>
    <w:p w14:paraId="4F803B81" w14:textId="77777777" w:rsidR="005432E1" w:rsidRPr="005432E1" w:rsidRDefault="005432E1" w:rsidP="005432E1">
      <w:pPr>
        <w:pStyle w:val="Paragrafoelenco"/>
        <w:spacing w:line="240" w:lineRule="auto"/>
        <w:ind w:left="360"/>
        <w:rPr>
          <w:ins w:id="1537" w:author="Cristian Sbrolli" w:date="2020-12-04T22:03:00Z"/>
          <w:rStyle w:val="Enfasidelicata"/>
          <w:rFonts w:cstheme="minorHAnsi"/>
          <w:sz w:val="24"/>
          <w:szCs w:val="24"/>
          <w:rPrChange w:id="1538" w:author="Cristian Sbrolli" w:date="2020-12-04T22:04:00Z">
            <w:rPr>
              <w:ins w:id="1539" w:author="Cristian Sbrolli" w:date="2020-12-04T22:03:00Z"/>
              <w:rStyle w:val="Enfasidelicata"/>
              <w:rFonts w:ascii="Bell MT" w:hAnsi="Bell MT"/>
              <w:sz w:val="44"/>
              <w:szCs w:val="44"/>
            </w:rPr>
          </w:rPrChange>
        </w:rPr>
      </w:pPr>
      <w:proofErr w:type="spellStart"/>
      <w:ins w:id="1540" w:author="Cristian Sbrolli" w:date="2020-12-04T22:03:00Z">
        <w:r w:rsidRPr="005432E1">
          <w:rPr>
            <w:rStyle w:val="Enfasidelicata"/>
            <w:rFonts w:cstheme="minorHAnsi"/>
            <w:sz w:val="24"/>
            <w:szCs w:val="24"/>
            <w:rPrChange w:id="1541" w:author="Cristian Sbrolli" w:date="2020-12-04T22:04:00Z">
              <w:rPr>
                <w:rStyle w:val="Enfasidelicata"/>
                <w:rFonts w:ascii="Bell MT" w:hAnsi="Bell MT"/>
                <w:sz w:val="44"/>
                <w:szCs w:val="44"/>
              </w:rPr>
            </w:rPrChange>
          </w:rPr>
          <w:t>userVisits</w:t>
        </w:r>
        <w:proofErr w:type="spellEnd"/>
        <w:r w:rsidRPr="005432E1">
          <w:rPr>
            <w:rStyle w:val="Enfasidelicata"/>
            <w:rFonts w:cstheme="minorHAnsi"/>
            <w:sz w:val="24"/>
            <w:szCs w:val="24"/>
            <w:rPrChange w:id="1542" w:author="Cristian Sbrolli" w:date="2020-12-04T22:04:00Z">
              <w:rPr>
                <w:rStyle w:val="Enfasidelicata"/>
                <w:rFonts w:ascii="Bell MT" w:hAnsi="Bell MT"/>
                <w:sz w:val="44"/>
                <w:szCs w:val="44"/>
              </w:rPr>
            </w:rPrChange>
          </w:rPr>
          <w:t>: set Visit,</w:t>
        </w:r>
      </w:ins>
    </w:p>
    <w:p w14:paraId="0577928B" w14:textId="77777777" w:rsidR="005432E1" w:rsidRPr="005432E1" w:rsidRDefault="005432E1" w:rsidP="005432E1">
      <w:pPr>
        <w:pStyle w:val="Paragrafoelenco"/>
        <w:spacing w:line="240" w:lineRule="auto"/>
        <w:ind w:left="360"/>
        <w:rPr>
          <w:ins w:id="1543" w:author="Cristian Sbrolli" w:date="2020-12-04T22:03:00Z"/>
          <w:rStyle w:val="Enfasidelicata"/>
          <w:rFonts w:cstheme="minorHAnsi"/>
          <w:sz w:val="24"/>
          <w:szCs w:val="24"/>
          <w:rPrChange w:id="1544" w:author="Cristian Sbrolli" w:date="2020-12-04T22:04:00Z">
            <w:rPr>
              <w:ins w:id="1545" w:author="Cristian Sbrolli" w:date="2020-12-04T22:03:00Z"/>
              <w:rStyle w:val="Enfasidelicata"/>
              <w:rFonts w:ascii="Bell MT" w:hAnsi="Bell MT"/>
              <w:sz w:val="44"/>
              <w:szCs w:val="44"/>
            </w:rPr>
          </w:rPrChange>
        </w:rPr>
      </w:pPr>
      <w:proofErr w:type="spellStart"/>
      <w:ins w:id="1546" w:author="Cristian Sbrolli" w:date="2020-12-04T22:03:00Z">
        <w:r w:rsidRPr="005432E1">
          <w:rPr>
            <w:rStyle w:val="Enfasidelicata"/>
            <w:rFonts w:cstheme="minorHAnsi"/>
            <w:sz w:val="24"/>
            <w:szCs w:val="24"/>
            <w:rPrChange w:id="1547" w:author="Cristian Sbrolli" w:date="2020-12-04T22:04:00Z">
              <w:rPr>
                <w:rStyle w:val="Enfasidelicata"/>
                <w:rFonts w:ascii="Bell MT" w:hAnsi="Bell MT"/>
                <w:sz w:val="44"/>
                <w:szCs w:val="44"/>
              </w:rPr>
            </w:rPrChange>
          </w:rPr>
          <w:t>userDevice</w:t>
        </w:r>
        <w:proofErr w:type="spellEnd"/>
        <w:r w:rsidRPr="005432E1">
          <w:rPr>
            <w:rStyle w:val="Enfasidelicata"/>
            <w:rFonts w:cstheme="minorHAnsi"/>
            <w:sz w:val="24"/>
            <w:szCs w:val="24"/>
            <w:rPrChange w:id="1548" w:author="Cristian Sbrolli" w:date="2020-12-04T22:04:00Z">
              <w:rPr>
                <w:rStyle w:val="Enfasidelicata"/>
                <w:rFonts w:ascii="Bell MT" w:hAnsi="Bell MT"/>
                <w:sz w:val="44"/>
                <w:szCs w:val="44"/>
              </w:rPr>
            </w:rPrChange>
          </w:rPr>
          <w:t xml:space="preserve">: some </w:t>
        </w:r>
        <w:proofErr w:type="spellStart"/>
        <w:r w:rsidRPr="005432E1">
          <w:rPr>
            <w:rStyle w:val="Enfasidelicata"/>
            <w:rFonts w:cstheme="minorHAnsi"/>
            <w:sz w:val="24"/>
            <w:szCs w:val="24"/>
            <w:rPrChange w:id="1549" w:author="Cristian Sbrolli" w:date="2020-12-04T22:04:00Z">
              <w:rPr>
                <w:rStyle w:val="Enfasidelicata"/>
                <w:rFonts w:ascii="Bell MT" w:hAnsi="Bell MT"/>
                <w:sz w:val="44"/>
                <w:szCs w:val="44"/>
              </w:rPr>
            </w:rPrChange>
          </w:rPr>
          <w:t>SmartDevice</w:t>
        </w:r>
        <w:proofErr w:type="spellEnd"/>
      </w:ins>
    </w:p>
    <w:p w14:paraId="573D8755" w14:textId="77777777" w:rsidR="005432E1" w:rsidRPr="005432E1" w:rsidRDefault="005432E1" w:rsidP="005432E1">
      <w:pPr>
        <w:pStyle w:val="Paragrafoelenco"/>
        <w:spacing w:line="240" w:lineRule="auto"/>
        <w:ind w:left="360"/>
        <w:rPr>
          <w:ins w:id="1550" w:author="Cristian Sbrolli" w:date="2020-12-04T22:03:00Z"/>
          <w:rStyle w:val="Enfasidelicata"/>
          <w:rFonts w:cstheme="minorHAnsi"/>
          <w:sz w:val="24"/>
          <w:szCs w:val="24"/>
          <w:rPrChange w:id="1551" w:author="Cristian Sbrolli" w:date="2020-12-04T22:04:00Z">
            <w:rPr>
              <w:ins w:id="1552" w:author="Cristian Sbrolli" w:date="2020-12-04T22:03:00Z"/>
              <w:rStyle w:val="Enfasidelicata"/>
              <w:rFonts w:ascii="Bell MT" w:hAnsi="Bell MT"/>
              <w:sz w:val="44"/>
              <w:szCs w:val="44"/>
            </w:rPr>
          </w:rPrChange>
        </w:rPr>
      </w:pPr>
      <w:ins w:id="1553" w:author="Cristian Sbrolli" w:date="2020-12-04T22:03:00Z">
        <w:r w:rsidRPr="005432E1">
          <w:rPr>
            <w:rStyle w:val="Enfasidelicata"/>
            <w:rFonts w:cstheme="minorHAnsi"/>
            <w:sz w:val="24"/>
            <w:szCs w:val="24"/>
            <w:rPrChange w:id="1554" w:author="Cristian Sbrolli" w:date="2020-12-04T22:04:00Z">
              <w:rPr>
                <w:rStyle w:val="Enfasidelicata"/>
                <w:rFonts w:ascii="Bell MT" w:hAnsi="Bell MT"/>
                <w:sz w:val="44"/>
                <w:szCs w:val="44"/>
              </w:rPr>
            </w:rPrChange>
          </w:rPr>
          <w:t>}</w:t>
        </w:r>
      </w:ins>
    </w:p>
    <w:p w14:paraId="6E7DA17E" w14:textId="77777777" w:rsidR="005432E1" w:rsidRPr="005432E1" w:rsidRDefault="005432E1" w:rsidP="005432E1">
      <w:pPr>
        <w:pStyle w:val="Paragrafoelenco"/>
        <w:spacing w:line="240" w:lineRule="auto"/>
        <w:ind w:left="360"/>
        <w:rPr>
          <w:ins w:id="1555" w:author="Cristian Sbrolli" w:date="2020-12-04T22:03:00Z"/>
          <w:rStyle w:val="Enfasidelicata"/>
          <w:rFonts w:cstheme="minorHAnsi"/>
          <w:sz w:val="24"/>
          <w:szCs w:val="24"/>
          <w:rPrChange w:id="1556" w:author="Cristian Sbrolli" w:date="2020-12-04T22:04:00Z">
            <w:rPr>
              <w:ins w:id="1557" w:author="Cristian Sbrolli" w:date="2020-12-04T22:03:00Z"/>
              <w:rStyle w:val="Enfasidelicata"/>
              <w:rFonts w:ascii="Bell MT" w:hAnsi="Bell MT"/>
              <w:sz w:val="44"/>
              <w:szCs w:val="44"/>
            </w:rPr>
          </w:rPrChange>
        </w:rPr>
      </w:pPr>
    </w:p>
    <w:p w14:paraId="64A941E7" w14:textId="77777777" w:rsidR="005432E1" w:rsidRPr="005432E1" w:rsidRDefault="005432E1" w:rsidP="005432E1">
      <w:pPr>
        <w:pStyle w:val="Paragrafoelenco"/>
        <w:spacing w:line="240" w:lineRule="auto"/>
        <w:ind w:left="360"/>
        <w:rPr>
          <w:ins w:id="1558" w:author="Cristian Sbrolli" w:date="2020-12-04T22:03:00Z"/>
          <w:rStyle w:val="Enfasidelicata"/>
          <w:rFonts w:cstheme="minorHAnsi"/>
          <w:sz w:val="24"/>
          <w:szCs w:val="24"/>
          <w:rPrChange w:id="1559" w:author="Cristian Sbrolli" w:date="2020-12-04T22:04:00Z">
            <w:rPr>
              <w:ins w:id="1560" w:author="Cristian Sbrolli" w:date="2020-12-04T22:03:00Z"/>
              <w:rStyle w:val="Enfasidelicata"/>
              <w:rFonts w:ascii="Bell MT" w:hAnsi="Bell MT"/>
              <w:sz w:val="44"/>
              <w:szCs w:val="44"/>
            </w:rPr>
          </w:rPrChange>
        </w:rPr>
      </w:pPr>
      <w:ins w:id="1561" w:author="Cristian Sbrolli" w:date="2020-12-04T22:03:00Z">
        <w:r w:rsidRPr="005432E1">
          <w:rPr>
            <w:rStyle w:val="Enfasidelicata"/>
            <w:rFonts w:cstheme="minorHAnsi"/>
            <w:sz w:val="24"/>
            <w:szCs w:val="24"/>
            <w:rPrChange w:id="1562"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563" w:author="Cristian Sbrolli" w:date="2020-12-04T22:04:00Z">
              <w:rPr>
                <w:rStyle w:val="Enfasidelicata"/>
                <w:rFonts w:ascii="Bell MT" w:hAnsi="Bell MT"/>
                <w:sz w:val="44"/>
                <w:szCs w:val="44"/>
              </w:rPr>
            </w:rPrChange>
          </w:rPr>
          <w:t>PhysicalUser</w:t>
        </w:r>
        <w:proofErr w:type="spellEnd"/>
        <w:r w:rsidRPr="005432E1">
          <w:rPr>
            <w:rStyle w:val="Enfasidelicata"/>
            <w:rFonts w:cstheme="minorHAnsi"/>
            <w:sz w:val="24"/>
            <w:szCs w:val="24"/>
            <w:rPrChange w:id="1564" w:author="Cristian Sbrolli" w:date="2020-12-04T22:04:00Z">
              <w:rPr>
                <w:rStyle w:val="Enfasidelicata"/>
                <w:rFonts w:ascii="Bell MT" w:hAnsi="Bell MT"/>
                <w:sz w:val="44"/>
                <w:szCs w:val="44"/>
              </w:rPr>
            </w:rPrChange>
          </w:rPr>
          <w:t xml:space="preserve"> extends User{</w:t>
        </w:r>
      </w:ins>
    </w:p>
    <w:p w14:paraId="4C5220BF" w14:textId="77777777" w:rsidR="005432E1" w:rsidRPr="005432E1" w:rsidRDefault="005432E1" w:rsidP="005432E1">
      <w:pPr>
        <w:pStyle w:val="Paragrafoelenco"/>
        <w:spacing w:line="240" w:lineRule="auto"/>
        <w:ind w:left="360"/>
        <w:rPr>
          <w:ins w:id="1565" w:author="Cristian Sbrolli" w:date="2020-12-04T22:03:00Z"/>
          <w:rStyle w:val="Enfasidelicata"/>
          <w:rFonts w:cstheme="minorHAnsi"/>
          <w:sz w:val="24"/>
          <w:szCs w:val="24"/>
          <w:rPrChange w:id="1566" w:author="Cristian Sbrolli" w:date="2020-12-04T22:04:00Z">
            <w:rPr>
              <w:ins w:id="1567" w:author="Cristian Sbrolli" w:date="2020-12-04T22:03:00Z"/>
              <w:rStyle w:val="Enfasidelicata"/>
              <w:rFonts w:ascii="Bell MT" w:hAnsi="Bell MT"/>
              <w:sz w:val="44"/>
              <w:szCs w:val="44"/>
            </w:rPr>
          </w:rPrChange>
        </w:rPr>
      </w:pPr>
      <w:proofErr w:type="spellStart"/>
      <w:ins w:id="1568" w:author="Cristian Sbrolli" w:date="2020-12-04T22:03:00Z">
        <w:r w:rsidRPr="005432E1">
          <w:rPr>
            <w:rStyle w:val="Enfasidelicata"/>
            <w:rFonts w:cstheme="minorHAnsi"/>
            <w:sz w:val="24"/>
            <w:szCs w:val="24"/>
            <w:rPrChange w:id="1569" w:author="Cristian Sbrolli" w:date="2020-12-04T22:04:00Z">
              <w:rPr>
                <w:rStyle w:val="Enfasidelicata"/>
                <w:rFonts w:ascii="Bell MT" w:hAnsi="Bell MT"/>
                <w:sz w:val="44"/>
                <w:szCs w:val="44"/>
              </w:rPr>
            </w:rPrChange>
          </w:rPr>
          <w:t>userPTickets</w:t>
        </w:r>
        <w:proofErr w:type="spellEnd"/>
        <w:r w:rsidRPr="005432E1">
          <w:rPr>
            <w:rStyle w:val="Enfasidelicata"/>
            <w:rFonts w:cstheme="minorHAnsi"/>
            <w:sz w:val="24"/>
            <w:szCs w:val="24"/>
            <w:rPrChange w:id="1570" w:author="Cristian Sbrolli" w:date="2020-12-04T22:04:00Z">
              <w:rPr>
                <w:rStyle w:val="Enfasidelicata"/>
                <w:rFonts w:ascii="Bell MT" w:hAnsi="Bell MT"/>
                <w:sz w:val="44"/>
                <w:szCs w:val="44"/>
              </w:rPr>
            </w:rPrChange>
          </w:rPr>
          <w:t xml:space="preserve">: set </w:t>
        </w:r>
        <w:proofErr w:type="spellStart"/>
        <w:r w:rsidRPr="005432E1">
          <w:rPr>
            <w:rStyle w:val="Enfasidelicata"/>
            <w:rFonts w:cstheme="minorHAnsi"/>
            <w:sz w:val="24"/>
            <w:szCs w:val="24"/>
            <w:rPrChange w:id="1571" w:author="Cristian Sbrolli" w:date="2020-12-04T22:04:00Z">
              <w:rPr>
                <w:rStyle w:val="Enfasidelicata"/>
                <w:rFonts w:ascii="Bell MT" w:hAnsi="Bell MT"/>
                <w:sz w:val="44"/>
                <w:szCs w:val="44"/>
              </w:rPr>
            </w:rPrChange>
          </w:rPr>
          <w:t>PhysicalTicket</w:t>
        </w:r>
        <w:proofErr w:type="spellEnd"/>
      </w:ins>
    </w:p>
    <w:p w14:paraId="05BF1376" w14:textId="77777777" w:rsidR="005432E1" w:rsidRPr="005432E1" w:rsidRDefault="005432E1" w:rsidP="005432E1">
      <w:pPr>
        <w:pStyle w:val="Paragrafoelenco"/>
        <w:spacing w:line="240" w:lineRule="auto"/>
        <w:ind w:left="360"/>
        <w:rPr>
          <w:ins w:id="1572" w:author="Cristian Sbrolli" w:date="2020-12-04T22:03:00Z"/>
          <w:rStyle w:val="Enfasidelicata"/>
          <w:rFonts w:cstheme="minorHAnsi"/>
          <w:sz w:val="24"/>
          <w:szCs w:val="24"/>
          <w:rPrChange w:id="1573" w:author="Cristian Sbrolli" w:date="2020-12-04T22:04:00Z">
            <w:rPr>
              <w:ins w:id="1574" w:author="Cristian Sbrolli" w:date="2020-12-04T22:03:00Z"/>
              <w:rStyle w:val="Enfasidelicata"/>
              <w:rFonts w:ascii="Bell MT" w:hAnsi="Bell MT"/>
              <w:sz w:val="44"/>
              <w:szCs w:val="44"/>
            </w:rPr>
          </w:rPrChange>
        </w:rPr>
      </w:pPr>
      <w:ins w:id="1575" w:author="Cristian Sbrolli" w:date="2020-12-04T22:03:00Z">
        <w:r w:rsidRPr="005432E1">
          <w:rPr>
            <w:rStyle w:val="Enfasidelicata"/>
            <w:rFonts w:cstheme="minorHAnsi"/>
            <w:sz w:val="24"/>
            <w:szCs w:val="24"/>
            <w:rPrChange w:id="1576" w:author="Cristian Sbrolli" w:date="2020-12-04T22:04:00Z">
              <w:rPr>
                <w:rStyle w:val="Enfasidelicata"/>
                <w:rFonts w:ascii="Bell MT" w:hAnsi="Bell MT"/>
                <w:sz w:val="44"/>
                <w:szCs w:val="44"/>
              </w:rPr>
            </w:rPrChange>
          </w:rPr>
          <w:t>}</w:t>
        </w:r>
      </w:ins>
    </w:p>
    <w:p w14:paraId="0E5A41B4" w14:textId="77777777" w:rsidR="005432E1" w:rsidRPr="005432E1" w:rsidRDefault="005432E1" w:rsidP="005432E1">
      <w:pPr>
        <w:pStyle w:val="Paragrafoelenco"/>
        <w:spacing w:line="240" w:lineRule="auto"/>
        <w:ind w:left="360"/>
        <w:rPr>
          <w:ins w:id="1577" w:author="Cristian Sbrolli" w:date="2020-12-04T22:03:00Z"/>
          <w:rStyle w:val="Enfasidelicata"/>
          <w:rFonts w:cstheme="minorHAnsi"/>
          <w:sz w:val="24"/>
          <w:szCs w:val="24"/>
          <w:rPrChange w:id="1578" w:author="Cristian Sbrolli" w:date="2020-12-04T22:04:00Z">
            <w:rPr>
              <w:ins w:id="1579" w:author="Cristian Sbrolli" w:date="2020-12-04T22:03:00Z"/>
              <w:rStyle w:val="Enfasidelicata"/>
              <w:rFonts w:ascii="Bell MT" w:hAnsi="Bell MT"/>
              <w:sz w:val="44"/>
              <w:szCs w:val="44"/>
            </w:rPr>
          </w:rPrChange>
        </w:rPr>
      </w:pPr>
    </w:p>
    <w:p w14:paraId="379753D5" w14:textId="77777777" w:rsidR="005432E1" w:rsidRPr="005432E1" w:rsidRDefault="005432E1" w:rsidP="005432E1">
      <w:pPr>
        <w:pStyle w:val="Paragrafoelenco"/>
        <w:spacing w:line="240" w:lineRule="auto"/>
        <w:ind w:left="360"/>
        <w:rPr>
          <w:ins w:id="1580" w:author="Cristian Sbrolli" w:date="2020-12-04T22:03:00Z"/>
          <w:rStyle w:val="Enfasidelicata"/>
          <w:rFonts w:cstheme="minorHAnsi"/>
          <w:sz w:val="24"/>
          <w:szCs w:val="24"/>
          <w:rPrChange w:id="1581" w:author="Cristian Sbrolli" w:date="2020-12-04T22:04:00Z">
            <w:rPr>
              <w:ins w:id="1582" w:author="Cristian Sbrolli" w:date="2020-12-04T22:03:00Z"/>
              <w:rStyle w:val="Enfasidelicata"/>
              <w:rFonts w:ascii="Bell MT" w:hAnsi="Bell MT"/>
              <w:sz w:val="44"/>
              <w:szCs w:val="44"/>
            </w:rPr>
          </w:rPrChange>
        </w:rPr>
      </w:pPr>
      <w:ins w:id="1583" w:author="Cristian Sbrolli" w:date="2020-12-04T22:03:00Z">
        <w:r w:rsidRPr="005432E1">
          <w:rPr>
            <w:rStyle w:val="Enfasidelicata"/>
            <w:rFonts w:cstheme="minorHAnsi"/>
            <w:sz w:val="24"/>
            <w:szCs w:val="24"/>
            <w:rPrChange w:id="1584" w:author="Cristian Sbrolli" w:date="2020-12-04T22:04:00Z">
              <w:rPr>
                <w:rStyle w:val="Enfasidelicata"/>
                <w:rFonts w:ascii="Bell MT" w:hAnsi="Bell MT"/>
                <w:sz w:val="44"/>
                <w:szCs w:val="44"/>
              </w:rPr>
            </w:rPrChange>
          </w:rPr>
          <w:t>sig Date{}</w:t>
        </w:r>
      </w:ins>
    </w:p>
    <w:p w14:paraId="4377EA1F" w14:textId="77777777" w:rsidR="005432E1" w:rsidRPr="005432E1" w:rsidRDefault="005432E1" w:rsidP="005432E1">
      <w:pPr>
        <w:pStyle w:val="Paragrafoelenco"/>
        <w:spacing w:line="240" w:lineRule="auto"/>
        <w:ind w:left="360"/>
        <w:rPr>
          <w:ins w:id="1585" w:author="Cristian Sbrolli" w:date="2020-12-04T22:03:00Z"/>
          <w:rStyle w:val="Enfasidelicata"/>
          <w:rFonts w:cstheme="minorHAnsi"/>
          <w:sz w:val="24"/>
          <w:szCs w:val="24"/>
          <w:rPrChange w:id="1586" w:author="Cristian Sbrolli" w:date="2020-12-04T22:04:00Z">
            <w:rPr>
              <w:ins w:id="1587" w:author="Cristian Sbrolli" w:date="2020-12-04T22:03:00Z"/>
              <w:rStyle w:val="Enfasidelicata"/>
              <w:rFonts w:ascii="Bell MT" w:hAnsi="Bell MT"/>
              <w:sz w:val="44"/>
              <w:szCs w:val="44"/>
            </w:rPr>
          </w:rPrChange>
        </w:rPr>
      </w:pPr>
      <w:ins w:id="1588" w:author="Cristian Sbrolli" w:date="2020-12-04T22:03:00Z">
        <w:r w:rsidRPr="005432E1">
          <w:rPr>
            <w:rStyle w:val="Enfasidelicata"/>
            <w:rFonts w:cstheme="minorHAnsi"/>
            <w:sz w:val="24"/>
            <w:szCs w:val="24"/>
            <w:rPrChange w:id="1589"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590"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1591" w:author="Cristian Sbrolli" w:date="2020-12-04T22:04:00Z">
              <w:rPr>
                <w:rStyle w:val="Enfasidelicata"/>
                <w:rFonts w:ascii="Bell MT" w:hAnsi="Bell MT"/>
                <w:sz w:val="44"/>
                <w:szCs w:val="44"/>
              </w:rPr>
            </w:rPrChange>
          </w:rPr>
          <w:t>{}</w:t>
        </w:r>
      </w:ins>
    </w:p>
    <w:p w14:paraId="6A5D75A2" w14:textId="77777777" w:rsidR="005432E1" w:rsidRPr="005432E1" w:rsidRDefault="005432E1" w:rsidP="005432E1">
      <w:pPr>
        <w:pStyle w:val="Paragrafoelenco"/>
        <w:spacing w:line="240" w:lineRule="auto"/>
        <w:ind w:left="360"/>
        <w:rPr>
          <w:ins w:id="1592" w:author="Cristian Sbrolli" w:date="2020-12-04T22:03:00Z"/>
          <w:rStyle w:val="Enfasidelicata"/>
          <w:rFonts w:cstheme="minorHAnsi"/>
          <w:sz w:val="24"/>
          <w:szCs w:val="24"/>
          <w:rPrChange w:id="1593" w:author="Cristian Sbrolli" w:date="2020-12-04T22:04:00Z">
            <w:rPr>
              <w:ins w:id="1594" w:author="Cristian Sbrolli" w:date="2020-12-04T22:03:00Z"/>
              <w:rStyle w:val="Enfasidelicata"/>
              <w:rFonts w:ascii="Bell MT" w:hAnsi="Bell MT"/>
              <w:sz w:val="44"/>
              <w:szCs w:val="44"/>
            </w:rPr>
          </w:rPrChange>
        </w:rPr>
      </w:pPr>
    </w:p>
    <w:p w14:paraId="1E76C7E8" w14:textId="77777777" w:rsidR="005432E1" w:rsidRPr="005432E1" w:rsidRDefault="005432E1" w:rsidP="005432E1">
      <w:pPr>
        <w:pStyle w:val="Paragrafoelenco"/>
        <w:spacing w:line="240" w:lineRule="auto"/>
        <w:ind w:left="360"/>
        <w:rPr>
          <w:ins w:id="1595" w:author="Cristian Sbrolli" w:date="2020-12-04T22:03:00Z"/>
          <w:rStyle w:val="Enfasidelicata"/>
          <w:rFonts w:cstheme="minorHAnsi"/>
          <w:sz w:val="24"/>
          <w:szCs w:val="24"/>
          <w:rPrChange w:id="1596" w:author="Cristian Sbrolli" w:date="2020-12-04T22:04:00Z">
            <w:rPr>
              <w:ins w:id="1597" w:author="Cristian Sbrolli" w:date="2020-12-04T22:03:00Z"/>
              <w:rStyle w:val="Enfasidelicata"/>
              <w:rFonts w:ascii="Bell MT" w:hAnsi="Bell MT"/>
              <w:sz w:val="44"/>
              <w:szCs w:val="44"/>
            </w:rPr>
          </w:rPrChange>
        </w:rPr>
      </w:pPr>
      <w:ins w:id="1598" w:author="Cristian Sbrolli" w:date="2020-12-04T22:03:00Z">
        <w:r w:rsidRPr="005432E1">
          <w:rPr>
            <w:rStyle w:val="Enfasidelicata"/>
            <w:rFonts w:cstheme="minorHAnsi"/>
            <w:sz w:val="24"/>
            <w:szCs w:val="24"/>
            <w:rPrChange w:id="1599" w:author="Cristian Sbrolli" w:date="2020-12-04T22:04:00Z">
              <w:rPr>
                <w:rStyle w:val="Enfasidelicata"/>
                <w:rFonts w:ascii="Bell MT" w:hAnsi="Bell MT"/>
                <w:sz w:val="44"/>
                <w:szCs w:val="44"/>
              </w:rPr>
            </w:rPrChange>
          </w:rPr>
          <w:t>abstract sig Ticket{</w:t>
        </w:r>
      </w:ins>
    </w:p>
    <w:p w14:paraId="4DDFD304" w14:textId="77777777" w:rsidR="005432E1" w:rsidRPr="005432E1" w:rsidRDefault="005432E1" w:rsidP="005432E1">
      <w:pPr>
        <w:pStyle w:val="Paragrafoelenco"/>
        <w:spacing w:line="240" w:lineRule="auto"/>
        <w:ind w:left="360"/>
        <w:rPr>
          <w:ins w:id="1600" w:author="Cristian Sbrolli" w:date="2020-12-04T22:03:00Z"/>
          <w:rStyle w:val="Enfasidelicata"/>
          <w:rFonts w:cstheme="minorHAnsi"/>
          <w:sz w:val="24"/>
          <w:szCs w:val="24"/>
          <w:rPrChange w:id="1601" w:author="Cristian Sbrolli" w:date="2020-12-04T22:04:00Z">
            <w:rPr>
              <w:ins w:id="1602" w:author="Cristian Sbrolli" w:date="2020-12-04T22:03:00Z"/>
              <w:rStyle w:val="Enfasidelicata"/>
              <w:rFonts w:ascii="Bell MT" w:hAnsi="Bell MT"/>
              <w:sz w:val="44"/>
              <w:szCs w:val="44"/>
            </w:rPr>
          </w:rPrChange>
        </w:rPr>
      </w:pPr>
      <w:proofErr w:type="spellStart"/>
      <w:ins w:id="1603" w:author="Cristian Sbrolli" w:date="2020-12-04T22:03:00Z">
        <w:r w:rsidRPr="005432E1">
          <w:rPr>
            <w:rStyle w:val="Enfasidelicata"/>
            <w:rFonts w:cstheme="minorHAnsi"/>
            <w:sz w:val="24"/>
            <w:szCs w:val="24"/>
            <w:rPrChange w:id="1604" w:author="Cristian Sbrolli" w:date="2020-12-04T22:04:00Z">
              <w:rPr>
                <w:rStyle w:val="Enfasidelicata"/>
                <w:rFonts w:ascii="Bell MT" w:hAnsi="Bell MT"/>
                <w:sz w:val="44"/>
                <w:szCs w:val="44"/>
              </w:rPr>
            </w:rPrChange>
          </w:rPr>
          <w:t>ticketDate</w:t>
        </w:r>
        <w:proofErr w:type="spellEnd"/>
        <w:r w:rsidRPr="005432E1">
          <w:rPr>
            <w:rStyle w:val="Enfasidelicata"/>
            <w:rFonts w:cstheme="minorHAnsi"/>
            <w:sz w:val="24"/>
            <w:szCs w:val="24"/>
            <w:rPrChange w:id="1605" w:author="Cristian Sbrolli" w:date="2020-12-04T22:04:00Z">
              <w:rPr>
                <w:rStyle w:val="Enfasidelicata"/>
                <w:rFonts w:ascii="Bell MT" w:hAnsi="Bell MT"/>
                <w:sz w:val="44"/>
                <w:szCs w:val="44"/>
              </w:rPr>
            </w:rPrChange>
          </w:rPr>
          <w:t>: one Date,</w:t>
        </w:r>
      </w:ins>
    </w:p>
    <w:p w14:paraId="1EAF2216" w14:textId="77777777" w:rsidR="005432E1" w:rsidRPr="005432E1" w:rsidRDefault="005432E1" w:rsidP="005432E1">
      <w:pPr>
        <w:pStyle w:val="Paragrafoelenco"/>
        <w:spacing w:line="240" w:lineRule="auto"/>
        <w:ind w:left="360"/>
        <w:rPr>
          <w:ins w:id="1606" w:author="Cristian Sbrolli" w:date="2020-12-04T22:03:00Z"/>
          <w:rStyle w:val="Enfasidelicata"/>
          <w:rFonts w:cstheme="minorHAnsi"/>
          <w:sz w:val="24"/>
          <w:szCs w:val="24"/>
          <w:rPrChange w:id="1607" w:author="Cristian Sbrolli" w:date="2020-12-04T22:04:00Z">
            <w:rPr>
              <w:ins w:id="1608" w:author="Cristian Sbrolli" w:date="2020-12-04T22:03:00Z"/>
              <w:rStyle w:val="Enfasidelicata"/>
              <w:rFonts w:ascii="Bell MT" w:hAnsi="Bell MT"/>
              <w:sz w:val="44"/>
              <w:szCs w:val="44"/>
            </w:rPr>
          </w:rPrChange>
        </w:rPr>
      </w:pPr>
      <w:proofErr w:type="spellStart"/>
      <w:ins w:id="1609" w:author="Cristian Sbrolli" w:date="2020-12-04T22:03:00Z">
        <w:r w:rsidRPr="005432E1">
          <w:rPr>
            <w:rStyle w:val="Enfasidelicata"/>
            <w:rFonts w:cstheme="minorHAnsi"/>
            <w:sz w:val="24"/>
            <w:szCs w:val="24"/>
            <w:rPrChange w:id="1610" w:author="Cristian Sbrolli" w:date="2020-12-04T22:04:00Z">
              <w:rPr>
                <w:rStyle w:val="Enfasidelicata"/>
                <w:rFonts w:ascii="Bell MT" w:hAnsi="Bell MT"/>
                <w:sz w:val="44"/>
                <w:szCs w:val="44"/>
              </w:rPr>
            </w:rPrChange>
          </w:rPr>
          <w:t>ticketTimeSlot</w:t>
        </w:r>
        <w:proofErr w:type="spellEnd"/>
        <w:r w:rsidRPr="005432E1">
          <w:rPr>
            <w:rStyle w:val="Enfasidelicata"/>
            <w:rFonts w:cstheme="minorHAnsi"/>
            <w:sz w:val="24"/>
            <w:szCs w:val="24"/>
            <w:rPrChange w:id="1611" w:author="Cristian Sbrolli" w:date="2020-12-04T22:04:00Z">
              <w:rPr>
                <w:rStyle w:val="Enfasidelicata"/>
                <w:rFonts w:ascii="Bell MT" w:hAnsi="Bell MT"/>
                <w:sz w:val="44"/>
                <w:szCs w:val="44"/>
              </w:rPr>
            </w:rPrChange>
          </w:rPr>
          <w:t xml:space="preserve">: one </w:t>
        </w:r>
        <w:proofErr w:type="spellStart"/>
        <w:r w:rsidRPr="005432E1">
          <w:rPr>
            <w:rStyle w:val="Enfasidelicata"/>
            <w:rFonts w:cstheme="minorHAnsi"/>
            <w:sz w:val="24"/>
            <w:szCs w:val="24"/>
            <w:rPrChange w:id="1612"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1613" w:author="Cristian Sbrolli" w:date="2020-12-04T22:04:00Z">
              <w:rPr>
                <w:rStyle w:val="Enfasidelicata"/>
                <w:rFonts w:ascii="Bell MT" w:hAnsi="Bell MT"/>
                <w:sz w:val="44"/>
                <w:szCs w:val="44"/>
              </w:rPr>
            </w:rPrChange>
          </w:rPr>
          <w:t>,</w:t>
        </w:r>
      </w:ins>
    </w:p>
    <w:p w14:paraId="3FBB7378" w14:textId="77777777" w:rsidR="005432E1" w:rsidRPr="005432E1" w:rsidRDefault="005432E1" w:rsidP="005432E1">
      <w:pPr>
        <w:pStyle w:val="Paragrafoelenco"/>
        <w:spacing w:line="240" w:lineRule="auto"/>
        <w:ind w:left="360"/>
        <w:rPr>
          <w:ins w:id="1614" w:author="Cristian Sbrolli" w:date="2020-12-04T22:03:00Z"/>
          <w:rStyle w:val="Enfasidelicata"/>
          <w:rFonts w:cstheme="minorHAnsi"/>
          <w:sz w:val="24"/>
          <w:szCs w:val="24"/>
          <w:rPrChange w:id="1615" w:author="Cristian Sbrolli" w:date="2020-12-04T22:04:00Z">
            <w:rPr>
              <w:ins w:id="1616" w:author="Cristian Sbrolli" w:date="2020-12-04T22:03:00Z"/>
              <w:rStyle w:val="Enfasidelicata"/>
              <w:rFonts w:ascii="Bell MT" w:hAnsi="Bell MT"/>
              <w:sz w:val="44"/>
              <w:szCs w:val="44"/>
            </w:rPr>
          </w:rPrChange>
        </w:rPr>
      </w:pPr>
      <w:proofErr w:type="spellStart"/>
      <w:ins w:id="1617" w:author="Cristian Sbrolli" w:date="2020-12-04T22:03:00Z">
        <w:r w:rsidRPr="005432E1">
          <w:rPr>
            <w:rStyle w:val="Enfasidelicata"/>
            <w:rFonts w:cstheme="minorHAnsi"/>
            <w:sz w:val="24"/>
            <w:szCs w:val="24"/>
            <w:rPrChange w:id="1618" w:author="Cristian Sbrolli" w:date="2020-12-04T22:04:00Z">
              <w:rPr>
                <w:rStyle w:val="Enfasidelicata"/>
                <w:rFonts w:ascii="Bell MT" w:hAnsi="Bell MT"/>
                <w:sz w:val="44"/>
                <w:szCs w:val="44"/>
              </w:rPr>
            </w:rPrChange>
          </w:rPr>
          <w:t>ticketCode</w:t>
        </w:r>
        <w:proofErr w:type="spellEnd"/>
        <w:r w:rsidRPr="005432E1">
          <w:rPr>
            <w:rStyle w:val="Enfasidelicata"/>
            <w:rFonts w:cstheme="minorHAnsi"/>
            <w:sz w:val="24"/>
            <w:szCs w:val="24"/>
            <w:rPrChange w:id="1619" w:author="Cristian Sbrolli" w:date="2020-12-04T22:04:00Z">
              <w:rPr>
                <w:rStyle w:val="Enfasidelicata"/>
                <w:rFonts w:ascii="Bell MT" w:hAnsi="Bell MT"/>
                <w:sz w:val="44"/>
                <w:szCs w:val="44"/>
              </w:rPr>
            </w:rPrChange>
          </w:rPr>
          <w:t xml:space="preserve">: one </w:t>
        </w:r>
        <w:proofErr w:type="spellStart"/>
        <w:r w:rsidRPr="005432E1">
          <w:rPr>
            <w:rStyle w:val="Enfasidelicata"/>
            <w:rFonts w:cstheme="minorHAnsi"/>
            <w:sz w:val="24"/>
            <w:szCs w:val="24"/>
            <w:rPrChange w:id="1620" w:author="Cristian Sbrolli" w:date="2020-12-04T22:04:00Z">
              <w:rPr>
                <w:rStyle w:val="Enfasidelicata"/>
                <w:rFonts w:ascii="Bell MT" w:hAnsi="Bell MT"/>
                <w:sz w:val="44"/>
                <w:szCs w:val="44"/>
              </w:rPr>
            </w:rPrChange>
          </w:rPr>
          <w:t>QRCode</w:t>
        </w:r>
        <w:proofErr w:type="spellEnd"/>
      </w:ins>
    </w:p>
    <w:p w14:paraId="15499564" w14:textId="77777777" w:rsidR="005432E1" w:rsidRPr="005432E1" w:rsidRDefault="005432E1" w:rsidP="005432E1">
      <w:pPr>
        <w:pStyle w:val="Paragrafoelenco"/>
        <w:spacing w:line="240" w:lineRule="auto"/>
        <w:ind w:left="360"/>
        <w:rPr>
          <w:ins w:id="1621" w:author="Cristian Sbrolli" w:date="2020-12-04T22:03:00Z"/>
          <w:rStyle w:val="Enfasidelicata"/>
          <w:rFonts w:cstheme="minorHAnsi"/>
          <w:sz w:val="24"/>
          <w:szCs w:val="24"/>
          <w:rPrChange w:id="1622" w:author="Cristian Sbrolli" w:date="2020-12-04T22:04:00Z">
            <w:rPr>
              <w:ins w:id="1623" w:author="Cristian Sbrolli" w:date="2020-12-04T22:03:00Z"/>
              <w:rStyle w:val="Enfasidelicata"/>
              <w:rFonts w:ascii="Bell MT" w:hAnsi="Bell MT"/>
              <w:sz w:val="44"/>
              <w:szCs w:val="44"/>
            </w:rPr>
          </w:rPrChange>
        </w:rPr>
      </w:pPr>
      <w:ins w:id="1624" w:author="Cristian Sbrolli" w:date="2020-12-04T22:03:00Z">
        <w:r w:rsidRPr="005432E1">
          <w:rPr>
            <w:rStyle w:val="Enfasidelicata"/>
            <w:rFonts w:cstheme="minorHAnsi"/>
            <w:sz w:val="24"/>
            <w:szCs w:val="24"/>
            <w:rPrChange w:id="1625" w:author="Cristian Sbrolli" w:date="2020-12-04T22:04:00Z">
              <w:rPr>
                <w:rStyle w:val="Enfasidelicata"/>
                <w:rFonts w:ascii="Bell MT" w:hAnsi="Bell MT"/>
                <w:sz w:val="44"/>
                <w:szCs w:val="44"/>
              </w:rPr>
            </w:rPrChange>
          </w:rPr>
          <w:t>}</w:t>
        </w:r>
      </w:ins>
    </w:p>
    <w:p w14:paraId="42F4EC27" w14:textId="77777777" w:rsidR="005432E1" w:rsidRPr="005432E1" w:rsidRDefault="005432E1" w:rsidP="005432E1">
      <w:pPr>
        <w:pStyle w:val="Paragrafoelenco"/>
        <w:spacing w:line="240" w:lineRule="auto"/>
        <w:ind w:left="360"/>
        <w:rPr>
          <w:ins w:id="1626" w:author="Cristian Sbrolli" w:date="2020-12-04T22:03:00Z"/>
          <w:rStyle w:val="Enfasidelicata"/>
          <w:rFonts w:cstheme="minorHAnsi"/>
          <w:sz w:val="24"/>
          <w:szCs w:val="24"/>
          <w:rPrChange w:id="1627" w:author="Cristian Sbrolli" w:date="2020-12-04T22:04:00Z">
            <w:rPr>
              <w:ins w:id="1628" w:author="Cristian Sbrolli" w:date="2020-12-04T22:03:00Z"/>
              <w:rStyle w:val="Enfasidelicata"/>
              <w:rFonts w:ascii="Bell MT" w:hAnsi="Bell MT"/>
              <w:sz w:val="44"/>
              <w:szCs w:val="44"/>
            </w:rPr>
          </w:rPrChange>
        </w:rPr>
      </w:pPr>
      <w:ins w:id="1629" w:author="Cristian Sbrolli" w:date="2020-12-04T22:03:00Z">
        <w:r w:rsidRPr="005432E1">
          <w:rPr>
            <w:rStyle w:val="Enfasidelicata"/>
            <w:rFonts w:cstheme="minorHAnsi"/>
            <w:sz w:val="24"/>
            <w:szCs w:val="24"/>
            <w:rPrChange w:id="1630"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631" w:author="Cristian Sbrolli" w:date="2020-12-04T22:04:00Z">
              <w:rPr>
                <w:rStyle w:val="Enfasidelicata"/>
                <w:rFonts w:ascii="Bell MT" w:hAnsi="Bell MT"/>
                <w:sz w:val="44"/>
                <w:szCs w:val="44"/>
              </w:rPr>
            </w:rPrChange>
          </w:rPr>
          <w:t>PhysicalTicket</w:t>
        </w:r>
        <w:proofErr w:type="spellEnd"/>
        <w:r w:rsidRPr="005432E1">
          <w:rPr>
            <w:rStyle w:val="Enfasidelicata"/>
            <w:rFonts w:cstheme="minorHAnsi"/>
            <w:sz w:val="24"/>
            <w:szCs w:val="24"/>
            <w:rPrChange w:id="1632" w:author="Cristian Sbrolli" w:date="2020-12-04T22:04:00Z">
              <w:rPr>
                <w:rStyle w:val="Enfasidelicata"/>
                <w:rFonts w:ascii="Bell MT" w:hAnsi="Bell MT"/>
                <w:sz w:val="44"/>
                <w:szCs w:val="44"/>
              </w:rPr>
            </w:rPrChange>
          </w:rPr>
          <w:t xml:space="preserve"> extends Ticket{}</w:t>
        </w:r>
      </w:ins>
    </w:p>
    <w:p w14:paraId="4914714E" w14:textId="77777777" w:rsidR="005432E1" w:rsidRPr="005432E1" w:rsidRDefault="005432E1" w:rsidP="005432E1">
      <w:pPr>
        <w:pStyle w:val="Paragrafoelenco"/>
        <w:spacing w:line="240" w:lineRule="auto"/>
        <w:ind w:left="360"/>
        <w:rPr>
          <w:ins w:id="1633" w:author="Cristian Sbrolli" w:date="2020-12-04T22:03:00Z"/>
          <w:rStyle w:val="Enfasidelicata"/>
          <w:rFonts w:cstheme="minorHAnsi"/>
          <w:sz w:val="24"/>
          <w:szCs w:val="24"/>
          <w:rPrChange w:id="1634" w:author="Cristian Sbrolli" w:date="2020-12-04T22:04:00Z">
            <w:rPr>
              <w:ins w:id="1635" w:author="Cristian Sbrolli" w:date="2020-12-04T22:03:00Z"/>
              <w:rStyle w:val="Enfasidelicata"/>
              <w:rFonts w:ascii="Bell MT" w:hAnsi="Bell MT"/>
              <w:sz w:val="44"/>
              <w:szCs w:val="44"/>
            </w:rPr>
          </w:rPrChange>
        </w:rPr>
      </w:pPr>
      <w:ins w:id="1636" w:author="Cristian Sbrolli" w:date="2020-12-04T22:03:00Z">
        <w:r w:rsidRPr="005432E1">
          <w:rPr>
            <w:rStyle w:val="Enfasidelicata"/>
            <w:rFonts w:cstheme="minorHAnsi"/>
            <w:sz w:val="24"/>
            <w:szCs w:val="24"/>
            <w:rPrChange w:id="1637"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638" w:author="Cristian Sbrolli" w:date="2020-12-04T22:04:00Z">
              <w:rPr>
                <w:rStyle w:val="Enfasidelicata"/>
                <w:rFonts w:ascii="Bell MT" w:hAnsi="Bell MT"/>
                <w:sz w:val="44"/>
                <w:szCs w:val="44"/>
              </w:rPr>
            </w:rPrChange>
          </w:rPr>
          <w:t>VirtualTicket</w:t>
        </w:r>
        <w:proofErr w:type="spellEnd"/>
        <w:r w:rsidRPr="005432E1">
          <w:rPr>
            <w:rStyle w:val="Enfasidelicata"/>
            <w:rFonts w:cstheme="minorHAnsi"/>
            <w:sz w:val="24"/>
            <w:szCs w:val="24"/>
            <w:rPrChange w:id="1639" w:author="Cristian Sbrolli" w:date="2020-12-04T22:04:00Z">
              <w:rPr>
                <w:rStyle w:val="Enfasidelicata"/>
                <w:rFonts w:ascii="Bell MT" w:hAnsi="Bell MT"/>
                <w:sz w:val="44"/>
                <w:szCs w:val="44"/>
              </w:rPr>
            </w:rPrChange>
          </w:rPr>
          <w:t xml:space="preserve"> extends Ticket{}</w:t>
        </w:r>
      </w:ins>
    </w:p>
    <w:p w14:paraId="304B8EB6" w14:textId="77777777" w:rsidR="005432E1" w:rsidRPr="005432E1" w:rsidRDefault="005432E1" w:rsidP="005432E1">
      <w:pPr>
        <w:pStyle w:val="Paragrafoelenco"/>
        <w:spacing w:line="240" w:lineRule="auto"/>
        <w:ind w:left="360"/>
        <w:rPr>
          <w:ins w:id="1640" w:author="Cristian Sbrolli" w:date="2020-12-04T22:03:00Z"/>
          <w:rStyle w:val="Enfasidelicata"/>
          <w:rFonts w:cstheme="minorHAnsi"/>
          <w:sz w:val="24"/>
          <w:szCs w:val="24"/>
          <w:rPrChange w:id="1641" w:author="Cristian Sbrolli" w:date="2020-12-04T22:04:00Z">
            <w:rPr>
              <w:ins w:id="1642" w:author="Cristian Sbrolli" w:date="2020-12-04T22:03:00Z"/>
              <w:rStyle w:val="Enfasidelicata"/>
              <w:rFonts w:ascii="Bell MT" w:hAnsi="Bell MT"/>
              <w:sz w:val="44"/>
              <w:szCs w:val="44"/>
            </w:rPr>
          </w:rPrChange>
        </w:rPr>
      </w:pPr>
      <w:ins w:id="1643" w:author="Cristian Sbrolli" w:date="2020-12-04T22:03:00Z">
        <w:r w:rsidRPr="005432E1">
          <w:rPr>
            <w:rStyle w:val="Enfasidelicata"/>
            <w:rFonts w:cstheme="minorHAnsi"/>
            <w:sz w:val="24"/>
            <w:szCs w:val="24"/>
            <w:rPrChange w:id="1644" w:author="Cristian Sbrolli" w:date="2020-12-04T22:04:00Z">
              <w:rPr>
                <w:rStyle w:val="Enfasidelicata"/>
                <w:rFonts w:ascii="Bell MT" w:hAnsi="Bell MT"/>
                <w:sz w:val="44"/>
                <w:szCs w:val="44"/>
              </w:rPr>
            </w:rPrChange>
          </w:rPr>
          <w:t>sig Visit extends Ticket{</w:t>
        </w:r>
      </w:ins>
    </w:p>
    <w:p w14:paraId="5DAE99A2" w14:textId="77777777" w:rsidR="005432E1" w:rsidRPr="005432E1" w:rsidRDefault="005432E1" w:rsidP="005432E1">
      <w:pPr>
        <w:pStyle w:val="Paragrafoelenco"/>
        <w:spacing w:line="240" w:lineRule="auto"/>
        <w:ind w:left="360"/>
        <w:rPr>
          <w:ins w:id="1645" w:author="Cristian Sbrolli" w:date="2020-12-04T22:03:00Z"/>
          <w:rStyle w:val="Enfasidelicata"/>
          <w:rFonts w:cstheme="minorHAnsi"/>
          <w:sz w:val="24"/>
          <w:szCs w:val="24"/>
          <w:rPrChange w:id="1646" w:author="Cristian Sbrolli" w:date="2020-12-04T22:04:00Z">
            <w:rPr>
              <w:ins w:id="1647" w:author="Cristian Sbrolli" w:date="2020-12-04T22:03:00Z"/>
              <w:rStyle w:val="Enfasidelicata"/>
              <w:rFonts w:ascii="Bell MT" w:hAnsi="Bell MT"/>
              <w:sz w:val="44"/>
              <w:szCs w:val="44"/>
            </w:rPr>
          </w:rPrChange>
        </w:rPr>
      </w:pPr>
      <w:proofErr w:type="spellStart"/>
      <w:ins w:id="1648" w:author="Cristian Sbrolli" w:date="2020-12-04T22:03:00Z">
        <w:r w:rsidRPr="005432E1">
          <w:rPr>
            <w:rStyle w:val="Enfasidelicata"/>
            <w:rFonts w:cstheme="minorHAnsi"/>
            <w:sz w:val="24"/>
            <w:szCs w:val="24"/>
            <w:rPrChange w:id="1649" w:author="Cristian Sbrolli" w:date="2020-12-04T22:04:00Z">
              <w:rPr>
                <w:rStyle w:val="Enfasidelicata"/>
                <w:rFonts w:ascii="Bell MT" w:hAnsi="Bell MT"/>
                <w:sz w:val="44"/>
                <w:szCs w:val="44"/>
              </w:rPr>
            </w:rPrChange>
          </w:rPr>
          <w:t>shoppingListCategories</w:t>
        </w:r>
        <w:proofErr w:type="spellEnd"/>
        <w:r w:rsidRPr="005432E1">
          <w:rPr>
            <w:rStyle w:val="Enfasidelicata"/>
            <w:rFonts w:cstheme="minorHAnsi"/>
            <w:sz w:val="24"/>
            <w:szCs w:val="24"/>
            <w:rPrChange w:id="1650" w:author="Cristian Sbrolli" w:date="2020-12-04T22:04:00Z">
              <w:rPr>
                <w:rStyle w:val="Enfasidelicata"/>
                <w:rFonts w:ascii="Bell MT" w:hAnsi="Bell MT"/>
                <w:sz w:val="44"/>
                <w:szCs w:val="44"/>
              </w:rPr>
            </w:rPrChange>
          </w:rPr>
          <w:t xml:space="preserve"> : set Category,</w:t>
        </w:r>
      </w:ins>
    </w:p>
    <w:p w14:paraId="0E48BA90" w14:textId="77777777" w:rsidR="005432E1" w:rsidRPr="005432E1" w:rsidRDefault="005432E1" w:rsidP="005432E1">
      <w:pPr>
        <w:pStyle w:val="Paragrafoelenco"/>
        <w:spacing w:line="240" w:lineRule="auto"/>
        <w:ind w:left="360"/>
        <w:rPr>
          <w:ins w:id="1651" w:author="Cristian Sbrolli" w:date="2020-12-04T22:03:00Z"/>
          <w:rStyle w:val="Enfasidelicata"/>
          <w:rFonts w:cstheme="minorHAnsi"/>
          <w:sz w:val="24"/>
          <w:szCs w:val="24"/>
          <w:rPrChange w:id="1652" w:author="Cristian Sbrolli" w:date="2020-12-04T22:04:00Z">
            <w:rPr>
              <w:ins w:id="1653" w:author="Cristian Sbrolli" w:date="2020-12-04T22:03:00Z"/>
              <w:rStyle w:val="Enfasidelicata"/>
              <w:rFonts w:ascii="Bell MT" w:hAnsi="Bell MT"/>
              <w:sz w:val="44"/>
              <w:szCs w:val="44"/>
            </w:rPr>
          </w:rPrChange>
        </w:rPr>
      </w:pPr>
      <w:proofErr w:type="spellStart"/>
      <w:ins w:id="1654" w:author="Cristian Sbrolli" w:date="2020-12-04T22:03:00Z">
        <w:r w:rsidRPr="005432E1">
          <w:rPr>
            <w:rStyle w:val="Enfasidelicata"/>
            <w:rFonts w:cstheme="minorHAnsi"/>
            <w:sz w:val="24"/>
            <w:szCs w:val="24"/>
            <w:rPrChange w:id="1655" w:author="Cristian Sbrolli" w:date="2020-12-04T22:04:00Z">
              <w:rPr>
                <w:rStyle w:val="Enfasidelicata"/>
                <w:rFonts w:ascii="Bell MT" w:hAnsi="Bell MT"/>
                <w:sz w:val="44"/>
                <w:szCs w:val="44"/>
              </w:rPr>
            </w:rPrChange>
          </w:rPr>
          <w:t>shoppingListItems</w:t>
        </w:r>
        <w:proofErr w:type="spellEnd"/>
        <w:r w:rsidRPr="005432E1">
          <w:rPr>
            <w:rStyle w:val="Enfasidelicata"/>
            <w:rFonts w:cstheme="minorHAnsi"/>
            <w:sz w:val="24"/>
            <w:szCs w:val="24"/>
            <w:rPrChange w:id="1656" w:author="Cristian Sbrolli" w:date="2020-12-04T22:04:00Z">
              <w:rPr>
                <w:rStyle w:val="Enfasidelicata"/>
                <w:rFonts w:ascii="Bell MT" w:hAnsi="Bell MT"/>
                <w:sz w:val="44"/>
                <w:szCs w:val="44"/>
              </w:rPr>
            </w:rPrChange>
          </w:rPr>
          <w:t xml:space="preserve"> : set Item</w:t>
        </w:r>
      </w:ins>
    </w:p>
    <w:p w14:paraId="1729F092" w14:textId="77777777" w:rsidR="005432E1" w:rsidRPr="005432E1" w:rsidRDefault="005432E1" w:rsidP="005432E1">
      <w:pPr>
        <w:pStyle w:val="Paragrafoelenco"/>
        <w:spacing w:line="240" w:lineRule="auto"/>
        <w:ind w:left="360"/>
        <w:rPr>
          <w:ins w:id="1657" w:author="Cristian Sbrolli" w:date="2020-12-04T22:03:00Z"/>
          <w:rStyle w:val="Enfasidelicata"/>
          <w:rFonts w:cstheme="minorHAnsi"/>
          <w:sz w:val="24"/>
          <w:szCs w:val="24"/>
          <w:rPrChange w:id="1658" w:author="Cristian Sbrolli" w:date="2020-12-04T22:04:00Z">
            <w:rPr>
              <w:ins w:id="1659" w:author="Cristian Sbrolli" w:date="2020-12-04T22:03:00Z"/>
              <w:rStyle w:val="Enfasidelicata"/>
              <w:rFonts w:ascii="Bell MT" w:hAnsi="Bell MT"/>
              <w:sz w:val="44"/>
              <w:szCs w:val="44"/>
            </w:rPr>
          </w:rPrChange>
        </w:rPr>
      </w:pPr>
      <w:ins w:id="1660" w:author="Cristian Sbrolli" w:date="2020-12-04T22:03:00Z">
        <w:r w:rsidRPr="005432E1">
          <w:rPr>
            <w:rStyle w:val="Enfasidelicata"/>
            <w:rFonts w:cstheme="minorHAnsi"/>
            <w:sz w:val="24"/>
            <w:szCs w:val="24"/>
            <w:rPrChange w:id="1661" w:author="Cristian Sbrolli" w:date="2020-12-04T22:04:00Z">
              <w:rPr>
                <w:rStyle w:val="Enfasidelicata"/>
                <w:rFonts w:ascii="Bell MT" w:hAnsi="Bell MT"/>
                <w:sz w:val="44"/>
                <w:szCs w:val="44"/>
              </w:rPr>
            </w:rPrChange>
          </w:rPr>
          <w:t>}</w:t>
        </w:r>
      </w:ins>
    </w:p>
    <w:p w14:paraId="3EFEC4BD" w14:textId="77777777" w:rsidR="005432E1" w:rsidRPr="005432E1" w:rsidRDefault="005432E1" w:rsidP="005432E1">
      <w:pPr>
        <w:pStyle w:val="Paragrafoelenco"/>
        <w:spacing w:line="240" w:lineRule="auto"/>
        <w:ind w:left="360"/>
        <w:rPr>
          <w:ins w:id="1662" w:author="Cristian Sbrolli" w:date="2020-12-04T22:03:00Z"/>
          <w:rStyle w:val="Enfasidelicata"/>
          <w:rFonts w:cstheme="minorHAnsi"/>
          <w:sz w:val="24"/>
          <w:szCs w:val="24"/>
          <w:rPrChange w:id="1663" w:author="Cristian Sbrolli" w:date="2020-12-04T22:04:00Z">
            <w:rPr>
              <w:ins w:id="1664" w:author="Cristian Sbrolli" w:date="2020-12-04T22:03:00Z"/>
              <w:rStyle w:val="Enfasidelicata"/>
              <w:rFonts w:ascii="Bell MT" w:hAnsi="Bell MT"/>
              <w:sz w:val="44"/>
              <w:szCs w:val="44"/>
            </w:rPr>
          </w:rPrChange>
        </w:rPr>
      </w:pPr>
    </w:p>
    <w:p w14:paraId="4ECE6D3D" w14:textId="77777777" w:rsidR="005432E1" w:rsidRPr="005432E1" w:rsidRDefault="005432E1" w:rsidP="005432E1">
      <w:pPr>
        <w:pStyle w:val="Paragrafoelenco"/>
        <w:spacing w:line="240" w:lineRule="auto"/>
        <w:ind w:left="360"/>
        <w:rPr>
          <w:ins w:id="1665" w:author="Cristian Sbrolli" w:date="2020-12-04T22:03:00Z"/>
          <w:rStyle w:val="Enfasidelicata"/>
          <w:rFonts w:cstheme="minorHAnsi"/>
          <w:sz w:val="24"/>
          <w:szCs w:val="24"/>
          <w:rPrChange w:id="1666" w:author="Cristian Sbrolli" w:date="2020-12-04T22:04:00Z">
            <w:rPr>
              <w:ins w:id="1667" w:author="Cristian Sbrolli" w:date="2020-12-04T22:03:00Z"/>
              <w:rStyle w:val="Enfasidelicata"/>
              <w:rFonts w:ascii="Bell MT" w:hAnsi="Bell MT"/>
              <w:sz w:val="44"/>
              <w:szCs w:val="44"/>
            </w:rPr>
          </w:rPrChange>
        </w:rPr>
      </w:pPr>
      <w:ins w:id="1668" w:author="Cristian Sbrolli" w:date="2020-12-04T22:03:00Z">
        <w:r w:rsidRPr="005432E1">
          <w:rPr>
            <w:rStyle w:val="Enfasidelicata"/>
            <w:rFonts w:cstheme="minorHAnsi"/>
            <w:sz w:val="24"/>
            <w:szCs w:val="24"/>
            <w:rPrChange w:id="1669" w:author="Cristian Sbrolli" w:date="2020-12-04T22:04:00Z">
              <w:rPr>
                <w:rStyle w:val="Enfasidelicata"/>
                <w:rFonts w:ascii="Bell MT" w:hAnsi="Bell MT"/>
                <w:sz w:val="44"/>
                <w:szCs w:val="44"/>
              </w:rPr>
            </w:rPrChange>
          </w:rPr>
          <w:t>sig Item{}</w:t>
        </w:r>
      </w:ins>
    </w:p>
    <w:p w14:paraId="60418A2F" w14:textId="77777777" w:rsidR="005432E1" w:rsidRPr="005432E1" w:rsidRDefault="005432E1" w:rsidP="005432E1">
      <w:pPr>
        <w:pStyle w:val="Paragrafoelenco"/>
        <w:spacing w:line="240" w:lineRule="auto"/>
        <w:ind w:left="360"/>
        <w:rPr>
          <w:ins w:id="1670" w:author="Cristian Sbrolli" w:date="2020-12-04T22:03:00Z"/>
          <w:rStyle w:val="Enfasidelicata"/>
          <w:rFonts w:cstheme="minorHAnsi"/>
          <w:sz w:val="24"/>
          <w:szCs w:val="24"/>
          <w:rPrChange w:id="1671" w:author="Cristian Sbrolli" w:date="2020-12-04T22:04:00Z">
            <w:rPr>
              <w:ins w:id="1672" w:author="Cristian Sbrolli" w:date="2020-12-04T22:03:00Z"/>
              <w:rStyle w:val="Enfasidelicata"/>
              <w:rFonts w:ascii="Bell MT" w:hAnsi="Bell MT"/>
              <w:sz w:val="44"/>
              <w:szCs w:val="44"/>
            </w:rPr>
          </w:rPrChange>
        </w:rPr>
      </w:pPr>
    </w:p>
    <w:p w14:paraId="4D5F22C9" w14:textId="77777777" w:rsidR="005432E1" w:rsidRPr="005432E1" w:rsidRDefault="005432E1" w:rsidP="005432E1">
      <w:pPr>
        <w:pStyle w:val="Paragrafoelenco"/>
        <w:spacing w:line="240" w:lineRule="auto"/>
        <w:ind w:left="360"/>
        <w:rPr>
          <w:ins w:id="1673" w:author="Cristian Sbrolli" w:date="2020-12-04T22:03:00Z"/>
          <w:rStyle w:val="Enfasidelicata"/>
          <w:rFonts w:cstheme="minorHAnsi"/>
          <w:sz w:val="24"/>
          <w:szCs w:val="24"/>
          <w:rPrChange w:id="1674" w:author="Cristian Sbrolli" w:date="2020-12-04T22:04:00Z">
            <w:rPr>
              <w:ins w:id="1675" w:author="Cristian Sbrolli" w:date="2020-12-04T22:03:00Z"/>
              <w:rStyle w:val="Enfasidelicata"/>
              <w:rFonts w:ascii="Bell MT" w:hAnsi="Bell MT"/>
              <w:sz w:val="44"/>
              <w:szCs w:val="44"/>
            </w:rPr>
          </w:rPrChange>
        </w:rPr>
      </w:pPr>
      <w:ins w:id="1676" w:author="Cristian Sbrolli" w:date="2020-12-04T22:03:00Z">
        <w:r w:rsidRPr="005432E1">
          <w:rPr>
            <w:rStyle w:val="Enfasidelicata"/>
            <w:rFonts w:cstheme="minorHAnsi"/>
            <w:sz w:val="24"/>
            <w:szCs w:val="24"/>
            <w:rPrChange w:id="1677" w:author="Cristian Sbrolli" w:date="2020-12-04T22:04:00Z">
              <w:rPr>
                <w:rStyle w:val="Enfasidelicata"/>
                <w:rFonts w:ascii="Bell MT" w:hAnsi="Bell MT"/>
                <w:sz w:val="44"/>
                <w:szCs w:val="44"/>
              </w:rPr>
            </w:rPrChange>
          </w:rPr>
          <w:t>sig Category{</w:t>
        </w:r>
      </w:ins>
    </w:p>
    <w:p w14:paraId="55C66092" w14:textId="77777777" w:rsidR="005432E1" w:rsidRPr="005432E1" w:rsidRDefault="005432E1" w:rsidP="005432E1">
      <w:pPr>
        <w:pStyle w:val="Paragrafoelenco"/>
        <w:spacing w:line="240" w:lineRule="auto"/>
        <w:ind w:left="360"/>
        <w:rPr>
          <w:ins w:id="1678" w:author="Cristian Sbrolli" w:date="2020-12-04T22:03:00Z"/>
          <w:rStyle w:val="Enfasidelicata"/>
          <w:rFonts w:cstheme="minorHAnsi"/>
          <w:sz w:val="24"/>
          <w:szCs w:val="24"/>
          <w:rPrChange w:id="1679" w:author="Cristian Sbrolli" w:date="2020-12-04T22:04:00Z">
            <w:rPr>
              <w:ins w:id="1680" w:author="Cristian Sbrolli" w:date="2020-12-04T22:03:00Z"/>
              <w:rStyle w:val="Enfasidelicata"/>
              <w:rFonts w:ascii="Bell MT" w:hAnsi="Bell MT"/>
              <w:sz w:val="44"/>
              <w:szCs w:val="44"/>
            </w:rPr>
          </w:rPrChange>
        </w:rPr>
      </w:pPr>
      <w:ins w:id="1681" w:author="Cristian Sbrolli" w:date="2020-12-04T22:03:00Z">
        <w:r w:rsidRPr="005432E1">
          <w:rPr>
            <w:rStyle w:val="Enfasidelicata"/>
            <w:rFonts w:cstheme="minorHAnsi"/>
            <w:sz w:val="24"/>
            <w:szCs w:val="24"/>
            <w:rPrChange w:id="1682" w:author="Cristian Sbrolli" w:date="2020-12-04T22:04:00Z">
              <w:rPr>
                <w:rStyle w:val="Enfasidelicata"/>
                <w:rFonts w:ascii="Bell MT" w:hAnsi="Bell MT"/>
                <w:sz w:val="44"/>
                <w:szCs w:val="44"/>
              </w:rPr>
            </w:rPrChange>
          </w:rPr>
          <w:t>products: some Item</w:t>
        </w:r>
      </w:ins>
    </w:p>
    <w:p w14:paraId="36739BEE" w14:textId="77777777" w:rsidR="005432E1" w:rsidRPr="005432E1" w:rsidRDefault="005432E1" w:rsidP="005432E1">
      <w:pPr>
        <w:pStyle w:val="Paragrafoelenco"/>
        <w:spacing w:line="240" w:lineRule="auto"/>
        <w:ind w:left="360"/>
        <w:rPr>
          <w:ins w:id="1683" w:author="Cristian Sbrolli" w:date="2020-12-04T22:03:00Z"/>
          <w:rStyle w:val="Enfasidelicata"/>
          <w:rFonts w:cstheme="minorHAnsi"/>
          <w:sz w:val="24"/>
          <w:szCs w:val="24"/>
          <w:rPrChange w:id="1684" w:author="Cristian Sbrolli" w:date="2020-12-04T22:04:00Z">
            <w:rPr>
              <w:ins w:id="1685" w:author="Cristian Sbrolli" w:date="2020-12-04T22:03:00Z"/>
              <w:rStyle w:val="Enfasidelicata"/>
              <w:rFonts w:ascii="Bell MT" w:hAnsi="Bell MT"/>
              <w:sz w:val="44"/>
              <w:szCs w:val="44"/>
            </w:rPr>
          </w:rPrChange>
        </w:rPr>
      </w:pPr>
      <w:ins w:id="1686" w:author="Cristian Sbrolli" w:date="2020-12-04T22:03:00Z">
        <w:r w:rsidRPr="005432E1">
          <w:rPr>
            <w:rStyle w:val="Enfasidelicata"/>
            <w:rFonts w:cstheme="minorHAnsi"/>
            <w:sz w:val="24"/>
            <w:szCs w:val="24"/>
            <w:rPrChange w:id="1687" w:author="Cristian Sbrolli" w:date="2020-12-04T22:04:00Z">
              <w:rPr>
                <w:rStyle w:val="Enfasidelicata"/>
                <w:rFonts w:ascii="Bell MT" w:hAnsi="Bell MT"/>
                <w:sz w:val="44"/>
                <w:szCs w:val="44"/>
              </w:rPr>
            </w:rPrChange>
          </w:rPr>
          <w:t>}</w:t>
        </w:r>
      </w:ins>
    </w:p>
    <w:p w14:paraId="0C31B99A" w14:textId="77777777" w:rsidR="005432E1" w:rsidRPr="005432E1" w:rsidRDefault="005432E1" w:rsidP="005432E1">
      <w:pPr>
        <w:pStyle w:val="Paragrafoelenco"/>
        <w:spacing w:line="240" w:lineRule="auto"/>
        <w:ind w:left="360"/>
        <w:rPr>
          <w:ins w:id="1688" w:author="Cristian Sbrolli" w:date="2020-12-04T22:03:00Z"/>
          <w:rStyle w:val="Enfasidelicata"/>
          <w:rFonts w:cstheme="minorHAnsi"/>
          <w:sz w:val="24"/>
          <w:szCs w:val="24"/>
          <w:rPrChange w:id="1689" w:author="Cristian Sbrolli" w:date="2020-12-04T22:04:00Z">
            <w:rPr>
              <w:ins w:id="1690" w:author="Cristian Sbrolli" w:date="2020-12-04T22:03:00Z"/>
              <w:rStyle w:val="Enfasidelicata"/>
              <w:rFonts w:ascii="Bell MT" w:hAnsi="Bell MT"/>
              <w:sz w:val="44"/>
              <w:szCs w:val="44"/>
            </w:rPr>
          </w:rPrChange>
        </w:rPr>
      </w:pPr>
    </w:p>
    <w:p w14:paraId="6AAA0F00" w14:textId="77777777" w:rsidR="005432E1" w:rsidRPr="005432E1" w:rsidRDefault="005432E1" w:rsidP="005432E1">
      <w:pPr>
        <w:pStyle w:val="Paragrafoelenco"/>
        <w:spacing w:line="240" w:lineRule="auto"/>
        <w:ind w:left="360"/>
        <w:rPr>
          <w:ins w:id="1691" w:author="Cristian Sbrolli" w:date="2020-12-04T22:03:00Z"/>
          <w:rStyle w:val="Enfasidelicata"/>
          <w:rFonts w:cstheme="minorHAnsi"/>
          <w:sz w:val="24"/>
          <w:szCs w:val="24"/>
          <w:rPrChange w:id="1692" w:author="Cristian Sbrolli" w:date="2020-12-04T22:04:00Z">
            <w:rPr>
              <w:ins w:id="1693" w:author="Cristian Sbrolli" w:date="2020-12-04T22:03:00Z"/>
              <w:rStyle w:val="Enfasidelicata"/>
              <w:rFonts w:ascii="Bell MT" w:hAnsi="Bell MT"/>
              <w:sz w:val="44"/>
              <w:szCs w:val="44"/>
            </w:rPr>
          </w:rPrChange>
        </w:rPr>
      </w:pPr>
      <w:ins w:id="1694" w:author="Cristian Sbrolli" w:date="2020-12-04T22:03:00Z">
        <w:r w:rsidRPr="005432E1">
          <w:rPr>
            <w:rStyle w:val="Enfasidelicata"/>
            <w:rFonts w:cstheme="minorHAnsi"/>
            <w:sz w:val="24"/>
            <w:szCs w:val="24"/>
            <w:rPrChange w:id="1695" w:author="Cristian Sbrolli" w:date="2020-12-04T22:04:00Z">
              <w:rPr>
                <w:rStyle w:val="Enfasidelicata"/>
                <w:rFonts w:ascii="Bell MT" w:hAnsi="Bell MT"/>
                <w:sz w:val="44"/>
                <w:szCs w:val="44"/>
              </w:rPr>
            </w:rPrChange>
          </w:rPr>
          <w:t>sig Department{</w:t>
        </w:r>
      </w:ins>
    </w:p>
    <w:p w14:paraId="190E6CD6" w14:textId="77777777" w:rsidR="005432E1" w:rsidRPr="005432E1" w:rsidRDefault="005432E1" w:rsidP="005432E1">
      <w:pPr>
        <w:pStyle w:val="Paragrafoelenco"/>
        <w:spacing w:line="240" w:lineRule="auto"/>
        <w:ind w:left="360"/>
        <w:rPr>
          <w:ins w:id="1696" w:author="Cristian Sbrolli" w:date="2020-12-04T22:03:00Z"/>
          <w:rStyle w:val="Enfasidelicata"/>
          <w:rFonts w:cstheme="minorHAnsi"/>
          <w:sz w:val="24"/>
          <w:szCs w:val="24"/>
          <w:rPrChange w:id="1697" w:author="Cristian Sbrolli" w:date="2020-12-04T22:04:00Z">
            <w:rPr>
              <w:ins w:id="1698" w:author="Cristian Sbrolli" w:date="2020-12-04T22:03:00Z"/>
              <w:rStyle w:val="Enfasidelicata"/>
              <w:rFonts w:ascii="Bell MT" w:hAnsi="Bell MT"/>
              <w:sz w:val="44"/>
              <w:szCs w:val="44"/>
            </w:rPr>
          </w:rPrChange>
        </w:rPr>
      </w:pPr>
      <w:ins w:id="1699" w:author="Cristian Sbrolli" w:date="2020-12-04T22:03:00Z">
        <w:r w:rsidRPr="005432E1">
          <w:rPr>
            <w:rStyle w:val="Enfasidelicata"/>
            <w:rFonts w:cstheme="minorHAnsi"/>
            <w:sz w:val="24"/>
            <w:szCs w:val="24"/>
            <w:rPrChange w:id="1700" w:author="Cristian Sbrolli" w:date="2020-12-04T22:04:00Z">
              <w:rPr>
                <w:rStyle w:val="Enfasidelicata"/>
                <w:rFonts w:ascii="Bell MT" w:hAnsi="Bell MT"/>
                <w:sz w:val="44"/>
                <w:szCs w:val="44"/>
              </w:rPr>
            </w:rPrChange>
          </w:rPr>
          <w:t>categories: some Category</w:t>
        </w:r>
      </w:ins>
    </w:p>
    <w:p w14:paraId="59720E8E" w14:textId="77777777" w:rsidR="005432E1" w:rsidRPr="005432E1" w:rsidRDefault="005432E1" w:rsidP="005432E1">
      <w:pPr>
        <w:pStyle w:val="Paragrafoelenco"/>
        <w:spacing w:line="240" w:lineRule="auto"/>
        <w:ind w:left="360"/>
        <w:rPr>
          <w:ins w:id="1701" w:author="Cristian Sbrolli" w:date="2020-12-04T22:03:00Z"/>
          <w:rStyle w:val="Enfasidelicata"/>
          <w:rFonts w:cstheme="minorHAnsi"/>
          <w:sz w:val="24"/>
          <w:szCs w:val="24"/>
          <w:rPrChange w:id="1702" w:author="Cristian Sbrolli" w:date="2020-12-04T22:04:00Z">
            <w:rPr>
              <w:ins w:id="1703" w:author="Cristian Sbrolli" w:date="2020-12-04T22:03:00Z"/>
              <w:rStyle w:val="Enfasidelicata"/>
              <w:rFonts w:ascii="Bell MT" w:hAnsi="Bell MT"/>
              <w:sz w:val="44"/>
              <w:szCs w:val="44"/>
            </w:rPr>
          </w:rPrChange>
        </w:rPr>
      </w:pPr>
      <w:ins w:id="1704" w:author="Cristian Sbrolli" w:date="2020-12-04T22:03:00Z">
        <w:r w:rsidRPr="005432E1">
          <w:rPr>
            <w:rStyle w:val="Enfasidelicata"/>
            <w:rFonts w:cstheme="minorHAnsi"/>
            <w:sz w:val="24"/>
            <w:szCs w:val="24"/>
            <w:rPrChange w:id="1705" w:author="Cristian Sbrolli" w:date="2020-12-04T22:04:00Z">
              <w:rPr>
                <w:rStyle w:val="Enfasidelicata"/>
                <w:rFonts w:ascii="Bell MT" w:hAnsi="Bell MT"/>
                <w:sz w:val="44"/>
                <w:szCs w:val="44"/>
              </w:rPr>
            </w:rPrChange>
          </w:rPr>
          <w:t>}</w:t>
        </w:r>
      </w:ins>
    </w:p>
    <w:p w14:paraId="07A53C00" w14:textId="77777777" w:rsidR="005432E1" w:rsidRPr="005432E1" w:rsidRDefault="005432E1" w:rsidP="005432E1">
      <w:pPr>
        <w:pStyle w:val="Paragrafoelenco"/>
        <w:spacing w:line="240" w:lineRule="auto"/>
        <w:ind w:left="360"/>
        <w:rPr>
          <w:ins w:id="1706" w:author="Cristian Sbrolli" w:date="2020-12-04T22:03:00Z"/>
          <w:rStyle w:val="Enfasidelicata"/>
          <w:rFonts w:cstheme="minorHAnsi"/>
          <w:sz w:val="24"/>
          <w:szCs w:val="24"/>
          <w:rPrChange w:id="1707" w:author="Cristian Sbrolli" w:date="2020-12-04T22:04:00Z">
            <w:rPr>
              <w:ins w:id="1708" w:author="Cristian Sbrolli" w:date="2020-12-04T22:03:00Z"/>
              <w:rStyle w:val="Enfasidelicata"/>
              <w:rFonts w:ascii="Bell MT" w:hAnsi="Bell MT"/>
              <w:sz w:val="44"/>
              <w:szCs w:val="44"/>
            </w:rPr>
          </w:rPrChange>
        </w:rPr>
      </w:pPr>
    </w:p>
    <w:p w14:paraId="68FB7A61" w14:textId="77777777" w:rsidR="005432E1" w:rsidRPr="005432E1" w:rsidRDefault="005432E1" w:rsidP="005432E1">
      <w:pPr>
        <w:pStyle w:val="Paragrafoelenco"/>
        <w:spacing w:line="240" w:lineRule="auto"/>
        <w:ind w:left="360"/>
        <w:rPr>
          <w:ins w:id="1709" w:author="Cristian Sbrolli" w:date="2020-12-04T22:03:00Z"/>
          <w:rStyle w:val="Enfasidelicata"/>
          <w:rFonts w:cstheme="minorHAnsi"/>
          <w:sz w:val="24"/>
          <w:szCs w:val="24"/>
          <w:rPrChange w:id="1710" w:author="Cristian Sbrolli" w:date="2020-12-04T22:04:00Z">
            <w:rPr>
              <w:ins w:id="1711" w:author="Cristian Sbrolli" w:date="2020-12-04T22:03:00Z"/>
              <w:rStyle w:val="Enfasidelicata"/>
              <w:rFonts w:ascii="Bell MT" w:hAnsi="Bell MT"/>
              <w:sz w:val="44"/>
              <w:szCs w:val="44"/>
            </w:rPr>
          </w:rPrChange>
        </w:rPr>
      </w:pPr>
      <w:ins w:id="1712" w:author="Cristian Sbrolli" w:date="2020-12-04T22:03:00Z">
        <w:r w:rsidRPr="005432E1">
          <w:rPr>
            <w:rStyle w:val="Enfasidelicata"/>
            <w:rFonts w:cstheme="minorHAnsi"/>
            <w:sz w:val="24"/>
            <w:szCs w:val="24"/>
            <w:rPrChange w:id="1713"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714" w:author="Cristian Sbrolli" w:date="2020-12-04T22:04:00Z">
              <w:rPr>
                <w:rStyle w:val="Enfasidelicata"/>
                <w:rFonts w:ascii="Bell MT" w:hAnsi="Bell MT"/>
                <w:sz w:val="44"/>
                <w:szCs w:val="44"/>
              </w:rPr>
            </w:rPrChange>
          </w:rPr>
          <w:t>SmartDevice</w:t>
        </w:r>
        <w:proofErr w:type="spellEnd"/>
        <w:r w:rsidRPr="005432E1">
          <w:rPr>
            <w:rStyle w:val="Enfasidelicata"/>
            <w:rFonts w:cstheme="minorHAnsi"/>
            <w:sz w:val="24"/>
            <w:szCs w:val="24"/>
            <w:rPrChange w:id="1715" w:author="Cristian Sbrolli" w:date="2020-12-04T22:04:00Z">
              <w:rPr>
                <w:rStyle w:val="Enfasidelicata"/>
                <w:rFonts w:ascii="Bell MT" w:hAnsi="Bell MT"/>
                <w:sz w:val="44"/>
                <w:szCs w:val="44"/>
              </w:rPr>
            </w:rPrChange>
          </w:rPr>
          <w:t>{</w:t>
        </w:r>
      </w:ins>
    </w:p>
    <w:p w14:paraId="1292C5CA" w14:textId="77777777" w:rsidR="005432E1" w:rsidRPr="005432E1" w:rsidRDefault="005432E1" w:rsidP="005432E1">
      <w:pPr>
        <w:pStyle w:val="Paragrafoelenco"/>
        <w:spacing w:line="240" w:lineRule="auto"/>
        <w:ind w:left="360"/>
        <w:rPr>
          <w:ins w:id="1716" w:author="Cristian Sbrolli" w:date="2020-12-04T22:03:00Z"/>
          <w:rStyle w:val="Enfasidelicata"/>
          <w:rFonts w:cstheme="minorHAnsi"/>
          <w:sz w:val="24"/>
          <w:szCs w:val="24"/>
          <w:rPrChange w:id="1717" w:author="Cristian Sbrolli" w:date="2020-12-04T22:04:00Z">
            <w:rPr>
              <w:ins w:id="1718" w:author="Cristian Sbrolli" w:date="2020-12-04T22:03:00Z"/>
              <w:rStyle w:val="Enfasidelicata"/>
              <w:rFonts w:ascii="Bell MT" w:hAnsi="Bell MT"/>
              <w:sz w:val="44"/>
              <w:szCs w:val="44"/>
            </w:rPr>
          </w:rPrChange>
        </w:rPr>
      </w:pPr>
      <w:proofErr w:type="spellStart"/>
      <w:ins w:id="1719" w:author="Cristian Sbrolli" w:date="2020-12-04T22:03:00Z">
        <w:r w:rsidRPr="005432E1">
          <w:rPr>
            <w:rStyle w:val="Enfasidelicata"/>
            <w:rFonts w:cstheme="minorHAnsi"/>
            <w:sz w:val="24"/>
            <w:szCs w:val="24"/>
            <w:rPrChange w:id="1720" w:author="Cristian Sbrolli" w:date="2020-12-04T22:04:00Z">
              <w:rPr>
                <w:rStyle w:val="Enfasidelicata"/>
                <w:rFonts w:ascii="Bell MT" w:hAnsi="Bell MT"/>
                <w:sz w:val="44"/>
                <w:szCs w:val="44"/>
              </w:rPr>
            </w:rPrChange>
          </w:rPr>
          <w:t>localizationDevice</w:t>
        </w:r>
        <w:proofErr w:type="spellEnd"/>
        <w:r w:rsidRPr="005432E1">
          <w:rPr>
            <w:rStyle w:val="Enfasidelicata"/>
            <w:rFonts w:cstheme="minorHAnsi"/>
            <w:sz w:val="24"/>
            <w:szCs w:val="24"/>
            <w:rPrChange w:id="1721" w:author="Cristian Sbrolli" w:date="2020-12-04T22:04:00Z">
              <w:rPr>
                <w:rStyle w:val="Enfasidelicata"/>
                <w:rFonts w:ascii="Bell MT" w:hAnsi="Bell MT"/>
                <w:sz w:val="44"/>
                <w:szCs w:val="44"/>
              </w:rPr>
            </w:rPrChange>
          </w:rPr>
          <w:t>: lone GPS</w:t>
        </w:r>
      </w:ins>
    </w:p>
    <w:p w14:paraId="23BA951A" w14:textId="77777777" w:rsidR="005432E1" w:rsidRPr="005432E1" w:rsidRDefault="005432E1" w:rsidP="005432E1">
      <w:pPr>
        <w:pStyle w:val="Paragrafoelenco"/>
        <w:spacing w:line="240" w:lineRule="auto"/>
        <w:ind w:left="360"/>
        <w:rPr>
          <w:ins w:id="1722" w:author="Cristian Sbrolli" w:date="2020-12-04T22:03:00Z"/>
          <w:rStyle w:val="Enfasidelicata"/>
          <w:rFonts w:cstheme="minorHAnsi"/>
          <w:sz w:val="24"/>
          <w:szCs w:val="24"/>
          <w:rPrChange w:id="1723" w:author="Cristian Sbrolli" w:date="2020-12-04T22:04:00Z">
            <w:rPr>
              <w:ins w:id="1724" w:author="Cristian Sbrolli" w:date="2020-12-04T22:03:00Z"/>
              <w:rStyle w:val="Enfasidelicata"/>
              <w:rFonts w:ascii="Bell MT" w:hAnsi="Bell MT"/>
              <w:sz w:val="44"/>
              <w:szCs w:val="44"/>
            </w:rPr>
          </w:rPrChange>
        </w:rPr>
      </w:pPr>
      <w:ins w:id="1725" w:author="Cristian Sbrolli" w:date="2020-12-04T22:03:00Z">
        <w:r w:rsidRPr="005432E1">
          <w:rPr>
            <w:rStyle w:val="Enfasidelicata"/>
            <w:rFonts w:cstheme="minorHAnsi"/>
            <w:sz w:val="24"/>
            <w:szCs w:val="24"/>
            <w:rPrChange w:id="1726" w:author="Cristian Sbrolli" w:date="2020-12-04T22:04:00Z">
              <w:rPr>
                <w:rStyle w:val="Enfasidelicata"/>
                <w:rFonts w:ascii="Bell MT" w:hAnsi="Bell MT"/>
                <w:sz w:val="44"/>
                <w:szCs w:val="44"/>
              </w:rPr>
            </w:rPrChange>
          </w:rPr>
          <w:t>}</w:t>
        </w:r>
      </w:ins>
    </w:p>
    <w:p w14:paraId="47F6BB32" w14:textId="77777777" w:rsidR="005432E1" w:rsidRPr="005432E1" w:rsidRDefault="005432E1" w:rsidP="005432E1">
      <w:pPr>
        <w:pStyle w:val="Paragrafoelenco"/>
        <w:spacing w:line="240" w:lineRule="auto"/>
        <w:ind w:left="360"/>
        <w:rPr>
          <w:ins w:id="1727" w:author="Cristian Sbrolli" w:date="2020-12-04T22:03:00Z"/>
          <w:rStyle w:val="Enfasidelicata"/>
          <w:rFonts w:cstheme="minorHAnsi"/>
          <w:sz w:val="24"/>
          <w:szCs w:val="24"/>
          <w:rPrChange w:id="1728" w:author="Cristian Sbrolli" w:date="2020-12-04T22:04:00Z">
            <w:rPr>
              <w:ins w:id="1729" w:author="Cristian Sbrolli" w:date="2020-12-04T22:03:00Z"/>
              <w:rStyle w:val="Enfasidelicata"/>
              <w:rFonts w:ascii="Bell MT" w:hAnsi="Bell MT"/>
              <w:sz w:val="44"/>
              <w:szCs w:val="44"/>
            </w:rPr>
          </w:rPrChange>
        </w:rPr>
      </w:pPr>
    </w:p>
    <w:p w14:paraId="5F784235" w14:textId="77777777" w:rsidR="005432E1" w:rsidRPr="005432E1" w:rsidRDefault="005432E1" w:rsidP="005432E1">
      <w:pPr>
        <w:pStyle w:val="Paragrafoelenco"/>
        <w:spacing w:line="240" w:lineRule="auto"/>
        <w:ind w:left="360"/>
        <w:rPr>
          <w:ins w:id="1730" w:author="Cristian Sbrolli" w:date="2020-12-04T22:03:00Z"/>
          <w:rStyle w:val="Enfasidelicata"/>
          <w:rFonts w:cstheme="minorHAnsi"/>
          <w:sz w:val="24"/>
          <w:szCs w:val="24"/>
          <w:rPrChange w:id="1731" w:author="Cristian Sbrolli" w:date="2020-12-04T22:04:00Z">
            <w:rPr>
              <w:ins w:id="1732" w:author="Cristian Sbrolli" w:date="2020-12-04T22:03:00Z"/>
              <w:rStyle w:val="Enfasidelicata"/>
              <w:rFonts w:ascii="Bell MT" w:hAnsi="Bell MT"/>
              <w:sz w:val="44"/>
              <w:szCs w:val="44"/>
            </w:rPr>
          </w:rPrChange>
        </w:rPr>
      </w:pPr>
      <w:ins w:id="1733" w:author="Cristian Sbrolli" w:date="2020-12-04T22:03:00Z">
        <w:r w:rsidRPr="005432E1">
          <w:rPr>
            <w:rStyle w:val="Enfasidelicata"/>
            <w:rFonts w:cstheme="minorHAnsi"/>
            <w:sz w:val="24"/>
            <w:szCs w:val="24"/>
            <w:rPrChange w:id="1734" w:author="Cristian Sbrolli" w:date="2020-12-04T22:04:00Z">
              <w:rPr>
                <w:rStyle w:val="Enfasidelicata"/>
                <w:rFonts w:ascii="Bell MT" w:hAnsi="Bell MT"/>
                <w:sz w:val="44"/>
                <w:szCs w:val="44"/>
              </w:rPr>
            </w:rPrChange>
          </w:rPr>
          <w:t>sig GPS{}</w:t>
        </w:r>
      </w:ins>
    </w:p>
    <w:p w14:paraId="2390CB50" w14:textId="77777777" w:rsidR="005432E1" w:rsidRPr="005432E1" w:rsidRDefault="005432E1" w:rsidP="005432E1">
      <w:pPr>
        <w:pStyle w:val="Paragrafoelenco"/>
        <w:spacing w:line="240" w:lineRule="auto"/>
        <w:ind w:left="360"/>
        <w:rPr>
          <w:ins w:id="1735" w:author="Cristian Sbrolli" w:date="2020-12-04T22:03:00Z"/>
          <w:rStyle w:val="Enfasidelicata"/>
          <w:rFonts w:cstheme="minorHAnsi"/>
          <w:sz w:val="24"/>
          <w:szCs w:val="24"/>
          <w:rPrChange w:id="1736" w:author="Cristian Sbrolli" w:date="2020-12-04T22:04:00Z">
            <w:rPr>
              <w:ins w:id="1737" w:author="Cristian Sbrolli" w:date="2020-12-04T22:03:00Z"/>
              <w:rStyle w:val="Enfasidelicata"/>
              <w:rFonts w:ascii="Bell MT" w:hAnsi="Bell MT"/>
              <w:sz w:val="44"/>
              <w:szCs w:val="44"/>
            </w:rPr>
          </w:rPrChange>
        </w:rPr>
      </w:pPr>
    </w:p>
    <w:p w14:paraId="04D490A9" w14:textId="77777777" w:rsidR="005432E1" w:rsidRPr="005432E1" w:rsidRDefault="005432E1" w:rsidP="005432E1">
      <w:pPr>
        <w:pStyle w:val="Paragrafoelenco"/>
        <w:spacing w:line="240" w:lineRule="auto"/>
        <w:ind w:left="360"/>
        <w:rPr>
          <w:ins w:id="1738" w:author="Cristian Sbrolli" w:date="2020-12-04T22:03:00Z"/>
          <w:rStyle w:val="Enfasidelicata"/>
          <w:rFonts w:cstheme="minorHAnsi"/>
          <w:sz w:val="24"/>
          <w:szCs w:val="24"/>
          <w:rPrChange w:id="1739" w:author="Cristian Sbrolli" w:date="2020-12-04T22:04:00Z">
            <w:rPr>
              <w:ins w:id="1740" w:author="Cristian Sbrolli" w:date="2020-12-04T22:03:00Z"/>
              <w:rStyle w:val="Enfasidelicata"/>
              <w:rFonts w:ascii="Bell MT" w:hAnsi="Bell MT"/>
              <w:sz w:val="44"/>
              <w:szCs w:val="44"/>
            </w:rPr>
          </w:rPrChange>
        </w:rPr>
      </w:pPr>
    </w:p>
    <w:p w14:paraId="7DF7B2EA" w14:textId="4C8C1E9D" w:rsidR="005432E1" w:rsidRPr="005F76ED" w:rsidRDefault="005F76ED">
      <w:pPr>
        <w:pStyle w:val="Paragrafoelenco"/>
        <w:numPr>
          <w:ilvl w:val="0"/>
          <w:numId w:val="74"/>
        </w:numPr>
        <w:spacing w:line="240" w:lineRule="auto"/>
        <w:rPr>
          <w:ins w:id="1741" w:author="Cristian Sbrolli" w:date="2020-12-04T22:03:00Z"/>
          <w:rStyle w:val="Enfasidelicata"/>
          <w:rFonts w:ascii="Bell MT" w:hAnsi="Bell MT" w:cstheme="minorHAnsi"/>
          <w:sz w:val="24"/>
          <w:szCs w:val="24"/>
          <w:rPrChange w:id="1742" w:author="Cristian Sbrolli" w:date="2020-12-05T00:10:00Z">
            <w:rPr>
              <w:ins w:id="1743" w:author="Cristian Sbrolli" w:date="2020-12-04T22:03:00Z"/>
              <w:rStyle w:val="Enfasidelicata"/>
              <w:rFonts w:ascii="Bell MT" w:hAnsi="Bell MT"/>
              <w:sz w:val="44"/>
              <w:szCs w:val="44"/>
            </w:rPr>
          </w:rPrChange>
        </w:rPr>
        <w:pPrChange w:id="1744" w:author="Cristian Sbrolli" w:date="2020-12-05T00:09:00Z">
          <w:pPr>
            <w:pStyle w:val="Paragrafoelenco"/>
            <w:spacing w:line="240" w:lineRule="auto"/>
            <w:ind w:left="360"/>
          </w:pPr>
        </w:pPrChange>
      </w:pPr>
      <w:ins w:id="1745" w:author="Cristian Sbrolli" w:date="2020-12-05T00:10:00Z">
        <w:r w:rsidRPr="000477F7">
          <w:rPr>
            <w:rStyle w:val="Enfasidelicata"/>
            <w:rFonts w:ascii="Bell MT" w:hAnsi="Bell MT" w:cstheme="minorHAnsi"/>
            <w:sz w:val="44"/>
            <w:szCs w:val="44"/>
            <w:rPrChange w:id="1746" w:author="Cristian Sbrolli" w:date="2020-12-05T00:11:00Z">
              <w:rPr>
                <w:rStyle w:val="Enfasidelicata"/>
                <w:rFonts w:cstheme="minorHAnsi"/>
                <w:sz w:val="24"/>
                <w:szCs w:val="24"/>
              </w:rPr>
            </w:rPrChange>
          </w:rPr>
          <w:t>Utilities</w:t>
        </w:r>
        <w:r w:rsidRPr="005F76ED">
          <w:rPr>
            <w:rStyle w:val="Enfasidelicata"/>
            <w:rFonts w:ascii="Bell MT" w:hAnsi="Bell MT" w:cstheme="minorHAnsi"/>
            <w:sz w:val="24"/>
            <w:szCs w:val="24"/>
            <w:rPrChange w:id="1747" w:author="Cristian Sbrolli" w:date="2020-12-05T00:10:00Z">
              <w:rPr>
                <w:rStyle w:val="Enfasidelicata"/>
                <w:rFonts w:cstheme="minorHAnsi"/>
                <w:sz w:val="24"/>
                <w:szCs w:val="24"/>
              </w:rPr>
            </w:rPrChange>
          </w:rPr>
          <w:br/>
        </w:r>
      </w:ins>
    </w:p>
    <w:p w14:paraId="2297BD76" w14:textId="77777777" w:rsidR="005432E1" w:rsidRPr="005432E1" w:rsidRDefault="005432E1" w:rsidP="005432E1">
      <w:pPr>
        <w:pStyle w:val="Paragrafoelenco"/>
        <w:spacing w:line="240" w:lineRule="auto"/>
        <w:ind w:left="360"/>
        <w:rPr>
          <w:ins w:id="1748" w:author="Cristian Sbrolli" w:date="2020-12-04T22:03:00Z"/>
          <w:rStyle w:val="Enfasidelicata"/>
          <w:rFonts w:cstheme="minorHAnsi"/>
          <w:sz w:val="24"/>
          <w:szCs w:val="24"/>
          <w:rPrChange w:id="1749" w:author="Cristian Sbrolli" w:date="2020-12-04T22:04:00Z">
            <w:rPr>
              <w:ins w:id="1750" w:author="Cristian Sbrolli" w:date="2020-12-04T22:03:00Z"/>
              <w:rStyle w:val="Enfasidelicata"/>
              <w:rFonts w:ascii="Bell MT" w:hAnsi="Bell MT"/>
              <w:sz w:val="44"/>
              <w:szCs w:val="44"/>
            </w:rPr>
          </w:rPrChange>
        </w:rPr>
      </w:pPr>
      <w:ins w:id="1751" w:author="Cristian Sbrolli" w:date="2020-12-04T22:03:00Z">
        <w:r w:rsidRPr="005432E1">
          <w:rPr>
            <w:rStyle w:val="Enfasidelicata"/>
            <w:rFonts w:cstheme="minorHAnsi"/>
            <w:sz w:val="24"/>
            <w:szCs w:val="24"/>
            <w:rPrChange w:id="1752" w:author="Cristian Sbrolli" w:date="2020-12-04T22:04:00Z">
              <w:rPr>
                <w:rStyle w:val="Enfasidelicata"/>
                <w:rFonts w:ascii="Bell MT" w:hAnsi="Bell MT"/>
                <w:sz w:val="44"/>
                <w:szCs w:val="44"/>
              </w:rPr>
            </w:rPrChange>
          </w:rPr>
          <w:t xml:space="preserve">//gets all the </w:t>
        </w:r>
        <w:proofErr w:type="spellStart"/>
        <w:r w:rsidRPr="005432E1">
          <w:rPr>
            <w:rStyle w:val="Enfasidelicata"/>
            <w:rFonts w:cstheme="minorHAnsi"/>
            <w:sz w:val="24"/>
            <w:szCs w:val="24"/>
            <w:rPrChange w:id="1753" w:author="Cristian Sbrolli" w:date="2020-12-04T22:04:00Z">
              <w:rPr>
                <w:rStyle w:val="Enfasidelicata"/>
                <w:rFonts w:ascii="Bell MT" w:hAnsi="Bell MT"/>
                <w:sz w:val="44"/>
                <w:szCs w:val="44"/>
              </w:rPr>
            </w:rPrChange>
          </w:rPr>
          <w:t>qr</w:t>
        </w:r>
        <w:proofErr w:type="spellEnd"/>
        <w:r w:rsidRPr="005432E1">
          <w:rPr>
            <w:rStyle w:val="Enfasidelicata"/>
            <w:rFonts w:cstheme="minorHAnsi"/>
            <w:sz w:val="24"/>
            <w:szCs w:val="24"/>
            <w:rPrChange w:id="1754" w:author="Cristian Sbrolli" w:date="2020-12-04T22:04:00Z">
              <w:rPr>
                <w:rStyle w:val="Enfasidelicata"/>
                <w:rFonts w:ascii="Bell MT" w:hAnsi="Bell MT"/>
                <w:sz w:val="44"/>
                <w:szCs w:val="44"/>
              </w:rPr>
            </w:rPrChange>
          </w:rPr>
          <w:t xml:space="preserve"> code readers that scanned the given ticket</w:t>
        </w:r>
      </w:ins>
    </w:p>
    <w:p w14:paraId="324C147C" w14:textId="77777777" w:rsidR="005432E1" w:rsidRPr="005432E1" w:rsidRDefault="005432E1" w:rsidP="005432E1">
      <w:pPr>
        <w:pStyle w:val="Paragrafoelenco"/>
        <w:spacing w:line="240" w:lineRule="auto"/>
        <w:ind w:left="360"/>
        <w:rPr>
          <w:ins w:id="1755" w:author="Cristian Sbrolli" w:date="2020-12-04T22:03:00Z"/>
          <w:rStyle w:val="Enfasidelicata"/>
          <w:rFonts w:cstheme="minorHAnsi"/>
          <w:sz w:val="24"/>
          <w:szCs w:val="24"/>
          <w:rPrChange w:id="1756" w:author="Cristian Sbrolli" w:date="2020-12-04T22:04:00Z">
            <w:rPr>
              <w:ins w:id="1757" w:author="Cristian Sbrolli" w:date="2020-12-04T22:03:00Z"/>
              <w:rStyle w:val="Enfasidelicata"/>
              <w:rFonts w:ascii="Bell MT" w:hAnsi="Bell MT"/>
              <w:sz w:val="44"/>
              <w:szCs w:val="44"/>
            </w:rPr>
          </w:rPrChange>
        </w:rPr>
      </w:pPr>
      <w:ins w:id="1758" w:author="Cristian Sbrolli" w:date="2020-12-04T22:03:00Z">
        <w:r w:rsidRPr="005432E1">
          <w:rPr>
            <w:rStyle w:val="Enfasidelicata"/>
            <w:rFonts w:cstheme="minorHAnsi"/>
            <w:sz w:val="24"/>
            <w:szCs w:val="24"/>
            <w:rPrChange w:id="1759" w:author="Cristian Sbrolli" w:date="2020-12-04T22:04:00Z">
              <w:rPr>
                <w:rStyle w:val="Enfasidelicata"/>
                <w:rFonts w:ascii="Bell MT" w:hAnsi="Bell MT"/>
                <w:sz w:val="44"/>
                <w:szCs w:val="44"/>
              </w:rPr>
            </w:rPrChange>
          </w:rPr>
          <w:t xml:space="preserve">fun </w:t>
        </w:r>
        <w:proofErr w:type="spellStart"/>
        <w:r w:rsidRPr="005432E1">
          <w:rPr>
            <w:rStyle w:val="Enfasidelicata"/>
            <w:rFonts w:cstheme="minorHAnsi"/>
            <w:sz w:val="24"/>
            <w:szCs w:val="24"/>
            <w:rPrChange w:id="1760" w:author="Cristian Sbrolli" w:date="2020-12-04T22:04:00Z">
              <w:rPr>
                <w:rStyle w:val="Enfasidelicata"/>
                <w:rFonts w:ascii="Bell MT" w:hAnsi="Bell MT"/>
                <w:sz w:val="44"/>
                <w:szCs w:val="44"/>
              </w:rPr>
            </w:rPrChange>
          </w:rPr>
          <w:t>scannedBy</w:t>
        </w:r>
        <w:proofErr w:type="spellEnd"/>
        <w:r w:rsidRPr="005432E1">
          <w:rPr>
            <w:rStyle w:val="Enfasidelicata"/>
            <w:rFonts w:cstheme="minorHAnsi"/>
            <w:sz w:val="24"/>
            <w:szCs w:val="24"/>
            <w:rPrChange w:id="1761" w:author="Cristian Sbrolli" w:date="2020-12-04T22:04:00Z">
              <w:rPr>
                <w:rStyle w:val="Enfasidelicata"/>
                <w:rFonts w:ascii="Bell MT" w:hAnsi="Bell MT"/>
                <w:sz w:val="44"/>
                <w:szCs w:val="44"/>
              </w:rPr>
            </w:rPrChange>
          </w:rPr>
          <w:t xml:space="preserve">[t: Ticket] : set </w:t>
        </w:r>
        <w:proofErr w:type="spellStart"/>
        <w:r w:rsidRPr="005432E1">
          <w:rPr>
            <w:rStyle w:val="Enfasidelicata"/>
            <w:rFonts w:cstheme="minorHAnsi"/>
            <w:sz w:val="24"/>
            <w:szCs w:val="24"/>
            <w:rPrChange w:id="1762"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1763" w:author="Cristian Sbrolli" w:date="2020-12-04T22:04:00Z">
              <w:rPr>
                <w:rStyle w:val="Enfasidelicata"/>
                <w:rFonts w:ascii="Bell MT" w:hAnsi="Bell MT"/>
                <w:sz w:val="44"/>
                <w:szCs w:val="44"/>
              </w:rPr>
            </w:rPrChange>
          </w:rPr>
          <w:t xml:space="preserve"> {</w:t>
        </w:r>
      </w:ins>
    </w:p>
    <w:p w14:paraId="2BBAB0DD" w14:textId="77777777" w:rsidR="005432E1" w:rsidRPr="005432E1" w:rsidRDefault="005432E1" w:rsidP="005432E1">
      <w:pPr>
        <w:pStyle w:val="Paragrafoelenco"/>
        <w:spacing w:line="240" w:lineRule="auto"/>
        <w:ind w:left="360"/>
        <w:rPr>
          <w:ins w:id="1764" w:author="Cristian Sbrolli" w:date="2020-12-04T22:03:00Z"/>
          <w:rStyle w:val="Enfasidelicata"/>
          <w:rFonts w:cstheme="minorHAnsi"/>
          <w:sz w:val="24"/>
          <w:szCs w:val="24"/>
          <w:rPrChange w:id="1765" w:author="Cristian Sbrolli" w:date="2020-12-04T22:04:00Z">
            <w:rPr>
              <w:ins w:id="1766" w:author="Cristian Sbrolli" w:date="2020-12-04T22:03:00Z"/>
              <w:rStyle w:val="Enfasidelicata"/>
              <w:rFonts w:ascii="Bell MT" w:hAnsi="Bell MT"/>
              <w:sz w:val="44"/>
              <w:szCs w:val="44"/>
            </w:rPr>
          </w:rPrChange>
        </w:rPr>
      </w:pPr>
      <w:ins w:id="1767" w:author="Cristian Sbrolli" w:date="2020-12-04T22:03:00Z">
        <w:r w:rsidRPr="005432E1">
          <w:rPr>
            <w:rStyle w:val="Enfasidelicata"/>
            <w:rFonts w:cstheme="minorHAnsi"/>
            <w:sz w:val="24"/>
            <w:szCs w:val="24"/>
            <w:rPrChange w:id="1768" w:author="Cristian Sbrolli" w:date="2020-12-04T22:04:00Z">
              <w:rPr>
                <w:rStyle w:val="Enfasidelicata"/>
                <w:rFonts w:ascii="Bell MT" w:hAnsi="Bell MT"/>
                <w:sz w:val="44"/>
                <w:szCs w:val="44"/>
              </w:rPr>
            </w:rPrChange>
          </w:rPr>
          <w:t xml:space="preserve"> scanned.(</w:t>
        </w:r>
        <w:proofErr w:type="spellStart"/>
        <w:r w:rsidRPr="005432E1">
          <w:rPr>
            <w:rStyle w:val="Enfasidelicata"/>
            <w:rFonts w:cstheme="minorHAnsi"/>
            <w:sz w:val="24"/>
            <w:szCs w:val="24"/>
            <w:rPrChange w:id="1769" w:author="Cristian Sbrolli" w:date="2020-12-04T22:04:00Z">
              <w:rPr>
                <w:rStyle w:val="Enfasidelicata"/>
                <w:rFonts w:ascii="Bell MT" w:hAnsi="Bell MT"/>
                <w:sz w:val="44"/>
                <w:szCs w:val="44"/>
              </w:rPr>
            </w:rPrChange>
          </w:rPr>
          <w:t>t.ticketCode</w:t>
        </w:r>
        <w:proofErr w:type="spellEnd"/>
        <w:r w:rsidRPr="005432E1">
          <w:rPr>
            <w:rStyle w:val="Enfasidelicata"/>
            <w:rFonts w:cstheme="minorHAnsi"/>
            <w:sz w:val="24"/>
            <w:szCs w:val="24"/>
            <w:rPrChange w:id="1770" w:author="Cristian Sbrolli" w:date="2020-12-04T22:04:00Z">
              <w:rPr>
                <w:rStyle w:val="Enfasidelicata"/>
                <w:rFonts w:ascii="Bell MT" w:hAnsi="Bell MT"/>
                <w:sz w:val="44"/>
                <w:szCs w:val="44"/>
              </w:rPr>
            </w:rPrChange>
          </w:rPr>
          <w:t>)</w:t>
        </w:r>
      </w:ins>
    </w:p>
    <w:p w14:paraId="341FE3A1" w14:textId="77777777" w:rsidR="005432E1" w:rsidRPr="005432E1" w:rsidRDefault="005432E1" w:rsidP="005432E1">
      <w:pPr>
        <w:pStyle w:val="Paragrafoelenco"/>
        <w:spacing w:line="240" w:lineRule="auto"/>
        <w:ind w:left="360"/>
        <w:rPr>
          <w:ins w:id="1771" w:author="Cristian Sbrolli" w:date="2020-12-04T22:03:00Z"/>
          <w:rStyle w:val="Enfasidelicata"/>
          <w:rFonts w:cstheme="minorHAnsi"/>
          <w:sz w:val="24"/>
          <w:szCs w:val="24"/>
          <w:rPrChange w:id="1772" w:author="Cristian Sbrolli" w:date="2020-12-04T22:04:00Z">
            <w:rPr>
              <w:ins w:id="1773" w:author="Cristian Sbrolli" w:date="2020-12-04T22:03:00Z"/>
              <w:rStyle w:val="Enfasidelicata"/>
              <w:rFonts w:ascii="Bell MT" w:hAnsi="Bell MT"/>
              <w:sz w:val="44"/>
              <w:szCs w:val="44"/>
            </w:rPr>
          </w:rPrChange>
        </w:rPr>
      </w:pPr>
      <w:ins w:id="1774" w:author="Cristian Sbrolli" w:date="2020-12-04T22:03:00Z">
        <w:r w:rsidRPr="005432E1">
          <w:rPr>
            <w:rStyle w:val="Enfasidelicata"/>
            <w:rFonts w:cstheme="minorHAnsi"/>
            <w:sz w:val="24"/>
            <w:szCs w:val="24"/>
            <w:rPrChange w:id="1775" w:author="Cristian Sbrolli" w:date="2020-12-04T22:04:00Z">
              <w:rPr>
                <w:rStyle w:val="Enfasidelicata"/>
                <w:rFonts w:ascii="Bell MT" w:hAnsi="Bell MT"/>
                <w:sz w:val="44"/>
                <w:szCs w:val="44"/>
              </w:rPr>
            </w:rPrChange>
          </w:rPr>
          <w:t>}</w:t>
        </w:r>
      </w:ins>
    </w:p>
    <w:p w14:paraId="466C6D0E" w14:textId="77777777" w:rsidR="005432E1" w:rsidRPr="005432E1" w:rsidRDefault="005432E1" w:rsidP="005432E1">
      <w:pPr>
        <w:pStyle w:val="Paragrafoelenco"/>
        <w:spacing w:line="240" w:lineRule="auto"/>
        <w:ind w:left="360"/>
        <w:rPr>
          <w:ins w:id="1776" w:author="Cristian Sbrolli" w:date="2020-12-04T22:03:00Z"/>
          <w:rStyle w:val="Enfasidelicata"/>
          <w:rFonts w:cstheme="minorHAnsi"/>
          <w:sz w:val="24"/>
          <w:szCs w:val="24"/>
          <w:rPrChange w:id="1777" w:author="Cristian Sbrolli" w:date="2020-12-04T22:04:00Z">
            <w:rPr>
              <w:ins w:id="1778" w:author="Cristian Sbrolli" w:date="2020-12-04T22:03:00Z"/>
              <w:rStyle w:val="Enfasidelicata"/>
              <w:rFonts w:ascii="Bell MT" w:hAnsi="Bell MT"/>
              <w:sz w:val="44"/>
              <w:szCs w:val="44"/>
            </w:rPr>
          </w:rPrChange>
        </w:rPr>
      </w:pPr>
    </w:p>
    <w:p w14:paraId="48A09C8F" w14:textId="77777777" w:rsidR="005432E1" w:rsidRPr="005432E1" w:rsidRDefault="005432E1" w:rsidP="005432E1">
      <w:pPr>
        <w:pStyle w:val="Paragrafoelenco"/>
        <w:spacing w:line="240" w:lineRule="auto"/>
        <w:ind w:left="360"/>
        <w:rPr>
          <w:ins w:id="1779" w:author="Cristian Sbrolli" w:date="2020-12-04T22:03:00Z"/>
          <w:rStyle w:val="Enfasidelicata"/>
          <w:rFonts w:cstheme="minorHAnsi"/>
          <w:sz w:val="24"/>
          <w:szCs w:val="24"/>
          <w:rPrChange w:id="1780" w:author="Cristian Sbrolli" w:date="2020-12-04T22:04:00Z">
            <w:rPr>
              <w:ins w:id="1781" w:author="Cristian Sbrolli" w:date="2020-12-04T22:03:00Z"/>
              <w:rStyle w:val="Enfasidelicata"/>
              <w:rFonts w:ascii="Bell MT" w:hAnsi="Bell MT"/>
              <w:sz w:val="44"/>
              <w:szCs w:val="44"/>
            </w:rPr>
          </w:rPrChange>
        </w:rPr>
      </w:pPr>
      <w:ins w:id="1782" w:author="Cristian Sbrolli" w:date="2020-12-04T22:03:00Z">
        <w:r w:rsidRPr="005432E1">
          <w:rPr>
            <w:rStyle w:val="Enfasidelicata"/>
            <w:rFonts w:cstheme="minorHAnsi"/>
            <w:sz w:val="24"/>
            <w:szCs w:val="24"/>
            <w:rPrChange w:id="1783" w:author="Cristian Sbrolli" w:date="2020-12-04T22:04:00Z">
              <w:rPr>
                <w:rStyle w:val="Enfasidelicata"/>
                <w:rFonts w:ascii="Bell MT" w:hAnsi="Bell MT"/>
                <w:sz w:val="44"/>
                <w:szCs w:val="44"/>
              </w:rPr>
            </w:rPrChange>
          </w:rPr>
          <w:t>//gets all tickets managed by the given ticket system</w:t>
        </w:r>
      </w:ins>
    </w:p>
    <w:p w14:paraId="54A2F80F" w14:textId="77777777" w:rsidR="005432E1" w:rsidRPr="005432E1" w:rsidRDefault="005432E1" w:rsidP="005432E1">
      <w:pPr>
        <w:pStyle w:val="Paragrafoelenco"/>
        <w:spacing w:line="240" w:lineRule="auto"/>
        <w:ind w:left="360"/>
        <w:rPr>
          <w:ins w:id="1784" w:author="Cristian Sbrolli" w:date="2020-12-04T22:03:00Z"/>
          <w:rStyle w:val="Enfasidelicata"/>
          <w:rFonts w:cstheme="minorHAnsi"/>
          <w:sz w:val="24"/>
          <w:szCs w:val="24"/>
          <w:rPrChange w:id="1785" w:author="Cristian Sbrolli" w:date="2020-12-04T22:04:00Z">
            <w:rPr>
              <w:ins w:id="1786" w:author="Cristian Sbrolli" w:date="2020-12-04T22:03:00Z"/>
              <w:rStyle w:val="Enfasidelicata"/>
              <w:rFonts w:ascii="Bell MT" w:hAnsi="Bell MT"/>
              <w:sz w:val="44"/>
              <w:szCs w:val="44"/>
            </w:rPr>
          </w:rPrChange>
        </w:rPr>
      </w:pPr>
      <w:ins w:id="1787" w:author="Cristian Sbrolli" w:date="2020-12-04T22:03:00Z">
        <w:r w:rsidRPr="005432E1">
          <w:rPr>
            <w:rStyle w:val="Enfasidelicata"/>
            <w:rFonts w:cstheme="minorHAnsi"/>
            <w:sz w:val="24"/>
            <w:szCs w:val="24"/>
            <w:rPrChange w:id="1788" w:author="Cristian Sbrolli" w:date="2020-12-04T22:04:00Z">
              <w:rPr>
                <w:rStyle w:val="Enfasidelicata"/>
                <w:rFonts w:ascii="Bell MT" w:hAnsi="Bell MT"/>
                <w:sz w:val="44"/>
                <w:szCs w:val="44"/>
              </w:rPr>
            </w:rPrChange>
          </w:rPr>
          <w:t xml:space="preserve">fun </w:t>
        </w:r>
        <w:proofErr w:type="spellStart"/>
        <w:r w:rsidRPr="005432E1">
          <w:rPr>
            <w:rStyle w:val="Enfasidelicata"/>
            <w:rFonts w:cstheme="minorHAnsi"/>
            <w:sz w:val="24"/>
            <w:szCs w:val="24"/>
            <w:rPrChange w:id="1789" w:author="Cristian Sbrolli" w:date="2020-12-04T22:04:00Z">
              <w:rPr>
                <w:rStyle w:val="Enfasidelicata"/>
                <w:rFonts w:ascii="Bell MT" w:hAnsi="Bell MT"/>
                <w:sz w:val="44"/>
                <w:szCs w:val="44"/>
              </w:rPr>
            </w:rPrChange>
          </w:rPr>
          <w:t>getAllTickets</w:t>
        </w:r>
        <w:proofErr w:type="spellEnd"/>
        <w:r w:rsidRPr="005432E1">
          <w:rPr>
            <w:rStyle w:val="Enfasidelicata"/>
            <w:rFonts w:cstheme="minorHAnsi"/>
            <w:sz w:val="24"/>
            <w:szCs w:val="24"/>
            <w:rPrChange w:id="1790"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1791"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1792"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793"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1794" w:author="Cristian Sbrolli" w:date="2020-12-04T22:04:00Z">
              <w:rPr>
                <w:rStyle w:val="Enfasidelicata"/>
                <w:rFonts w:ascii="Bell MT" w:hAnsi="Bell MT"/>
                <w:sz w:val="44"/>
                <w:szCs w:val="44"/>
              </w:rPr>
            </w:rPrChange>
          </w:rPr>
          <w:t>] : set Ticket {</w:t>
        </w:r>
      </w:ins>
    </w:p>
    <w:p w14:paraId="0B1336B0" w14:textId="77777777" w:rsidR="005432E1" w:rsidRPr="005432E1" w:rsidRDefault="005432E1" w:rsidP="005432E1">
      <w:pPr>
        <w:pStyle w:val="Paragrafoelenco"/>
        <w:spacing w:line="240" w:lineRule="auto"/>
        <w:ind w:left="360"/>
        <w:rPr>
          <w:ins w:id="1795" w:author="Cristian Sbrolli" w:date="2020-12-04T22:03:00Z"/>
          <w:rStyle w:val="Enfasidelicata"/>
          <w:rFonts w:cstheme="minorHAnsi"/>
          <w:sz w:val="24"/>
          <w:szCs w:val="24"/>
          <w:rPrChange w:id="1796" w:author="Cristian Sbrolli" w:date="2020-12-04T22:04:00Z">
            <w:rPr>
              <w:ins w:id="1797" w:author="Cristian Sbrolli" w:date="2020-12-04T22:03:00Z"/>
              <w:rStyle w:val="Enfasidelicata"/>
              <w:rFonts w:ascii="Bell MT" w:hAnsi="Bell MT"/>
              <w:sz w:val="44"/>
              <w:szCs w:val="44"/>
            </w:rPr>
          </w:rPrChange>
        </w:rPr>
      </w:pPr>
      <w:ins w:id="1798" w:author="Cristian Sbrolli" w:date="2020-12-04T22:03:00Z">
        <w:r w:rsidRPr="005432E1">
          <w:rPr>
            <w:rStyle w:val="Enfasidelicata"/>
            <w:rFonts w:cstheme="minorHAnsi"/>
            <w:sz w:val="24"/>
            <w:szCs w:val="24"/>
            <w:rPrChange w:id="1799"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800" w:author="Cristian Sbrolli" w:date="2020-12-04T22:04:00Z">
              <w:rPr>
                <w:rStyle w:val="Enfasidelicata"/>
                <w:rFonts w:ascii="Bell MT" w:hAnsi="Bell MT"/>
                <w:sz w:val="44"/>
                <w:szCs w:val="44"/>
              </w:rPr>
            </w:rPrChange>
          </w:rPr>
          <w:t>ts.insideMarket</w:t>
        </w:r>
        <w:proofErr w:type="spellEnd"/>
        <w:r w:rsidRPr="005432E1">
          <w:rPr>
            <w:rStyle w:val="Enfasidelicata"/>
            <w:rFonts w:cstheme="minorHAnsi"/>
            <w:sz w:val="24"/>
            <w:szCs w:val="24"/>
            <w:rPrChange w:id="1801"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02" w:author="Cristian Sbrolli" w:date="2020-12-04T22:04:00Z">
              <w:rPr>
                <w:rStyle w:val="Enfasidelicata"/>
                <w:rFonts w:ascii="Bell MT" w:hAnsi="Bell MT"/>
                <w:sz w:val="44"/>
                <w:szCs w:val="44"/>
              </w:rPr>
            </w:rPrChange>
          </w:rPr>
          <w:t>ts.line</w:t>
        </w:r>
        <w:proofErr w:type="spellEnd"/>
        <w:r w:rsidRPr="005432E1">
          <w:rPr>
            <w:rStyle w:val="Enfasidelicata"/>
            <w:rFonts w:cstheme="minorHAnsi"/>
            <w:sz w:val="24"/>
            <w:szCs w:val="24"/>
            <w:rPrChange w:id="1803"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04" w:author="Cristian Sbrolli" w:date="2020-12-04T22:04:00Z">
              <w:rPr>
                <w:rStyle w:val="Enfasidelicata"/>
                <w:rFonts w:ascii="Bell MT" w:hAnsi="Bell MT"/>
                <w:sz w:val="44"/>
                <w:szCs w:val="44"/>
              </w:rPr>
            </w:rPrChange>
          </w:rPr>
          <w:t>ts.pastTickets</w:t>
        </w:r>
        <w:proofErr w:type="spellEnd"/>
      </w:ins>
    </w:p>
    <w:p w14:paraId="7B25AC3D" w14:textId="77777777" w:rsidR="005432E1" w:rsidRPr="005432E1" w:rsidRDefault="005432E1" w:rsidP="005432E1">
      <w:pPr>
        <w:pStyle w:val="Paragrafoelenco"/>
        <w:spacing w:line="240" w:lineRule="auto"/>
        <w:ind w:left="360"/>
        <w:rPr>
          <w:ins w:id="1805" w:author="Cristian Sbrolli" w:date="2020-12-04T22:03:00Z"/>
          <w:rStyle w:val="Enfasidelicata"/>
          <w:rFonts w:cstheme="minorHAnsi"/>
          <w:sz w:val="24"/>
          <w:szCs w:val="24"/>
          <w:rPrChange w:id="1806" w:author="Cristian Sbrolli" w:date="2020-12-04T22:04:00Z">
            <w:rPr>
              <w:ins w:id="1807" w:author="Cristian Sbrolli" w:date="2020-12-04T22:03:00Z"/>
              <w:rStyle w:val="Enfasidelicata"/>
              <w:rFonts w:ascii="Bell MT" w:hAnsi="Bell MT"/>
              <w:sz w:val="44"/>
              <w:szCs w:val="44"/>
            </w:rPr>
          </w:rPrChange>
        </w:rPr>
      </w:pPr>
      <w:ins w:id="1808" w:author="Cristian Sbrolli" w:date="2020-12-04T22:03:00Z">
        <w:r w:rsidRPr="005432E1">
          <w:rPr>
            <w:rStyle w:val="Enfasidelicata"/>
            <w:rFonts w:cstheme="minorHAnsi"/>
            <w:sz w:val="24"/>
            <w:szCs w:val="24"/>
            <w:rPrChange w:id="1809" w:author="Cristian Sbrolli" w:date="2020-12-04T22:04:00Z">
              <w:rPr>
                <w:rStyle w:val="Enfasidelicata"/>
                <w:rFonts w:ascii="Bell MT" w:hAnsi="Bell MT"/>
                <w:sz w:val="44"/>
                <w:szCs w:val="44"/>
              </w:rPr>
            </w:rPrChange>
          </w:rPr>
          <w:t>}</w:t>
        </w:r>
      </w:ins>
    </w:p>
    <w:p w14:paraId="6F4DAA1A" w14:textId="77777777" w:rsidR="005432E1" w:rsidRPr="005432E1" w:rsidRDefault="005432E1" w:rsidP="005432E1">
      <w:pPr>
        <w:pStyle w:val="Paragrafoelenco"/>
        <w:spacing w:line="240" w:lineRule="auto"/>
        <w:ind w:left="360"/>
        <w:rPr>
          <w:ins w:id="1810" w:author="Cristian Sbrolli" w:date="2020-12-04T22:03:00Z"/>
          <w:rStyle w:val="Enfasidelicata"/>
          <w:rFonts w:cstheme="minorHAnsi"/>
          <w:sz w:val="24"/>
          <w:szCs w:val="24"/>
          <w:rPrChange w:id="1811" w:author="Cristian Sbrolli" w:date="2020-12-04T22:04:00Z">
            <w:rPr>
              <w:ins w:id="1812" w:author="Cristian Sbrolli" w:date="2020-12-04T22:03:00Z"/>
              <w:rStyle w:val="Enfasidelicata"/>
              <w:rFonts w:ascii="Bell MT" w:hAnsi="Bell MT"/>
              <w:sz w:val="44"/>
              <w:szCs w:val="44"/>
            </w:rPr>
          </w:rPrChange>
        </w:rPr>
      </w:pPr>
    </w:p>
    <w:p w14:paraId="118390B9" w14:textId="77777777" w:rsidR="005432E1" w:rsidRPr="005432E1" w:rsidRDefault="005432E1" w:rsidP="005432E1">
      <w:pPr>
        <w:pStyle w:val="Paragrafoelenco"/>
        <w:spacing w:line="240" w:lineRule="auto"/>
        <w:ind w:left="360"/>
        <w:rPr>
          <w:ins w:id="1813" w:author="Cristian Sbrolli" w:date="2020-12-04T22:03:00Z"/>
          <w:rStyle w:val="Enfasidelicata"/>
          <w:rFonts w:cstheme="minorHAnsi"/>
          <w:sz w:val="24"/>
          <w:szCs w:val="24"/>
          <w:rPrChange w:id="1814" w:author="Cristian Sbrolli" w:date="2020-12-04T22:04:00Z">
            <w:rPr>
              <w:ins w:id="1815" w:author="Cristian Sbrolli" w:date="2020-12-04T22:03:00Z"/>
              <w:rStyle w:val="Enfasidelicata"/>
              <w:rFonts w:ascii="Bell MT" w:hAnsi="Bell MT"/>
              <w:sz w:val="44"/>
              <w:szCs w:val="44"/>
            </w:rPr>
          </w:rPrChange>
        </w:rPr>
      </w:pPr>
      <w:ins w:id="1816" w:author="Cristian Sbrolli" w:date="2020-12-04T22:03:00Z">
        <w:r w:rsidRPr="005432E1">
          <w:rPr>
            <w:rStyle w:val="Enfasidelicata"/>
            <w:rFonts w:cstheme="minorHAnsi"/>
            <w:sz w:val="24"/>
            <w:szCs w:val="24"/>
            <w:rPrChange w:id="1817" w:author="Cristian Sbrolli" w:date="2020-12-04T22:04:00Z">
              <w:rPr>
                <w:rStyle w:val="Enfasidelicata"/>
                <w:rFonts w:ascii="Bell MT" w:hAnsi="Bell MT"/>
                <w:sz w:val="44"/>
                <w:szCs w:val="44"/>
              </w:rPr>
            </w:rPrChange>
          </w:rPr>
          <w:t>//gets all the visits and tickets of the given virtual user</w:t>
        </w:r>
      </w:ins>
    </w:p>
    <w:p w14:paraId="7F53C49F" w14:textId="77777777" w:rsidR="005432E1" w:rsidRPr="005432E1" w:rsidRDefault="005432E1" w:rsidP="005432E1">
      <w:pPr>
        <w:pStyle w:val="Paragrafoelenco"/>
        <w:spacing w:line="240" w:lineRule="auto"/>
        <w:ind w:left="360"/>
        <w:rPr>
          <w:ins w:id="1818" w:author="Cristian Sbrolli" w:date="2020-12-04T22:03:00Z"/>
          <w:rStyle w:val="Enfasidelicata"/>
          <w:rFonts w:cstheme="minorHAnsi"/>
          <w:sz w:val="24"/>
          <w:szCs w:val="24"/>
          <w:rPrChange w:id="1819" w:author="Cristian Sbrolli" w:date="2020-12-04T22:04:00Z">
            <w:rPr>
              <w:ins w:id="1820" w:author="Cristian Sbrolli" w:date="2020-12-04T22:03:00Z"/>
              <w:rStyle w:val="Enfasidelicata"/>
              <w:rFonts w:ascii="Bell MT" w:hAnsi="Bell MT"/>
              <w:sz w:val="44"/>
              <w:szCs w:val="44"/>
            </w:rPr>
          </w:rPrChange>
        </w:rPr>
      </w:pPr>
      <w:ins w:id="1821" w:author="Cristian Sbrolli" w:date="2020-12-04T22:03:00Z">
        <w:r w:rsidRPr="005432E1">
          <w:rPr>
            <w:rStyle w:val="Enfasidelicata"/>
            <w:rFonts w:cstheme="minorHAnsi"/>
            <w:sz w:val="24"/>
            <w:szCs w:val="24"/>
            <w:rPrChange w:id="1822" w:author="Cristian Sbrolli" w:date="2020-12-04T22:04:00Z">
              <w:rPr>
                <w:rStyle w:val="Enfasidelicata"/>
                <w:rFonts w:ascii="Bell MT" w:hAnsi="Bell MT"/>
                <w:sz w:val="44"/>
                <w:szCs w:val="44"/>
              </w:rPr>
            </w:rPrChange>
          </w:rPr>
          <w:t xml:space="preserve">fun </w:t>
        </w:r>
        <w:proofErr w:type="spellStart"/>
        <w:r w:rsidRPr="005432E1">
          <w:rPr>
            <w:rStyle w:val="Enfasidelicata"/>
            <w:rFonts w:cstheme="minorHAnsi"/>
            <w:sz w:val="24"/>
            <w:szCs w:val="24"/>
            <w:rPrChange w:id="1823" w:author="Cristian Sbrolli" w:date="2020-12-04T22:04:00Z">
              <w:rPr>
                <w:rStyle w:val="Enfasidelicata"/>
                <w:rFonts w:ascii="Bell MT" w:hAnsi="Bell MT"/>
                <w:sz w:val="44"/>
                <w:szCs w:val="44"/>
              </w:rPr>
            </w:rPrChange>
          </w:rPr>
          <w:t>getVUserTicketsAndVisits</w:t>
        </w:r>
        <w:proofErr w:type="spellEnd"/>
        <w:r w:rsidRPr="005432E1">
          <w:rPr>
            <w:rStyle w:val="Enfasidelicata"/>
            <w:rFonts w:cstheme="minorHAnsi"/>
            <w:sz w:val="24"/>
            <w:szCs w:val="24"/>
            <w:rPrChange w:id="1824" w:author="Cristian Sbrolli" w:date="2020-12-04T22:04:00Z">
              <w:rPr>
                <w:rStyle w:val="Enfasidelicata"/>
                <w:rFonts w:ascii="Bell MT" w:hAnsi="Bell MT"/>
                <w:sz w:val="44"/>
                <w:szCs w:val="44"/>
              </w:rPr>
            </w:rPrChange>
          </w:rPr>
          <w:t xml:space="preserve">[u: </w:t>
        </w:r>
        <w:proofErr w:type="spellStart"/>
        <w:r w:rsidRPr="005432E1">
          <w:rPr>
            <w:rStyle w:val="Enfasidelicata"/>
            <w:rFonts w:cstheme="minorHAnsi"/>
            <w:sz w:val="24"/>
            <w:szCs w:val="24"/>
            <w:rPrChange w:id="1825"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1826" w:author="Cristian Sbrolli" w:date="2020-12-04T22:04:00Z">
              <w:rPr>
                <w:rStyle w:val="Enfasidelicata"/>
                <w:rFonts w:ascii="Bell MT" w:hAnsi="Bell MT"/>
                <w:sz w:val="44"/>
                <w:szCs w:val="44"/>
              </w:rPr>
            </w:rPrChange>
          </w:rPr>
          <w:t>] : set Ticket {</w:t>
        </w:r>
      </w:ins>
    </w:p>
    <w:p w14:paraId="4BAB098A" w14:textId="77777777" w:rsidR="005432E1" w:rsidRPr="005432E1" w:rsidRDefault="005432E1" w:rsidP="005432E1">
      <w:pPr>
        <w:pStyle w:val="Paragrafoelenco"/>
        <w:spacing w:line="240" w:lineRule="auto"/>
        <w:ind w:left="360"/>
        <w:rPr>
          <w:ins w:id="1827" w:author="Cristian Sbrolli" w:date="2020-12-04T22:03:00Z"/>
          <w:rStyle w:val="Enfasidelicata"/>
          <w:rFonts w:cstheme="minorHAnsi"/>
          <w:sz w:val="24"/>
          <w:szCs w:val="24"/>
          <w:rPrChange w:id="1828" w:author="Cristian Sbrolli" w:date="2020-12-04T22:04:00Z">
            <w:rPr>
              <w:ins w:id="1829" w:author="Cristian Sbrolli" w:date="2020-12-04T22:03:00Z"/>
              <w:rStyle w:val="Enfasidelicata"/>
              <w:rFonts w:ascii="Bell MT" w:hAnsi="Bell MT"/>
              <w:sz w:val="44"/>
              <w:szCs w:val="44"/>
            </w:rPr>
          </w:rPrChange>
        </w:rPr>
      </w:pPr>
      <w:ins w:id="1830" w:author="Cristian Sbrolli" w:date="2020-12-04T22:03:00Z">
        <w:r w:rsidRPr="005432E1">
          <w:rPr>
            <w:rStyle w:val="Enfasidelicata"/>
            <w:rFonts w:cstheme="minorHAnsi"/>
            <w:sz w:val="24"/>
            <w:szCs w:val="24"/>
            <w:rPrChange w:id="1831" w:author="Cristian Sbrolli" w:date="2020-12-04T22:04:00Z">
              <w:rPr>
                <w:rStyle w:val="Enfasidelicata"/>
                <w:rFonts w:ascii="Bell MT" w:hAnsi="Bell MT"/>
                <w:sz w:val="44"/>
                <w:szCs w:val="44"/>
              </w:rPr>
            </w:rPrChange>
          </w:rPr>
          <w:t>u.(</w:t>
        </w:r>
        <w:proofErr w:type="spellStart"/>
        <w:r w:rsidRPr="005432E1">
          <w:rPr>
            <w:rStyle w:val="Enfasidelicata"/>
            <w:rFonts w:cstheme="minorHAnsi"/>
            <w:sz w:val="24"/>
            <w:szCs w:val="24"/>
            <w:rPrChange w:id="1832" w:author="Cristian Sbrolli" w:date="2020-12-04T22:04:00Z">
              <w:rPr>
                <w:rStyle w:val="Enfasidelicata"/>
                <w:rFonts w:ascii="Bell MT" w:hAnsi="Bell MT"/>
                <w:sz w:val="44"/>
                <w:szCs w:val="44"/>
              </w:rPr>
            </w:rPrChange>
          </w:rPr>
          <w:t>userVTickets</w:t>
        </w:r>
        <w:proofErr w:type="spellEnd"/>
        <w:r w:rsidRPr="005432E1">
          <w:rPr>
            <w:rStyle w:val="Enfasidelicata"/>
            <w:rFonts w:cstheme="minorHAnsi"/>
            <w:sz w:val="24"/>
            <w:szCs w:val="24"/>
            <w:rPrChange w:id="1833"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34" w:author="Cristian Sbrolli" w:date="2020-12-04T22:04:00Z">
              <w:rPr>
                <w:rStyle w:val="Enfasidelicata"/>
                <w:rFonts w:ascii="Bell MT" w:hAnsi="Bell MT"/>
                <w:sz w:val="44"/>
                <w:szCs w:val="44"/>
              </w:rPr>
            </w:rPrChange>
          </w:rPr>
          <w:t>userVisits</w:t>
        </w:r>
        <w:proofErr w:type="spellEnd"/>
        <w:r w:rsidRPr="005432E1">
          <w:rPr>
            <w:rStyle w:val="Enfasidelicata"/>
            <w:rFonts w:cstheme="minorHAnsi"/>
            <w:sz w:val="24"/>
            <w:szCs w:val="24"/>
            <w:rPrChange w:id="1835" w:author="Cristian Sbrolli" w:date="2020-12-04T22:04:00Z">
              <w:rPr>
                <w:rStyle w:val="Enfasidelicata"/>
                <w:rFonts w:ascii="Bell MT" w:hAnsi="Bell MT"/>
                <w:sz w:val="44"/>
                <w:szCs w:val="44"/>
              </w:rPr>
            </w:rPrChange>
          </w:rPr>
          <w:t>)</w:t>
        </w:r>
      </w:ins>
    </w:p>
    <w:p w14:paraId="7B99BDAF" w14:textId="77777777" w:rsidR="005432E1" w:rsidRPr="005432E1" w:rsidRDefault="005432E1" w:rsidP="005432E1">
      <w:pPr>
        <w:pStyle w:val="Paragrafoelenco"/>
        <w:spacing w:line="240" w:lineRule="auto"/>
        <w:ind w:left="360"/>
        <w:rPr>
          <w:ins w:id="1836" w:author="Cristian Sbrolli" w:date="2020-12-04T22:03:00Z"/>
          <w:rStyle w:val="Enfasidelicata"/>
          <w:rFonts w:cstheme="minorHAnsi"/>
          <w:sz w:val="24"/>
          <w:szCs w:val="24"/>
          <w:rPrChange w:id="1837" w:author="Cristian Sbrolli" w:date="2020-12-04T22:04:00Z">
            <w:rPr>
              <w:ins w:id="1838" w:author="Cristian Sbrolli" w:date="2020-12-04T22:03:00Z"/>
              <w:rStyle w:val="Enfasidelicata"/>
              <w:rFonts w:ascii="Bell MT" w:hAnsi="Bell MT"/>
              <w:sz w:val="44"/>
              <w:szCs w:val="44"/>
            </w:rPr>
          </w:rPrChange>
        </w:rPr>
      </w:pPr>
      <w:ins w:id="1839" w:author="Cristian Sbrolli" w:date="2020-12-04T22:03:00Z">
        <w:r w:rsidRPr="005432E1">
          <w:rPr>
            <w:rStyle w:val="Enfasidelicata"/>
            <w:rFonts w:cstheme="minorHAnsi"/>
            <w:sz w:val="24"/>
            <w:szCs w:val="24"/>
            <w:rPrChange w:id="1840" w:author="Cristian Sbrolli" w:date="2020-12-04T22:04:00Z">
              <w:rPr>
                <w:rStyle w:val="Enfasidelicata"/>
                <w:rFonts w:ascii="Bell MT" w:hAnsi="Bell MT"/>
                <w:sz w:val="44"/>
                <w:szCs w:val="44"/>
              </w:rPr>
            </w:rPrChange>
          </w:rPr>
          <w:t>}</w:t>
        </w:r>
      </w:ins>
    </w:p>
    <w:p w14:paraId="540ED883" w14:textId="77777777" w:rsidR="005432E1" w:rsidRPr="005432E1" w:rsidRDefault="005432E1" w:rsidP="005432E1">
      <w:pPr>
        <w:pStyle w:val="Paragrafoelenco"/>
        <w:spacing w:line="240" w:lineRule="auto"/>
        <w:ind w:left="360"/>
        <w:rPr>
          <w:ins w:id="1841" w:author="Cristian Sbrolli" w:date="2020-12-04T22:03:00Z"/>
          <w:rStyle w:val="Enfasidelicata"/>
          <w:rFonts w:cstheme="minorHAnsi"/>
          <w:sz w:val="24"/>
          <w:szCs w:val="24"/>
          <w:rPrChange w:id="1842" w:author="Cristian Sbrolli" w:date="2020-12-04T22:04:00Z">
            <w:rPr>
              <w:ins w:id="1843" w:author="Cristian Sbrolli" w:date="2020-12-04T22:03:00Z"/>
              <w:rStyle w:val="Enfasidelicata"/>
              <w:rFonts w:ascii="Bell MT" w:hAnsi="Bell MT"/>
              <w:sz w:val="44"/>
              <w:szCs w:val="44"/>
            </w:rPr>
          </w:rPrChange>
        </w:rPr>
      </w:pPr>
    </w:p>
    <w:p w14:paraId="5894EFD5" w14:textId="77777777" w:rsidR="005432E1" w:rsidRPr="005432E1" w:rsidRDefault="005432E1" w:rsidP="005432E1">
      <w:pPr>
        <w:pStyle w:val="Paragrafoelenco"/>
        <w:spacing w:line="240" w:lineRule="auto"/>
        <w:ind w:left="360"/>
        <w:rPr>
          <w:ins w:id="1844" w:author="Cristian Sbrolli" w:date="2020-12-04T22:03:00Z"/>
          <w:rStyle w:val="Enfasidelicata"/>
          <w:rFonts w:cstheme="minorHAnsi"/>
          <w:sz w:val="24"/>
          <w:szCs w:val="24"/>
          <w:rPrChange w:id="1845" w:author="Cristian Sbrolli" w:date="2020-12-04T22:04:00Z">
            <w:rPr>
              <w:ins w:id="1846" w:author="Cristian Sbrolli" w:date="2020-12-04T22:03:00Z"/>
              <w:rStyle w:val="Enfasidelicata"/>
              <w:rFonts w:ascii="Bell MT" w:hAnsi="Bell MT"/>
              <w:sz w:val="44"/>
              <w:szCs w:val="44"/>
            </w:rPr>
          </w:rPrChange>
        </w:rPr>
      </w:pPr>
      <w:ins w:id="1847" w:author="Cristian Sbrolli" w:date="2020-12-04T22:03:00Z">
        <w:r w:rsidRPr="005432E1">
          <w:rPr>
            <w:rStyle w:val="Enfasidelicata"/>
            <w:rFonts w:cstheme="minorHAnsi"/>
            <w:sz w:val="24"/>
            <w:szCs w:val="24"/>
            <w:rPrChange w:id="1848" w:author="Cristian Sbrolli" w:date="2020-12-04T22:04:00Z">
              <w:rPr>
                <w:rStyle w:val="Enfasidelicata"/>
                <w:rFonts w:ascii="Bell MT" w:hAnsi="Bell MT"/>
                <w:sz w:val="44"/>
                <w:szCs w:val="44"/>
              </w:rPr>
            </w:rPrChange>
          </w:rPr>
          <w:t>//gets the ticket that manages the given ticket</w:t>
        </w:r>
      </w:ins>
    </w:p>
    <w:p w14:paraId="64C19AD7" w14:textId="77777777" w:rsidR="005432E1" w:rsidRPr="005432E1" w:rsidRDefault="005432E1" w:rsidP="005432E1">
      <w:pPr>
        <w:pStyle w:val="Paragrafoelenco"/>
        <w:spacing w:line="240" w:lineRule="auto"/>
        <w:ind w:left="360"/>
        <w:rPr>
          <w:ins w:id="1849" w:author="Cristian Sbrolli" w:date="2020-12-04T22:03:00Z"/>
          <w:rStyle w:val="Enfasidelicata"/>
          <w:rFonts w:cstheme="minorHAnsi"/>
          <w:sz w:val="24"/>
          <w:szCs w:val="24"/>
          <w:rPrChange w:id="1850" w:author="Cristian Sbrolli" w:date="2020-12-04T22:04:00Z">
            <w:rPr>
              <w:ins w:id="1851" w:author="Cristian Sbrolli" w:date="2020-12-04T22:03:00Z"/>
              <w:rStyle w:val="Enfasidelicata"/>
              <w:rFonts w:ascii="Bell MT" w:hAnsi="Bell MT"/>
              <w:sz w:val="44"/>
              <w:szCs w:val="44"/>
            </w:rPr>
          </w:rPrChange>
        </w:rPr>
      </w:pPr>
      <w:ins w:id="1852" w:author="Cristian Sbrolli" w:date="2020-12-04T22:03:00Z">
        <w:r w:rsidRPr="005432E1">
          <w:rPr>
            <w:rStyle w:val="Enfasidelicata"/>
            <w:rFonts w:cstheme="minorHAnsi"/>
            <w:sz w:val="24"/>
            <w:szCs w:val="24"/>
            <w:rPrChange w:id="1853" w:author="Cristian Sbrolli" w:date="2020-12-04T22:04:00Z">
              <w:rPr>
                <w:rStyle w:val="Enfasidelicata"/>
                <w:rFonts w:ascii="Bell MT" w:hAnsi="Bell MT"/>
                <w:sz w:val="44"/>
                <w:szCs w:val="44"/>
              </w:rPr>
            </w:rPrChange>
          </w:rPr>
          <w:t xml:space="preserve">fun </w:t>
        </w:r>
        <w:proofErr w:type="spellStart"/>
        <w:r w:rsidRPr="005432E1">
          <w:rPr>
            <w:rStyle w:val="Enfasidelicata"/>
            <w:rFonts w:cstheme="minorHAnsi"/>
            <w:sz w:val="24"/>
            <w:szCs w:val="24"/>
            <w:rPrChange w:id="1854"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1855" w:author="Cristian Sbrolli" w:date="2020-12-04T22:04:00Z">
              <w:rPr>
                <w:rStyle w:val="Enfasidelicata"/>
                <w:rFonts w:ascii="Bell MT" w:hAnsi="Bell MT"/>
                <w:sz w:val="44"/>
                <w:szCs w:val="44"/>
              </w:rPr>
            </w:rPrChange>
          </w:rPr>
          <w:t xml:space="preserve">[t: Ticket] : one </w:t>
        </w:r>
        <w:proofErr w:type="spellStart"/>
        <w:r w:rsidRPr="005432E1">
          <w:rPr>
            <w:rStyle w:val="Enfasidelicata"/>
            <w:rFonts w:cstheme="minorHAnsi"/>
            <w:sz w:val="24"/>
            <w:szCs w:val="24"/>
            <w:rPrChange w:id="1856"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1857" w:author="Cristian Sbrolli" w:date="2020-12-04T22:04:00Z">
              <w:rPr>
                <w:rStyle w:val="Enfasidelicata"/>
                <w:rFonts w:ascii="Bell MT" w:hAnsi="Bell MT"/>
                <w:sz w:val="44"/>
                <w:szCs w:val="44"/>
              </w:rPr>
            </w:rPrChange>
          </w:rPr>
          <w:t>{</w:t>
        </w:r>
      </w:ins>
    </w:p>
    <w:p w14:paraId="725E097D" w14:textId="77777777" w:rsidR="005432E1" w:rsidRPr="005432E1" w:rsidRDefault="005432E1" w:rsidP="005432E1">
      <w:pPr>
        <w:pStyle w:val="Paragrafoelenco"/>
        <w:spacing w:line="240" w:lineRule="auto"/>
        <w:ind w:left="360"/>
        <w:rPr>
          <w:ins w:id="1858" w:author="Cristian Sbrolli" w:date="2020-12-04T22:03:00Z"/>
          <w:rStyle w:val="Enfasidelicata"/>
          <w:rFonts w:cstheme="minorHAnsi"/>
          <w:sz w:val="24"/>
          <w:szCs w:val="24"/>
          <w:rPrChange w:id="1859" w:author="Cristian Sbrolli" w:date="2020-12-04T22:04:00Z">
            <w:rPr>
              <w:ins w:id="1860" w:author="Cristian Sbrolli" w:date="2020-12-04T22:03:00Z"/>
              <w:rStyle w:val="Enfasidelicata"/>
              <w:rFonts w:ascii="Bell MT" w:hAnsi="Bell MT"/>
              <w:sz w:val="44"/>
              <w:szCs w:val="44"/>
            </w:rPr>
          </w:rPrChange>
        </w:rPr>
      </w:pPr>
      <w:ins w:id="1861" w:author="Cristian Sbrolli" w:date="2020-12-04T22:03:00Z">
        <w:r w:rsidRPr="005432E1">
          <w:rPr>
            <w:rStyle w:val="Enfasidelicata"/>
            <w:rFonts w:cstheme="minorHAnsi"/>
            <w:sz w:val="24"/>
            <w:szCs w:val="24"/>
            <w:rPrChange w:id="1862" w:author="Cristian Sbrolli" w:date="2020-12-04T22:04:00Z">
              <w:rPr>
                <w:rStyle w:val="Enfasidelicata"/>
                <w:rFonts w:ascii="Bell MT" w:hAnsi="Bell MT"/>
                <w:sz w:val="44"/>
                <w:szCs w:val="44"/>
              </w:rPr>
            </w:rPrChange>
          </w:rPr>
          <w:t xml:space="preserve">(line + </w:t>
        </w:r>
        <w:proofErr w:type="spellStart"/>
        <w:r w:rsidRPr="005432E1">
          <w:rPr>
            <w:rStyle w:val="Enfasidelicata"/>
            <w:rFonts w:cstheme="minorHAnsi"/>
            <w:sz w:val="24"/>
            <w:szCs w:val="24"/>
            <w:rPrChange w:id="1863"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86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65"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866" w:author="Cristian Sbrolli" w:date="2020-12-04T22:04:00Z">
              <w:rPr>
                <w:rStyle w:val="Enfasidelicata"/>
                <w:rFonts w:ascii="Bell MT" w:hAnsi="Bell MT"/>
                <w:sz w:val="44"/>
                <w:szCs w:val="44"/>
              </w:rPr>
            </w:rPrChange>
          </w:rPr>
          <w:t>).t</w:t>
        </w:r>
      </w:ins>
    </w:p>
    <w:p w14:paraId="1C9EE305" w14:textId="77777777" w:rsidR="005432E1" w:rsidRPr="005432E1" w:rsidRDefault="005432E1" w:rsidP="005432E1">
      <w:pPr>
        <w:pStyle w:val="Paragrafoelenco"/>
        <w:spacing w:line="240" w:lineRule="auto"/>
        <w:ind w:left="360"/>
        <w:rPr>
          <w:ins w:id="1867" w:author="Cristian Sbrolli" w:date="2020-12-04T22:03:00Z"/>
          <w:rStyle w:val="Enfasidelicata"/>
          <w:rFonts w:cstheme="minorHAnsi"/>
          <w:sz w:val="24"/>
          <w:szCs w:val="24"/>
          <w:rPrChange w:id="1868" w:author="Cristian Sbrolli" w:date="2020-12-04T22:04:00Z">
            <w:rPr>
              <w:ins w:id="1869" w:author="Cristian Sbrolli" w:date="2020-12-04T22:03:00Z"/>
              <w:rStyle w:val="Enfasidelicata"/>
              <w:rFonts w:ascii="Bell MT" w:hAnsi="Bell MT"/>
              <w:sz w:val="44"/>
              <w:szCs w:val="44"/>
            </w:rPr>
          </w:rPrChange>
        </w:rPr>
      </w:pPr>
      <w:ins w:id="1870" w:author="Cristian Sbrolli" w:date="2020-12-04T22:03:00Z">
        <w:r w:rsidRPr="005432E1">
          <w:rPr>
            <w:rStyle w:val="Enfasidelicata"/>
            <w:rFonts w:cstheme="minorHAnsi"/>
            <w:sz w:val="24"/>
            <w:szCs w:val="24"/>
            <w:rPrChange w:id="1871" w:author="Cristian Sbrolli" w:date="2020-12-04T22:04:00Z">
              <w:rPr>
                <w:rStyle w:val="Enfasidelicata"/>
                <w:rFonts w:ascii="Bell MT" w:hAnsi="Bell MT"/>
                <w:sz w:val="44"/>
                <w:szCs w:val="44"/>
              </w:rPr>
            </w:rPrChange>
          </w:rPr>
          <w:t>}</w:t>
        </w:r>
      </w:ins>
    </w:p>
    <w:p w14:paraId="1677EBCB" w14:textId="77777777" w:rsidR="005432E1" w:rsidRPr="005432E1" w:rsidRDefault="005432E1" w:rsidP="005432E1">
      <w:pPr>
        <w:pStyle w:val="Paragrafoelenco"/>
        <w:spacing w:line="240" w:lineRule="auto"/>
        <w:ind w:left="360"/>
        <w:rPr>
          <w:ins w:id="1872" w:author="Cristian Sbrolli" w:date="2020-12-04T22:03:00Z"/>
          <w:rStyle w:val="Enfasidelicata"/>
          <w:rFonts w:cstheme="minorHAnsi"/>
          <w:sz w:val="24"/>
          <w:szCs w:val="24"/>
          <w:rPrChange w:id="1873" w:author="Cristian Sbrolli" w:date="2020-12-04T22:04:00Z">
            <w:rPr>
              <w:ins w:id="1874" w:author="Cristian Sbrolli" w:date="2020-12-04T22:03:00Z"/>
              <w:rStyle w:val="Enfasidelicata"/>
              <w:rFonts w:ascii="Bell MT" w:hAnsi="Bell MT"/>
              <w:sz w:val="44"/>
              <w:szCs w:val="44"/>
            </w:rPr>
          </w:rPrChange>
        </w:rPr>
      </w:pPr>
    </w:p>
    <w:p w14:paraId="119D8E56" w14:textId="77777777" w:rsidR="005432E1" w:rsidRPr="005432E1" w:rsidRDefault="005432E1" w:rsidP="005432E1">
      <w:pPr>
        <w:pStyle w:val="Paragrafoelenco"/>
        <w:spacing w:line="240" w:lineRule="auto"/>
        <w:ind w:left="360"/>
        <w:rPr>
          <w:ins w:id="1875" w:author="Cristian Sbrolli" w:date="2020-12-04T22:03:00Z"/>
          <w:rStyle w:val="Enfasidelicata"/>
          <w:rFonts w:cstheme="minorHAnsi"/>
          <w:sz w:val="24"/>
          <w:szCs w:val="24"/>
          <w:rPrChange w:id="1876" w:author="Cristian Sbrolli" w:date="2020-12-04T22:04:00Z">
            <w:rPr>
              <w:ins w:id="1877" w:author="Cristian Sbrolli" w:date="2020-12-04T22:03:00Z"/>
              <w:rStyle w:val="Enfasidelicata"/>
              <w:rFonts w:ascii="Bell MT" w:hAnsi="Bell MT"/>
              <w:sz w:val="44"/>
              <w:szCs w:val="44"/>
            </w:rPr>
          </w:rPrChange>
        </w:rPr>
      </w:pPr>
      <w:ins w:id="1878" w:author="Cristian Sbrolli" w:date="2020-12-04T22:03:00Z">
        <w:r w:rsidRPr="005432E1">
          <w:rPr>
            <w:rStyle w:val="Enfasidelicata"/>
            <w:rFonts w:cstheme="minorHAnsi"/>
            <w:sz w:val="24"/>
            <w:szCs w:val="24"/>
            <w:rPrChange w:id="1879" w:author="Cristian Sbrolli" w:date="2020-12-04T22:04:00Z">
              <w:rPr>
                <w:rStyle w:val="Enfasidelicata"/>
                <w:rFonts w:ascii="Bell MT" w:hAnsi="Bell MT"/>
                <w:sz w:val="44"/>
                <w:szCs w:val="44"/>
              </w:rPr>
            </w:rPrChange>
          </w:rPr>
          <w:t>////checks if the two markets are the result of a new ticket insertion</w:t>
        </w:r>
      </w:ins>
    </w:p>
    <w:p w14:paraId="646A2692" w14:textId="77777777" w:rsidR="005432E1" w:rsidRPr="005432E1" w:rsidRDefault="005432E1" w:rsidP="005432E1">
      <w:pPr>
        <w:pStyle w:val="Paragrafoelenco"/>
        <w:spacing w:line="240" w:lineRule="auto"/>
        <w:ind w:left="360"/>
        <w:rPr>
          <w:ins w:id="1880" w:author="Cristian Sbrolli" w:date="2020-12-04T22:03:00Z"/>
          <w:rStyle w:val="Enfasidelicata"/>
          <w:rFonts w:cstheme="minorHAnsi"/>
          <w:sz w:val="24"/>
          <w:szCs w:val="24"/>
          <w:rPrChange w:id="1881" w:author="Cristian Sbrolli" w:date="2020-12-04T22:04:00Z">
            <w:rPr>
              <w:ins w:id="1882" w:author="Cristian Sbrolli" w:date="2020-12-04T22:03:00Z"/>
              <w:rStyle w:val="Enfasidelicata"/>
              <w:rFonts w:ascii="Bell MT" w:hAnsi="Bell MT"/>
              <w:sz w:val="44"/>
              <w:szCs w:val="44"/>
            </w:rPr>
          </w:rPrChange>
        </w:rPr>
      </w:pPr>
      <w:proofErr w:type="spellStart"/>
      <w:ins w:id="1883" w:author="Cristian Sbrolli" w:date="2020-12-04T22:03:00Z">
        <w:r w:rsidRPr="005432E1">
          <w:rPr>
            <w:rStyle w:val="Enfasidelicata"/>
            <w:rFonts w:cstheme="minorHAnsi"/>
            <w:sz w:val="24"/>
            <w:szCs w:val="24"/>
            <w:rPrChange w:id="1884"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1885"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886" w:author="Cristian Sbrolli" w:date="2020-12-04T22:04:00Z">
              <w:rPr>
                <w:rStyle w:val="Enfasidelicata"/>
                <w:rFonts w:ascii="Bell MT" w:hAnsi="Bell MT"/>
                <w:sz w:val="44"/>
                <w:szCs w:val="44"/>
              </w:rPr>
            </w:rPrChange>
          </w:rPr>
          <w:t>checkEqualStateMarketPlusNewTicket</w:t>
        </w:r>
        <w:proofErr w:type="spellEnd"/>
        <w:r w:rsidRPr="005432E1">
          <w:rPr>
            <w:rStyle w:val="Enfasidelicata"/>
            <w:rFonts w:cstheme="minorHAnsi"/>
            <w:sz w:val="24"/>
            <w:szCs w:val="24"/>
            <w:rPrChange w:id="1887" w:author="Cristian Sbrolli" w:date="2020-12-04T22:04:00Z">
              <w:rPr>
                <w:rStyle w:val="Enfasidelicata"/>
                <w:rFonts w:ascii="Bell MT" w:hAnsi="Bell MT"/>
                <w:sz w:val="44"/>
                <w:szCs w:val="44"/>
              </w:rPr>
            </w:rPrChange>
          </w:rPr>
          <w:t>[t: Ticket, m,m1 : Market]{</w:t>
        </w:r>
      </w:ins>
    </w:p>
    <w:p w14:paraId="5756AB1F" w14:textId="77777777" w:rsidR="005432E1" w:rsidRPr="005432E1" w:rsidRDefault="005432E1" w:rsidP="005432E1">
      <w:pPr>
        <w:pStyle w:val="Paragrafoelenco"/>
        <w:spacing w:line="240" w:lineRule="auto"/>
        <w:ind w:left="360"/>
        <w:rPr>
          <w:ins w:id="1888" w:author="Cristian Sbrolli" w:date="2020-12-04T22:03:00Z"/>
          <w:rStyle w:val="Enfasidelicata"/>
          <w:rFonts w:cstheme="minorHAnsi"/>
          <w:sz w:val="24"/>
          <w:szCs w:val="24"/>
          <w:rPrChange w:id="1889" w:author="Cristian Sbrolli" w:date="2020-12-04T22:04:00Z">
            <w:rPr>
              <w:ins w:id="1890" w:author="Cristian Sbrolli" w:date="2020-12-04T22:03:00Z"/>
              <w:rStyle w:val="Enfasidelicata"/>
              <w:rFonts w:ascii="Bell MT" w:hAnsi="Bell MT"/>
              <w:sz w:val="44"/>
              <w:szCs w:val="44"/>
            </w:rPr>
          </w:rPrChange>
        </w:rPr>
      </w:pPr>
      <w:ins w:id="1891" w:author="Cristian Sbrolli" w:date="2020-12-04T22:03:00Z">
        <w:r w:rsidRPr="005432E1">
          <w:rPr>
            <w:rStyle w:val="Enfasidelicata"/>
            <w:rFonts w:cstheme="minorHAnsi"/>
            <w:sz w:val="24"/>
            <w:szCs w:val="24"/>
            <w:rPrChange w:id="1892" w:author="Cristian Sbrolli" w:date="2020-12-04T22:04:00Z">
              <w:rPr>
                <w:rStyle w:val="Enfasidelicata"/>
                <w:rFonts w:ascii="Bell MT" w:hAnsi="Bell MT"/>
                <w:sz w:val="44"/>
                <w:szCs w:val="44"/>
              </w:rPr>
            </w:rPrChange>
          </w:rPr>
          <w:t>m1.ticketManager.(</w:t>
        </w:r>
        <w:proofErr w:type="spellStart"/>
        <w:r w:rsidRPr="005432E1">
          <w:rPr>
            <w:rStyle w:val="Enfasidelicata"/>
            <w:rFonts w:cstheme="minorHAnsi"/>
            <w:sz w:val="24"/>
            <w:szCs w:val="24"/>
            <w:rPrChange w:id="1893"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89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95"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896"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97" w:author="Cristian Sbrolli" w:date="2020-12-04T22:04:00Z">
              <w:rPr>
                <w:rStyle w:val="Enfasidelicata"/>
                <w:rFonts w:ascii="Bell MT" w:hAnsi="Bell MT"/>
                <w:sz w:val="44"/>
                <w:szCs w:val="44"/>
              </w:rPr>
            </w:rPrChange>
          </w:rPr>
          <w:t>m.ticketManager</w:t>
        </w:r>
        <w:proofErr w:type="spellEnd"/>
        <w:r w:rsidRPr="005432E1">
          <w:rPr>
            <w:rStyle w:val="Enfasidelicata"/>
            <w:rFonts w:cstheme="minorHAnsi"/>
            <w:sz w:val="24"/>
            <w:szCs w:val="24"/>
            <w:rPrChange w:id="1898"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1899"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900"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901"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902" w:author="Cristian Sbrolli" w:date="2020-12-04T22:04:00Z">
              <w:rPr>
                <w:rStyle w:val="Enfasidelicata"/>
                <w:rFonts w:ascii="Bell MT" w:hAnsi="Bell MT"/>
                <w:sz w:val="44"/>
                <w:szCs w:val="44"/>
              </w:rPr>
            </w:rPrChange>
          </w:rPr>
          <w:t xml:space="preserve">)  and </w:t>
        </w:r>
      </w:ins>
    </w:p>
    <w:p w14:paraId="32EF964F" w14:textId="77777777" w:rsidR="005432E1" w:rsidRPr="005432E1" w:rsidRDefault="005432E1" w:rsidP="005432E1">
      <w:pPr>
        <w:pStyle w:val="Paragrafoelenco"/>
        <w:spacing w:line="240" w:lineRule="auto"/>
        <w:ind w:left="360"/>
        <w:rPr>
          <w:ins w:id="1903" w:author="Cristian Sbrolli" w:date="2020-12-04T22:03:00Z"/>
          <w:rStyle w:val="Enfasidelicata"/>
          <w:rFonts w:cstheme="minorHAnsi"/>
          <w:sz w:val="24"/>
          <w:szCs w:val="24"/>
          <w:rPrChange w:id="1904" w:author="Cristian Sbrolli" w:date="2020-12-04T22:04:00Z">
            <w:rPr>
              <w:ins w:id="1905" w:author="Cristian Sbrolli" w:date="2020-12-04T22:03:00Z"/>
              <w:rStyle w:val="Enfasidelicata"/>
              <w:rFonts w:ascii="Bell MT" w:hAnsi="Bell MT"/>
              <w:sz w:val="44"/>
              <w:szCs w:val="44"/>
            </w:rPr>
          </w:rPrChange>
        </w:rPr>
      </w:pPr>
      <w:ins w:id="1906" w:author="Cristian Sbrolli" w:date="2020-12-04T22:03:00Z">
        <w:r w:rsidRPr="005432E1">
          <w:rPr>
            <w:rStyle w:val="Enfasidelicata"/>
            <w:rFonts w:cstheme="minorHAnsi"/>
            <w:sz w:val="24"/>
            <w:szCs w:val="24"/>
            <w:rPrChange w:id="1907" w:author="Cristian Sbrolli" w:date="2020-12-04T22:04:00Z">
              <w:rPr>
                <w:rStyle w:val="Enfasidelicata"/>
                <w:rFonts w:ascii="Bell MT" w:hAnsi="Bell MT"/>
                <w:sz w:val="44"/>
                <w:szCs w:val="44"/>
              </w:rPr>
            </w:rPrChange>
          </w:rPr>
          <w:t xml:space="preserve">m1.ticketManager.line= </w:t>
        </w:r>
        <w:proofErr w:type="spellStart"/>
        <w:r w:rsidRPr="005432E1">
          <w:rPr>
            <w:rStyle w:val="Enfasidelicata"/>
            <w:rFonts w:cstheme="minorHAnsi"/>
            <w:sz w:val="24"/>
            <w:szCs w:val="24"/>
            <w:rPrChange w:id="1908" w:author="Cristian Sbrolli" w:date="2020-12-04T22:04:00Z">
              <w:rPr>
                <w:rStyle w:val="Enfasidelicata"/>
                <w:rFonts w:ascii="Bell MT" w:hAnsi="Bell MT"/>
                <w:sz w:val="44"/>
                <w:szCs w:val="44"/>
              </w:rPr>
            </w:rPrChange>
          </w:rPr>
          <w:t>m.ticketManager.line</w:t>
        </w:r>
        <w:proofErr w:type="spellEnd"/>
        <w:r w:rsidRPr="005432E1">
          <w:rPr>
            <w:rStyle w:val="Enfasidelicata"/>
            <w:rFonts w:cstheme="minorHAnsi"/>
            <w:sz w:val="24"/>
            <w:szCs w:val="24"/>
            <w:rPrChange w:id="1909" w:author="Cristian Sbrolli" w:date="2020-12-04T22:04:00Z">
              <w:rPr>
                <w:rStyle w:val="Enfasidelicata"/>
                <w:rFonts w:ascii="Bell MT" w:hAnsi="Bell MT"/>
                <w:sz w:val="44"/>
                <w:szCs w:val="44"/>
              </w:rPr>
            </w:rPrChange>
          </w:rPr>
          <w:t xml:space="preserve"> + t and</w:t>
        </w:r>
      </w:ins>
    </w:p>
    <w:p w14:paraId="2C662A92" w14:textId="77777777" w:rsidR="005432E1" w:rsidRPr="005432E1" w:rsidRDefault="005432E1" w:rsidP="005432E1">
      <w:pPr>
        <w:pStyle w:val="Paragrafoelenco"/>
        <w:spacing w:line="240" w:lineRule="auto"/>
        <w:ind w:left="360"/>
        <w:rPr>
          <w:ins w:id="1910" w:author="Cristian Sbrolli" w:date="2020-12-04T22:03:00Z"/>
          <w:rStyle w:val="Enfasidelicata"/>
          <w:rFonts w:cstheme="minorHAnsi"/>
          <w:sz w:val="24"/>
          <w:szCs w:val="24"/>
          <w:rPrChange w:id="1911" w:author="Cristian Sbrolli" w:date="2020-12-04T22:04:00Z">
            <w:rPr>
              <w:ins w:id="1912" w:author="Cristian Sbrolli" w:date="2020-12-04T22:03:00Z"/>
              <w:rStyle w:val="Enfasidelicata"/>
              <w:rFonts w:ascii="Bell MT" w:hAnsi="Bell MT"/>
              <w:sz w:val="44"/>
              <w:szCs w:val="44"/>
            </w:rPr>
          </w:rPrChange>
        </w:rPr>
      </w:pPr>
      <w:ins w:id="1913" w:author="Cristian Sbrolli" w:date="2020-12-04T22:03:00Z">
        <w:r w:rsidRPr="005432E1">
          <w:rPr>
            <w:rStyle w:val="Enfasidelicata"/>
            <w:rFonts w:cstheme="minorHAnsi"/>
            <w:sz w:val="24"/>
            <w:szCs w:val="24"/>
            <w:rPrChange w:id="1914" w:author="Cristian Sbrolli" w:date="2020-12-04T22:04:00Z">
              <w:rPr>
                <w:rStyle w:val="Enfasidelicata"/>
                <w:rFonts w:ascii="Bell MT" w:hAnsi="Bell MT"/>
                <w:sz w:val="44"/>
                <w:szCs w:val="44"/>
              </w:rPr>
            </w:rPrChange>
          </w:rPr>
          <w:t>m1.dispensers=</w:t>
        </w:r>
        <w:proofErr w:type="spellStart"/>
        <w:r w:rsidRPr="005432E1">
          <w:rPr>
            <w:rStyle w:val="Enfasidelicata"/>
            <w:rFonts w:cstheme="minorHAnsi"/>
            <w:sz w:val="24"/>
            <w:szCs w:val="24"/>
            <w:rPrChange w:id="1915" w:author="Cristian Sbrolli" w:date="2020-12-04T22:04:00Z">
              <w:rPr>
                <w:rStyle w:val="Enfasidelicata"/>
                <w:rFonts w:ascii="Bell MT" w:hAnsi="Bell MT"/>
                <w:sz w:val="44"/>
                <w:szCs w:val="44"/>
              </w:rPr>
            </w:rPrChange>
          </w:rPr>
          <w:t>m.dispensers</w:t>
        </w:r>
        <w:proofErr w:type="spellEnd"/>
        <w:r w:rsidRPr="005432E1">
          <w:rPr>
            <w:rStyle w:val="Enfasidelicata"/>
            <w:rFonts w:cstheme="minorHAnsi"/>
            <w:sz w:val="24"/>
            <w:szCs w:val="24"/>
            <w:rPrChange w:id="1916" w:author="Cristian Sbrolli" w:date="2020-12-04T22:04:00Z">
              <w:rPr>
                <w:rStyle w:val="Enfasidelicata"/>
                <w:rFonts w:ascii="Bell MT" w:hAnsi="Bell MT"/>
                <w:sz w:val="44"/>
                <w:szCs w:val="44"/>
              </w:rPr>
            </w:rPrChange>
          </w:rPr>
          <w:t xml:space="preserve"> and m1.cashDesks=</w:t>
        </w:r>
        <w:proofErr w:type="spellStart"/>
        <w:r w:rsidRPr="005432E1">
          <w:rPr>
            <w:rStyle w:val="Enfasidelicata"/>
            <w:rFonts w:cstheme="minorHAnsi"/>
            <w:sz w:val="24"/>
            <w:szCs w:val="24"/>
            <w:rPrChange w:id="1917" w:author="Cristian Sbrolli" w:date="2020-12-04T22:04:00Z">
              <w:rPr>
                <w:rStyle w:val="Enfasidelicata"/>
                <w:rFonts w:ascii="Bell MT" w:hAnsi="Bell MT"/>
                <w:sz w:val="44"/>
                <w:szCs w:val="44"/>
              </w:rPr>
            </w:rPrChange>
          </w:rPr>
          <w:t>m.cashDesks</w:t>
        </w:r>
        <w:proofErr w:type="spellEnd"/>
        <w:r w:rsidRPr="005432E1">
          <w:rPr>
            <w:rStyle w:val="Enfasidelicata"/>
            <w:rFonts w:cstheme="minorHAnsi"/>
            <w:sz w:val="24"/>
            <w:szCs w:val="24"/>
            <w:rPrChange w:id="1918" w:author="Cristian Sbrolli" w:date="2020-12-04T22:04:00Z">
              <w:rPr>
                <w:rStyle w:val="Enfasidelicata"/>
                <w:rFonts w:ascii="Bell MT" w:hAnsi="Bell MT"/>
                <w:sz w:val="44"/>
                <w:szCs w:val="44"/>
              </w:rPr>
            </w:rPrChange>
          </w:rPr>
          <w:t xml:space="preserve"> and m1.entrances=</w:t>
        </w:r>
        <w:proofErr w:type="spellStart"/>
        <w:r w:rsidRPr="005432E1">
          <w:rPr>
            <w:rStyle w:val="Enfasidelicata"/>
            <w:rFonts w:cstheme="minorHAnsi"/>
            <w:sz w:val="24"/>
            <w:szCs w:val="24"/>
            <w:rPrChange w:id="1919" w:author="Cristian Sbrolli" w:date="2020-12-04T22:04:00Z">
              <w:rPr>
                <w:rStyle w:val="Enfasidelicata"/>
                <w:rFonts w:ascii="Bell MT" w:hAnsi="Bell MT"/>
                <w:sz w:val="44"/>
                <w:szCs w:val="44"/>
              </w:rPr>
            </w:rPrChange>
          </w:rPr>
          <w:t>m.entrances</w:t>
        </w:r>
        <w:proofErr w:type="spellEnd"/>
        <w:r w:rsidRPr="005432E1">
          <w:rPr>
            <w:rStyle w:val="Enfasidelicata"/>
            <w:rFonts w:cstheme="minorHAnsi"/>
            <w:sz w:val="24"/>
            <w:szCs w:val="24"/>
            <w:rPrChange w:id="1920" w:author="Cristian Sbrolli" w:date="2020-12-04T22:04:00Z">
              <w:rPr>
                <w:rStyle w:val="Enfasidelicata"/>
                <w:rFonts w:ascii="Bell MT" w:hAnsi="Bell MT"/>
                <w:sz w:val="44"/>
                <w:szCs w:val="44"/>
              </w:rPr>
            </w:rPrChange>
          </w:rPr>
          <w:t xml:space="preserve"> and </w:t>
        </w:r>
      </w:ins>
    </w:p>
    <w:p w14:paraId="667BDCA8" w14:textId="77777777" w:rsidR="005432E1" w:rsidRPr="005432E1" w:rsidRDefault="005432E1" w:rsidP="005432E1">
      <w:pPr>
        <w:pStyle w:val="Paragrafoelenco"/>
        <w:spacing w:line="240" w:lineRule="auto"/>
        <w:ind w:left="360"/>
        <w:rPr>
          <w:ins w:id="1921" w:author="Cristian Sbrolli" w:date="2020-12-04T22:03:00Z"/>
          <w:rStyle w:val="Enfasidelicata"/>
          <w:rFonts w:cstheme="minorHAnsi"/>
          <w:sz w:val="24"/>
          <w:szCs w:val="24"/>
          <w:rPrChange w:id="1922" w:author="Cristian Sbrolli" w:date="2020-12-04T22:04:00Z">
            <w:rPr>
              <w:ins w:id="1923" w:author="Cristian Sbrolli" w:date="2020-12-04T22:03:00Z"/>
              <w:rStyle w:val="Enfasidelicata"/>
              <w:rFonts w:ascii="Bell MT" w:hAnsi="Bell MT"/>
              <w:sz w:val="44"/>
              <w:szCs w:val="44"/>
            </w:rPr>
          </w:rPrChange>
        </w:rPr>
      </w:pPr>
      <w:ins w:id="1924" w:author="Cristian Sbrolli" w:date="2020-12-04T22:03:00Z">
        <w:r w:rsidRPr="005432E1">
          <w:rPr>
            <w:rStyle w:val="Enfasidelicata"/>
            <w:rFonts w:cstheme="minorHAnsi"/>
            <w:sz w:val="24"/>
            <w:szCs w:val="24"/>
            <w:rPrChange w:id="1925" w:author="Cristian Sbrolli" w:date="2020-12-04T22:04:00Z">
              <w:rPr>
                <w:rStyle w:val="Enfasidelicata"/>
                <w:rFonts w:ascii="Bell MT" w:hAnsi="Bell MT"/>
                <w:sz w:val="44"/>
                <w:szCs w:val="44"/>
              </w:rPr>
            </w:rPrChange>
          </w:rPr>
          <w:t>m1.freeExit=</w:t>
        </w:r>
        <w:proofErr w:type="spellStart"/>
        <w:r w:rsidRPr="005432E1">
          <w:rPr>
            <w:rStyle w:val="Enfasidelicata"/>
            <w:rFonts w:cstheme="minorHAnsi"/>
            <w:sz w:val="24"/>
            <w:szCs w:val="24"/>
            <w:rPrChange w:id="1926" w:author="Cristian Sbrolli" w:date="2020-12-04T22:04:00Z">
              <w:rPr>
                <w:rStyle w:val="Enfasidelicata"/>
                <w:rFonts w:ascii="Bell MT" w:hAnsi="Bell MT"/>
                <w:sz w:val="44"/>
                <w:szCs w:val="44"/>
              </w:rPr>
            </w:rPrChange>
          </w:rPr>
          <w:t>m.freeExit</w:t>
        </w:r>
        <w:proofErr w:type="spellEnd"/>
        <w:r w:rsidRPr="005432E1">
          <w:rPr>
            <w:rStyle w:val="Enfasidelicata"/>
            <w:rFonts w:cstheme="minorHAnsi"/>
            <w:sz w:val="24"/>
            <w:szCs w:val="24"/>
            <w:rPrChange w:id="1927" w:author="Cristian Sbrolli" w:date="2020-12-04T22:04:00Z">
              <w:rPr>
                <w:rStyle w:val="Enfasidelicata"/>
                <w:rFonts w:ascii="Bell MT" w:hAnsi="Bell MT"/>
                <w:sz w:val="44"/>
                <w:szCs w:val="44"/>
              </w:rPr>
            </w:rPrChange>
          </w:rPr>
          <w:t xml:space="preserve"> and m1.manager=</w:t>
        </w:r>
        <w:proofErr w:type="spellStart"/>
        <w:r w:rsidRPr="005432E1">
          <w:rPr>
            <w:rStyle w:val="Enfasidelicata"/>
            <w:rFonts w:cstheme="minorHAnsi"/>
            <w:sz w:val="24"/>
            <w:szCs w:val="24"/>
            <w:rPrChange w:id="1928" w:author="Cristian Sbrolli" w:date="2020-12-04T22:04:00Z">
              <w:rPr>
                <w:rStyle w:val="Enfasidelicata"/>
                <w:rFonts w:ascii="Bell MT" w:hAnsi="Bell MT"/>
                <w:sz w:val="44"/>
                <w:szCs w:val="44"/>
              </w:rPr>
            </w:rPrChange>
          </w:rPr>
          <w:t>m.manager</w:t>
        </w:r>
        <w:proofErr w:type="spellEnd"/>
        <w:r w:rsidRPr="005432E1">
          <w:rPr>
            <w:rStyle w:val="Enfasidelicata"/>
            <w:rFonts w:cstheme="minorHAnsi"/>
            <w:sz w:val="24"/>
            <w:szCs w:val="24"/>
            <w:rPrChange w:id="1929" w:author="Cristian Sbrolli" w:date="2020-12-04T22:04:00Z">
              <w:rPr>
                <w:rStyle w:val="Enfasidelicata"/>
                <w:rFonts w:ascii="Bell MT" w:hAnsi="Bell MT"/>
                <w:sz w:val="44"/>
                <w:szCs w:val="44"/>
              </w:rPr>
            </w:rPrChange>
          </w:rPr>
          <w:t xml:space="preserve"> and m1.departments=</w:t>
        </w:r>
        <w:proofErr w:type="spellStart"/>
        <w:r w:rsidRPr="005432E1">
          <w:rPr>
            <w:rStyle w:val="Enfasidelicata"/>
            <w:rFonts w:cstheme="minorHAnsi"/>
            <w:sz w:val="24"/>
            <w:szCs w:val="24"/>
            <w:rPrChange w:id="1930" w:author="Cristian Sbrolli" w:date="2020-12-04T22:04:00Z">
              <w:rPr>
                <w:rStyle w:val="Enfasidelicata"/>
                <w:rFonts w:ascii="Bell MT" w:hAnsi="Bell MT"/>
                <w:sz w:val="44"/>
                <w:szCs w:val="44"/>
              </w:rPr>
            </w:rPrChange>
          </w:rPr>
          <w:t>m.departments</w:t>
        </w:r>
        <w:proofErr w:type="spellEnd"/>
      </w:ins>
    </w:p>
    <w:p w14:paraId="38CD0D05" w14:textId="77777777" w:rsidR="005432E1" w:rsidRPr="005432E1" w:rsidRDefault="005432E1" w:rsidP="005432E1">
      <w:pPr>
        <w:pStyle w:val="Paragrafoelenco"/>
        <w:spacing w:line="240" w:lineRule="auto"/>
        <w:ind w:left="360"/>
        <w:rPr>
          <w:ins w:id="1931" w:author="Cristian Sbrolli" w:date="2020-12-04T22:03:00Z"/>
          <w:rStyle w:val="Enfasidelicata"/>
          <w:rFonts w:cstheme="minorHAnsi"/>
          <w:sz w:val="24"/>
          <w:szCs w:val="24"/>
          <w:rPrChange w:id="1932" w:author="Cristian Sbrolli" w:date="2020-12-04T22:04:00Z">
            <w:rPr>
              <w:ins w:id="1933" w:author="Cristian Sbrolli" w:date="2020-12-04T22:03:00Z"/>
              <w:rStyle w:val="Enfasidelicata"/>
              <w:rFonts w:ascii="Bell MT" w:hAnsi="Bell MT"/>
              <w:sz w:val="44"/>
              <w:szCs w:val="44"/>
            </w:rPr>
          </w:rPrChange>
        </w:rPr>
      </w:pPr>
      <w:ins w:id="1934" w:author="Cristian Sbrolli" w:date="2020-12-04T22:03:00Z">
        <w:r w:rsidRPr="005432E1">
          <w:rPr>
            <w:rStyle w:val="Enfasidelicata"/>
            <w:rFonts w:cstheme="minorHAnsi"/>
            <w:sz w:val="24"/>
            <w:szCs w:val="24"/>
            <w:rPrChange w:id="1935" w:author="Cristian Sbrolli" w:date="2020-12-04T22:04:00Z">
              <w:rPr>
                <w:rStyle w:val="Enfasidelicata"/>
                <w:rFonts w:ascii="Bell MT" w:hAnsi="Bell MT"/>
                <w:sz w:val="44"/>
                <w:szCs w:val="44"/>
              </w:rPr>
            </w:rPrChange>
          </w:rPr>
          <w:t>}</w:t>
        </w:r>
      </w:ins>
    </w:p>
    <w:p w14:paraId="2D79598D" w14:textId="77777777" w:rsidR="005432E1" w:rsidRPr="005432E1" w:rsidRDefault="005432E1" w:rsidP="005432E1">
      <w:pPr>
        <w:pStyle w:val="Paragrafoelenco"/>
        <w:spacing w:line="240" w:lineRule="auto"/>
        <w:ind w:left="360"/>
        <w:rPr>
          <w:ins w:id="1936" w:author="Cristian Sbrolli" w:date="2020-12-04T22:03:00Z"/>
          <w:rStyle w:val="Enfasidelicata"/>
          <w:rFonts w:cstheme="minorHAnsi"/>
          <w:sz w:val="24"/>
          <w:szCs w:val="24"/>
          <w:rPrChange w:id="1937" w:author="Cristian Sbrolli" w:date="2020-12-04T22:04:00Z">
            <w:rPr>
              <w:ins w:id="1938" w:author="Cristian Sbrolli" w:date="2020-12-04T22:03:00Z"/>
              <w:rStyle w:val="Enfasidelicata"/>
              <w:rFonts w:ascii="Bell MT" w:hAnsi="Bell MT"/>
              <w:sz w:val="44"/>
              <w:szCs w:val="44"/>
            </w:rPr>
          </w:rPrChange>
        </w:rPr>
      </w:pPr>
    </w:p>
    <w:p w14:paraId="236D3CCF" w14:textId="77777777" w:rsidR="005432E1" w:rsidRPr="005432E1" w:rsidRDefault="005432E1" w:rsidP="005432E1">
      <w:pPr>
        <w:pStyle w:val="Paragrafoelenco"/>
        <w:spacing w:line="240" w:lineRule="auto"/>
        <w:ind w:left="360"/>
        <w:rPr>
          <w:ins w:id="1939" w:author="Cristian Sbrolli" w:date="2020-12-04T22:03:00Z"/>
          <w:rStyle w:val="Enfasidelicata"/>
          <w:rFonts w:cstheme="minorHAnsi"/>
          <w:sz w:val="24"/>
          <w:szCs w:val="24"/>
          <w:rPrChange w:id="1940" w:author="Cristian Sbrolli" w:date="2020-12-04T22:04:00Z">
            <w:rPr>
              <w:ins w:id="1941" w:author="Cristian Sbrolli" w:date="2020-12-04T22:03:00Z"/>
              <w:rStyle w:val="Enfasidelicata"/>
              <w:rFonts w:ascii="Bell MT" w:hAnsi="Bell MT"/>
              <w:sz w:val="44"/>
              <w:szCs w:val="44"/>
            </w:rPr>
          </w:rPrChange>
        </w:rPr>
      </w:pPr>
      <w:ins w:id="1942" w:author="Cristian Sbrolli" w:date="2020-12-04T22:03:00Z">
        <w:r w:rsidRPr="005432E1">
          <w:rPr>
            <w:rStyle w:val="Enfasidelicata"/>
            <w:rFonts w:cstheme="minorHAnsi"/>
            <w:sz w:val="24"/>
            <w:szCs w:val="24"/>
            <w:rPrChange w:id="1943" w:author="Cristian Sbrolli" w:date="2020-12-04T22:04:00Z">
              <w:rPr>
                <w:rStyle w:val="Enfasidelicata"/>
                <w:rFonts w:ascii="Bell MT" w:hAnsi="Bell MT"/>
                <w:sz w:val="44"/>
                <w:szCs w:val="44"/>
              </w:rPr>
            </w:rPrChange>
          </w:rPr>
          <w:t>//checks if the two users are the result of a new virtual ticket insertion</w:t>
        </w:r>
      </w:ins>
    </w:p>
    <w:p w14:paraId="30C288B9" w14:textId="77777777" w:rsidR="005432E1" w:rsidRPr="005432E1" w:rsidRDefault="005432E1" w:rsidP="005432E1">
      <w:pPr>
        <w:pStyle w:val="Paragrafoelenco"/>
        <w:spacing w:line="240" w:lineRule="auto"/>
        <w:ind w:left="360"/>
        <w:rPr>
          <w:ins w:id="1944" w:author="Cristian Sbrolli" w:date="2020-12-04T22:03:00Z"/>
          <w:rStyle w:val="Enfasidelicata"/>
          <w:rFonts w:cstheme="minorHAnsi"/>
          <w:sz w:val="24"/>
          <w:szCs w:val="24"/>
          <w:rPrChange w:id="1945" w:author="Cristian Sbrolli" w:date="2020-12-04T22:04:00Z">
            <w:rPr>
              <w:ins w:id="1946" w:author="Cristian Sbrolli" w:date="2020-12-04T22:03:00Z"/>
              <w:rStyle w:val="Enfasidelicata"/>
              <w:rFonts w:ascii="Bell MT" w:hAnsi="Bell MT"/>
              <w:sz w:val="44"/>
              <w:szCs w:val="44"/>
            </w:rPr>
          </w:rPrChange>
        </w:rPr>
      </w:pPr>
      <w:proofErr w:type="spellStart"/>
      <w:ins w:id="1947" w:author="Cristian Sbrolli" w:date="2020-12-04T22:03:00Z">
        <w:r w:rsidRPr="005432E1">
          <w:rPr>
            <w:rStyle w:val="Enfasidelicata"/>
            <w:rFonts w:cstheme="minorHAnsi"/>
            <w:sz w:val="24"/>
            <w:szCs w:val="24"/>
            <w:rPrChange w:id="1948"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1949"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950" w:author="Cristian Sbrolli" w:date="2020-12-04T22:04:00Z">
              <w:rPr>
                <w:rStyle w:val="Enfasidelicata"/>
                <w:rFonts w:ascii="Bell MT" w:hAnsi="Bell MT"/>
                <w:sz w:val="44"/>
                <w:szCs w:val="44"/>
              </w:rPr>
            </w:rPrChange>
          </w:rPr>
          <w:t>checkEqualStateVUserPlusNewTicket</w:t>
        </w:r>
        <w:proofErr w:type="spellEnd"/>
        <w:r w:rsidRPr="005432E1">
          <w:rPr>
            <w:rStyle w:val="Enfasidelicata"/>
            <w:rFonts w:cstheme="minorHAnsi"/>
            <w:sz w:val="24"/>
            <w:szCs w:val="24"/>
            <w:rPrChange w:id="1951" w:author="Cristian Sbrolli" w:date="2020-12-04T22:04:00Z">
              <w:rPr>
                <w:rStyle w:val="Enfasidelicata"/>
                <w:rFonts w:ascii="Bell MT" w:hAnsi="Bell MT"/>
                <w:sz w:val="44"/>
                <w:szCs w:val="44"/>
              </w:rPr>
            </w:rPrChange>
          </w:rPr>
          <w:t xml:space="preserve">[t: </w:t>
        </w:r>
        <w:proofErr w:type="spellStart"/>
        <w:r w:rsidRPr="005432E1">
          <w:rPr>
            <w:rStyle w:val="Enfasidelicata"/>
            <w:rFonts w:cstheme="minorHAnsi"/>
            <w:sz w:val="24"/>
            <w:szCs w:val="24"/>
            <w:rPrChange w:id="1952" w:author="Cristian Sbrolli" w:date="2020-12-04T22:04:00Z">
              <w:rPr>
                <w:rStyle w:val="Enfasidelicata"/>
                <w:rFonts w:ascii="Bell MT" w:hAnsi="Bell MT"/>
                <w:sz w:val="44"/>
                <w:szCs w:val="44"/>
              </w:rPr>
            </w:rPrChange>
          </w:rPr>
          <w:t>VirtualTicket</w:t>
        </w:r>
        <w:proofErr w:type="spellEnd"/>
        <w:r w:rsidRPr="005432E1">
          <w:rPr>
            <w:rStyle w:val="Enfasidelicata"/>
            <w:rFonts w:cstheme="minorHAnsi"/>
            <w:sz w:val="24"/>
            <w:szCs w:val="24"/>
            <w:rPrChange w:id="1953" w:author="Cristian Sbrolli" w:date="2020-12-04T22:04:00Z">
              <w:rPr>
                <w:rStyle w:val="Enfasidelicata"/>
                <w:rFonts w:ascii="Bell MT" w:hAnsi="Bell MT"/>
                <w:sz w:val="44"/>
                <w:szCs w:val="44"/>
              </w:rPr>
            </w:rPrChange>
          </w:rPr>
          <w:t xml:space="preserve">, u,u1: </w:t>
        </w:r>
        <w:proofErr w:type="spellStart"/>
        <w:r w:rsidRPr="005432E1">
          <w:rPr>
            <w:rStyle w:val="Enfasidelicata"/>
            <w:rFonts w:cstheme="minorHAnsi"/>
            <w:sz w:val="24"/>
            <w:szCs w:val="24"/>
            <w:rPrChange w:id="1954"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1955" w:author="Cristian Sbrolli" w:date="2020-12-04T22:04:00Z">
              <w:rPr>
                <w:rStyle w:val="Enfasidelicata"/>
                <w:rFonts w:ascii="Bell MT" w:hAnsi="Bell MT"/>
                <w:sz w:val="44"/>
                <w:szCs w:val="44"/>
              </w:rPr>
            </w:rPrChange>
          </w:rPr>
          <w:t>]{</w:t>
        </w:r>
      </w:ins>
    </w:p>
    <w:p w14:paraId="3203EB89" w14:textId="77777777" w:rsidR="005432E1" w:rsidRPr="005432E1" w:rsidRDefault="005432E1" w:rsidP="005432E1">
      <w:pPr>
        <w:pStyle w:val="Paragrafoelenco"/>
        <w:spacing w:line="240" w:lineRule="auto"/>
        <w:ind w:left="360"/>
        <w:rPr>
          <w:ins w:id="1956" w:author="Cristian Sbrolli" w:date="2020-12-04T22:03:00Z"/>
          <w:rStyle w:val="Enfasidelicata"/>
          <w:rFonts w:cstheme="minorHAnsi"/>
          <w:sz w:val="24"/>
          <w:szCs w:val="24"/>
          <w:rPrChange w:id="1957" w:author="Cristian Sbrolli" w:date="2020-12-04T22:04:00Z">
            <w:rPr>
              <w:ins w:id="1958" w:author="Cristian Sbrolli" w:date="2020-12-04T22:03:00Z"/>
              <w:rStyle w:val="Enfasidelicata"/>
              <w:rFonts w:ascii="Bell MT" w:hAnsi="Bell MT"/>
              <w:sz w:val="44"/>
              <w:szCs w:val="44"/>
            </w:rPr>
          </w:rPrChange>
        </w:rPr>
      </w:pPr>
      <w:ins w:id="1959" w:author="Cristian Sbrolli" w:date="2020-12-04T22:03:00Z">
        <w:r w:rsidRPr="005432E1">
          <w:rPr>
            <w:rStyle w:val="Enfasidelicata"/>
            <w:rFonts w:cstheme="minorHAnsi"/>
            <w:sz w:val="24"/>
            <w:szCs w:val="24"/>
            <w:rPrChange w:id="1960" w:author="Cristian Sbrolli" w:date="2020-12-04T22:04:00Z">
              <w:rPr>
                <w:rStyle w:val="Enfasidelicata"/>
                <w:rFonts w:ascii="Bell MT" w:hAnsi="Bell MT"/>
                <w:sz w:val="44"/>
                <w:szCs w:val="44"/>
              </w:rPr>
            </w:rPrChange>
          </w:rPr>
          <w:t>u1.userVTickets=</w:t>
        </w:r>
        <w:proofErr w:type="spellStart"/>
        <w:r w:rsidRPr="005432E1">
          <w:rPr>
            <w:rStyle w:val="Enfasidelicata"/>
            <w:rFonts w:cstheme="minorHAnsi"/>
            <w:sz w:val="24"/>
            <w:szCs w:val="24"/>
            <w:rPrChange w:id="1961" w:author="Cristian Sbrolli" w:date="2020-12-04T22:04:00Z">
              <w:rPr>
                <w:rStyle w:val="Enfasidelicata"/>
                <w:rFonts w:ascii="Bell MT" w:hAnsi="Bell MT"/>
                <w:sz w:val="44"/>
                <w:szCs w:val="44"/>
              </w:rPr>
            </w:rPrChange>
          </w:rPr>
          <w:t>u.userVTickets</w:t>
        </w:r>
        <w:proofErr w:type="spellEnd"/>
        <w:r w:rsidRPr="005432E1">
          <w:rPr>
            <w:rStyle w:val="Enfasidelicata"/>
            <w:rFonts w:cstheme="minorHAnsi"/>
            <w:sz w:val="24"/>
            <w:szCs w:val="24"/>
            <w:rPrChange w:id="1962" w:author="Cristian Sbrolli" w:date="2020-12-04T22:04:00Z">
              <w:rPr>
                <w:rStyle w:val="Enfasidelicata"/>
                <w:rFonts w:ascii="Bell MT" w:hAnsi="Bell MT"/>
                <w:sz w:val="44"/>
                <w:szCs w:val="44"/>
              </w:rPr>
            </w:rPrChange>
          </w:rPr>
          <w:t xml:space="preserve"> + t and u1.userVisits = </w:t>
        </w:r>
        <w:proofErr w:type="spellStart"/>
        <w:r w:rsidRPr="005432E1">
          <w:rPr>
            <w:rStyle w:val="Enfasidelicata"/>
            <w:rFonts w:cstheme="minorHAnsi"/>
            <w:sz w:val="24"/>
            <w:szCs w:val="24"/>
            <w:rPrChange w:id="1963" w:author="Cristian Sbrolli" w:date="2020-12-04T22:04:00Z">
              <w:rPr>
                <w:rStyle w:val="Enfasidelicata"/>
                <w:rFonts w:ascii="Bell MT" w:hAnsi="Bell MT"/>
                <w:sz w:val="44"/>
                <w:szCs w:val="44"/>
              </w:rPr>
            </w:rPrChange>
          </w:rPr>
          <w:t>u.userVisits</w:t>
        </w:r>
        <w:proofErr w:type="spellEnd"/>
        <w:r w:rsidRPr="005432E1">
          <w:rPr>
            <w:rStyle w:val="Enfasidelicata"/>
            <w:rFonts w:cstheme="minorHAnsi"/>
            <w:sz w:val="24"/>
            <w:szCs w:val="24"/>
            <w:rPrChange w:id="1964" w:author="Cristian Sbrolli" w:date="2020-12-04T22:04:00Z">
              <w:rPr>
                <w:rStyle w:val="Enfasidelicata"/>
                <w:rFonts w:ascii="Bell MT" w:hAnsi="Bell MT"/>
                <w:sz w:val="44"/>
                <w:szCs w:val="44"/>
              </w:rPr>
            </w:rPrChange>
          </w:rPr>
          <w:t xml:space="preserve"> and u1.userDevice = </w:t>
        </w:r>
        <w:proofErr w:type="spellStart"/>
        <w:r w:rsidRPr="005432E1">
          <w:rPr>
            <w:rStyle w:val="Enfasidelicata"/>
            <w:rFonts w:cstheme="minorHAnsi"/>
            <w:sz w:val="24"/>
            <w:szCs w:val="24"/>
            <w:rPrChange w:id="1965" w:author="Cristian Sbrolli" w:date="2020-12-04T22:04:00Z">
              <w:rPr>
                <w:rStyle w:val="Enfasidelicata"/>
                <w:rFonts w:ascii="Bell MT" w:hAnsi="Bell MT"/>
                <w:sz w:val="44"/>
                <w:szCs w:val="44"/>
              </w:rPr>
            </w:rPrChange>
          </w:rPr>
          <w:t>u.userDevice</w:t>
        </w:r>
        <w:proofErr w:type="spellEnd"/>
      </w:ins>
    </w:p>
    <w:p w14:paraId="5B6FC7CD" w14:textId="77777777" w:rsidR="005432E1" w:rsidRPr="005432E1" w:rsidRDefault="005432E1" w:rsidP="005432E1">
      <w:pPr>
        <w:pStyle w:val="Paragrafoelenco"/>
        <w:spacing w:line="240" w:lineRule="auto"/>
        <w:ind w:left="360"/>
        <w:rPr>
          <w:ins w:id="1966" w:author="Cristian Sbrolli" w:date="2020-12-04T22:03:00Z"/>
          <w:rStyle w:val="Enfasidelicata"/>
          <w:rFonts w:cstheme="minorHAnsi"/>
          <w:sz w:val="24"/>
          <w:szCs w:val="24"/>
          <w:rPrChange w:id="1967" w:author="Cristian Sbrolli" w:date="2020-12-04T22:04:00Z">
            <w:rPr>
              <w:ins w:id="1968" w:author="Cristian Sbrolli" w:date="2020-12-04T22:03:00Z"/>
              <w:rStyle w:val="Enfasidelicata"/>
              <w:rFonts w:ascii="Bell MT" w:hAnsi="Bell MT"/>
              <w:sz w:val="44"/>
              <w:szCs w:val="44"/>
            </w:rPr>
          </w:rPrChange>
        </w:rPr>
      </w:pPr>
      <w:ins w:id="1969" w:author="Cristian Sbrolli" w:date="2020-12-04T22:03:00Z">
        <w:r w:rsidRPr="005432E1">
          <w:rPr>
            <w:rStyle w:val="Enfasidelicata"/>
            <w:rFonts w:cstheme="minorHAnsi"/>
            <w:sz w:val="24"/>
            <w:szCs w:val="24"/>
            <w:rPrChange w:id="1970" w:author="Cristian Sbrolli" w:date="2020-12-04T22:04:00Z">
              <w:rPr>
                <w:rStyle w:val="Enfasidelicata"/>
                <w:rFonts w:ascii="Bell MT" w:hAnsi="Bell MT"/>
                <w:sz w:val="44"/>
                <w:szCs w:val="44"/>
              </w:rPr>
            </w:rPrChange>
          </w:rPr>
          <w:t>}</w:t>
        </w:r>
      </w:ins>
    </w:p>
    <w:p w14:paraId="6A50E5ED" w14:textId="77777777" w:rsidR="005432E1" w:rsidRPr="005432E1" w:rsidRDefault="005432E1" w:rsidP="005432E1">
      <w:pPr>
        <w:pStyle w:val="Paragrafoelenco"/>
        <w:spacing w:line="240" w:lineRule="auto"/>
        <w:ind w:left="360"/>
        <w:rPr>
          <w:ins w:id="1971" w:author="Cristian Sbrolli" w:date="2020-12-04T22:03:00Z"/>
          <w:rStyle w:val="Enfasidelicata"/>
          <w:rFonts w:cstheme="minorHAnsi"/>
          <w:sz w:val="24"/>
          <w:szCs w:val="24"/>
          <w:rPrChange w:id="1972" w:author="Cristian Sbrolli" w:date="2020-12-04T22:04:00Z">
            <w:rPr>
              <w:ins w:id="1973" w:author="Cristian Sbrolli" w:date="2020-12-04T22:03:00Z"/>
              <w:rStyle w:val="Enfasidelicata"/>
              <w:rFonts w:ascii="Bell MT" w:hAnsi="Bell MT"/>
              <w:sz w:val="44"/>
              <w:szCs w:val="44"/>
            </w:rPr>
          </w:rPrChange>
        </w:rPr>
      </w:pPr>
    </w:p>
    <w:p w14:paraId="3C91A8DD" w14:textId="77777777" w:rsidR="005432E1" w:rsidRPr="005432E1" w:rsidRDefault="005432E1" w:rsidP="005432E1">
      <w:pPr>
        <w:pStyle w:val="Paragrafoelenco"/>
        <w:spacing w:line="240" w:lineRule="auto"/>
        <w:ind w:left="360"/>
        <w:rPr>
          <w:ins w:id="1974" w:author="Cristian Sbrolli" w:date="2020-12-04T22:03:00Z"/>
          <w:rStyle w:val="Enfasidelicata"/>
          <w:rFonts w:cstheme="minorHAnsi"/>
          <w:sz w:val="24"/>
          <w:szCs w:val="24"/>
          <w:rPrChange w:id="1975" w:author="Cristian Sbrolli" w:date="2020-12-04T22:04:00Z">
            <w:rPr>
              <w:ins w:id="1976" w:author="Cristian Sbrolli" w:date="2020-12-04T22:03:00Z"/>
              <w:rStyle w:val="Enfasidelicata"/>
              <w:rFonts w:ascii="Bell MT" w:hAnsi="Bell MT"/>
              <w:sz w:val="44"/>
              <w:szCs w:val="44"/>
            </w:rPr>
          </w:rPrChange>
        </w:rPr>
      </w:pPr>
      <w:ins w:id="1977" w:author="Cristian Sbrolli" w:date="2020-12-04T22:03:00Z">
        <w:r w:rsidRPr="005432E1">
          <w:rPr>
            <w:rStyle w:val="Enfasidelicata"/>
            <w:rFonts w:cstheme="minorHAnsi"/>
            <w:sz w:val="24"/>
            <w:szCs w:val="24"/>
            <w:rPrChange w:id="1978" w:author="Cristian Sbrolli" w:date="2020-12-04T22:04:00Z">
              <w:rPr>
                <w:rStyle w:val="Enfasidelicata"/>
                <w:rFonts w:ascii="Bell MT" w:hAnsi="Bell MT"/>
                <w:sz w:val="44"/>
                <w:szCs w:val="44"/>
              </w:rPr>
            </w:rPrChange>
          </w:rPr>
          <w:t>//checks if the two users are the result of a new visit insertion</w:t>
        </w:r>
      </w:ins>
    </w:p>
    <w:p w14:paraId="3B07F21D" w14:textId="77777777" w:rsidR="005432E1" w:rsidRPr="005432E1" w:rsidRDefault="005432E1" w:rsidP="005432E1">
      <w:pPr>
        <w:pStyle w:val="Paragrafoelenco"/>
        <w:spacing w:line="240" w:lineRule="auto"/>
        <w:ind w:left="360"/>
        <w:rPr>
          <w:ins w:id="1979" w:author="Cristian Sbrolli" w:date="2020-12-04T22:03:00Z"/>
          <w:rStyle w:val="Enfasidelicata"/>
          <w:rFonts w:cstheme="minorHAnsi"/>
          <w:sz w:val="24"/>
          <w:szCs w:val="24"/>
          <w:rPrChange w:id="1980" w:author="Cristian Sbrolli" w:date="2020-12-04T22:04:00Z">
            <w:rPr>
              <w:ins w:id="1981" w:author="Cristian Sbrolli" w:date="2020-12-04T22:03:00Z"/>
              <w:rStyle w:val="Enfasidelicata"/>
              <w:rFonts w:ascii="Bell MT" w:hAnsi="Bell MT"/>
              <w:sz w:val="44"/>
              <w:szCs w:val="44"/>
            </w:rPr>
          </w:rPrChange>
        </w:rPr>
      </w:pPr>
      <w:proofErr w:type="spellStart"/>
      <w:ins w:id="1982" w:author="Cristian Sbrolli" w:date="2020-12-04T22:03:00Z">
        <w:r w:rsidRPr="005432E1">
          <w:rPr>
            <w:rStyle w:val="Enfasidelicata"/>
            <w:rFonts w:cstheme="minorHAnsi"/>
            <w:sz w:val="24"/>
            <w:szCs w:val="24"/>
            <w:rPrChange w:id="1983"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1984"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985" w:author="Cristian Sbrolli" w:date="2020-12-04T22:04:00Z">
              <w:rPr>
                <w:rStyle w:val="Enfasidelicata"/>
                <w:rFonts w:ascii="Bell MT" w:hAnsi="Bell MT"/>
                <w:sz w:val="44"/>
                <w:szCs w:val="44"/>
              </w:rPr>
            </w:rPrChange>
          </w:rPr>
          <w:t>checkEqualStateVUserPlusNewVisit</w:t>
        </w:r>
        <w:proofErr w:type="spellEnd"/>
        <w:r w:rsidRPr="005432E1">
          <w:rPr>
            <w:rStyle w:val="Enfasidelicata"/>
            <w:rFonts w:cstheme="minorHAnsi"/>
            <w:sz w:val="24"/>
            <w:szCs w:val="24"/>
            <w:rPrChange w:id="1986" w:author="Cristian Sbrolli" w:date="2020-12-04T22:04:00Z">
              <w:rPr>
                <w:rStyle w:val="Enfasidelicata"/>
                <w:rFonts w:ascii="Bell MT" w:hAnsi="Bell MT"/>
                <w:sz w:val="44"/>
                <w:szCs w:val="44"/>
              </w:rPr>
            </w:rPrChange>
          </w:rPr>
          <w:t xml:space="preserve">[v: Visit, u,u1: </w:t>
        </w:r>
        <w:proofErr w:type="spellStart"/>
        <w:r w:rsidRPr="005432E1">
          <w:rPr>
            <w:rStyle w:val="Enfasidelicata"/>
            <w:rFonts w:cstheme="minorHAnsi"/>
            <w:sz w:val="24"/>
            <w:szCs w:val="24"/>
            <w:rPrChange w:id="1987"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1988" w:author="Cristian Sbrolli" w:date="2020-12-04T22:04:00Z">
              <w:rPr>
                <w:rStyle w:val="Enfasidelicata"/>
                <w:rFonts w:ascii="Bell MT" w:hAnsi="Bell MT"/>
                <w:sz w:val="44"/>
                <w:szCs w:val="44"/>
              </w:rPr>
            </w:rPrChange>
          </w:rPr>
          <w:t>]{</w:t>
        </w:r>
      </w:ins>
    </w:p>
    <w:p w14:paraId="3AE0157B" w14:textId="77777777" w:rsidR="005432E1" w:rsidRPr="005432E1" w:rsidRDefault="005432E1" w:rsidP="005432E1">
      <w:pPr>
        <w:pStyle w:val="Paragrafoelenco"/>
        <w:spacing w:line="240" w:lineRule="auto"/>
        <w:ind w:left="360"/>
        <w:rPr>
          <w:ins w:id="1989" w:author="Cristian Sbrolli" w:date="2020-12-04T22:03:00Z"/>
          <w:rStyle w:val="Enfasidelicata"/>
          <w:rFonts w:cstheme="minorHAnsi"/>
          <w:sz w:val="24"/>
          <w:szCs w:val="24"/>
          <w:rPrChange w:id="1990" w:author="Cristian Sbrolli" w:date="2020-12-04T22:04:00Z">
            <w:rPr>
              <w:ins w:id="1991" w:author="Cristian Sbrolli" w:date="2020-12-04T22:03:00Z"/>
              <w:rStyle w:val="Enfasidelicata"/>
              <w:rFonts w:ascii="Bell MT" w:hAnsi="Bell MT"/>
              <w:sz w:val="44"/>
              <w:szCs w:val="44"/>
            </w:rPr>
          </w:rPrChange>
        </w:rPr>
      </w:pPr>
      <w:ins w:id="1992" w:author="Cristian Sbrolli" w:date="2020-12-04T22:03:00Z">
        <w:r w:rsidRPr="005432E1">
          <w:rPr>
            <w:rStyle w:val="Enfasidelicata"/>
            <w:rFonts w:cstheme="minorHAnsi"/>
            <w:sz w:val="24"/>
            <w:szCs w:val="24"/>
            <w:rPrChange w:id="1993" w:author="Cristian Sbrolli" w:date="2020-12-04T22:04:00Z">
              <w:rPr>
                <w:rStyle w:val="Enfasidelicata"/>
                <w:rFonts w:ascii="Bell MT" w:hAnsi="Bell MT"/>
                <w:sz w:val="44"/>
                <w:szCs w:val="44"/>
              </w:rPr>
            </w:rPrChange>
          </w:rPr>
          <w:t>u1.userVTickets=</w:t>
        </w:r>
        <w:proofErr w:type="spellStart"/>
        <w:r w:rsidRPr="005432E1">
          <w:rPr>
            <w:rStyle w:val="Enfasidelicata"/>
            <w:rFonts w:cstheme="minorHAnsi"/>
            <w:sz w:val="24"/>
            <w:szCs w:val="24"/>
            <w:rPrChange w:id="1994" w:author="Cristian Sbrolli" w:date="2020-12-04T22:04:00Z">
              <w:rPr>
                <w:rStyle w:val="Enfasidelicata"/>
                <w:rFonts w:ascii="Bell MT" w:hAnsi="Bell MT"/>
                <w:sz w:val="44"/>
                <w:szCs w:val="44"/>
              </w:rPr>
            </w:rPrChange>
          </w:rPr>
          <w:t>u.userVTickets</w:t>
        </w:r>
        <w:proofErr w:type="spellEnd"/>
        <w:r w:rsidRPr="005432E1">
          <w:rPr>
            <w:rStyle w:val="Enfasidelicata"/>
            <w:rFonts w:cstheme="minorHAnsi"/>
            <w:sz w:val="24"/>
            <w:szCs w:val="24"/>
            <w:rPrChange w:id="1995" w:author="Cristian Sbrolli" w:date="2020-12-04T22:04:00Z">
              <w:rPr>
                <w:rStyle w:val="Enfasidelicata"/>
                <w:rFonts w:ascii="Bell MT" w:hAnsi="Bell MT"/>
                <w:sz w:val="44"/>
                <w:szCs w:val="44"/>
              </w:rPr>
            </w:rPrChange>
          </w:rPr>
          <w:t xml:space="preserve">  and u1.userVisits = </w:t>
        </w:r>
        <w:proofErr w:type="spellStart"/>
        <w:r w:rsidRPr="005432E1">
          <w:rPr>
            <w:rStyle w:val="Enfasidelicata"/>
            <w:rFonts w:cstheme="minorHAnsi"/>
            <w:sz w:val="24"/>
            <w:szCs w:val="24"/>
            <w:rPrChange w:id="1996" w:author="Cristian Sbrolli" w:date="2020-12-04T22:04:00Z">
              <w:rPr>
                <w:rStyle w:val="Enfasidelicata"/>
                <w:rFonts w:ascii="Bell MT" w:hAnsi="Bell MT"/>
                <w:sz w:val="44"/>
                <w:szCs w:val="44"/>
              </w:rPr>
            </w:rPrChange>
          </w:rPr>
          <w:t>u.userVisits</w:t>
        </w:r>
        <w:proofErr w:type="spellEnd"/>
        <w:r w:rsidRPr="005432E1">
          <w:rPr>
            <w:rStyle w:val="Enfasidelicata"/>
            <w:rFonts w:cstheme="minorHAnsi"/>
            <w:sz w:val="24"/>
            <w:szCs w:val="24"/>
            <w:rPrChange w:id="1997" w:author="Cristian Sbrolli" w:date="2020-12-04T22:04:00Z">
              <w:rPr>
                <w:rStyle w:val="Enfasidelicata"/>
                <w:rFonts w:ascii="Bell MT" w:hAnsi="Bell MT"/>
                <w:sz w:val="44"/>
                <w:szCs w:val="44"/>
              </w:rPr>
            </w:rPrChange>
          </w:rPr>
          <w:t xml:space="preserve"> + v and u1.userDevice = </w:t>
        </w:r>
        <w:proofErr w:type="spellStart"/>
        <w:r w:rsidRPr="005432E1">
          <w:rPr>
            <w:rStyle w:val="Enfasidelicata"/>
            <w:rFonts w:cstheme="minorHAnsi"/>
            <w:sz w:val="24"/>
            <w:szCs w:val="24"/>
            <w:rPrChange w:id="1998" w:author="Cristian Sbrolli" w:date="2020-12-04T22:04:00Z">
              <w:rPr>
                <w:rStyle w:val="Enfasidelicata"/>
                <w:rFonts w:ascii="Bell MT" w:hAnsi="Bell MT"/>
                <w:sz w:val="44"/>
                <w:szCs w:val="44"/>
              </w:rPr>
            </w:rPrChange>
          </w:rPr>
          <w:t>u.userDevice</w:t>
        </w:r>
        <w:proofErr w:type="spellEnd"/>
      </w:ins>
    </w:p>
    <w:p w14:paraId="41A4EC72" w14:textId="77777777" w:rsidR="005432E1" w:rsidRPr="005432E1" w:rsidRDefault="005432E1" w:rsidP="005432E1">
      <w:pPr>
        <w:pStyle w:val="Paragrafoelenco"/>
        <w:spacing w:line="240" w:lineRule="auto"/>
        <w:ind w:left="360"/>
        <w:rPr>
          <w:ins w:id="1999" w:author="Cristian Sbrolli" w:date="2020-12-04T22:03:00Z"/>
          <w:rStyle w:val="Enfasidelicata"/>
          <w:rFonts w:cstheme="minorHAnsi"/>
          <w:sz w:val="24"/>
          <w:szCs w:val="24"/>
          <w:rPrChange w:id="2000" w:author="Cristian Sbrolli" w:date="2020-12-04T22:04:00Z">
            <w:rPr>
              <w:ins w:id="2001" w:author="Cristian Sbrolli" w:date="2020-12-04T22:03:00Z"/>
              <w:rStyle w:val="Enfasidelicata"/>
              <w:rFonts w:ascii="Bell MT" w:hAnsi="Bell MT"/>
              <w:sz w:val="44"/>
              <w:szCs w:val="44"/>
            </w:rPr>
          </w:rPrChange>
        </w:rPr>
      </w:pPr>
      <w:ins w:id="2002" w:author="Cristian Sbrolli" w:date="2020-12-04T22:03:00Z">
        <w:r w:rsidRPr="005432E1">
          <w:rPr>
            <w:rStyle w:val="Enfasidelicata"/>
            <w:rFonts w:cstheme="minorHAnsi"/>
            <w:sz w:val="24"/>
            <w:szCs w:val="24"/>
            <w:rPrChange w:id="2003" w:author="Cristian Sbrolli" w:date="2020-12-04T22:04:00Z">
              <w:rPr>
                <w:rStyle w:val="Enfasidelicata"/>
                <w:rFonts w:ascii="Bell MT" w:hAnsi="Bell MT"/>
                <w:sz w:val="44"/>
                <w:szCs w:val="44"/>
              </w:rPr>
            </w:rPrChange>
          </w:rPr>
          <w:t>}</w:t>
        </w:r>
      </w:ins>
    </w:p>
    <w:p w14:paraId="6F0FA64E" w14:textId="77777777" w:rsidR="005432E1" w:rsidRPr="005432E1" w:rsidRDefault="005432E1" w:rsidP="005432E1">
      <w:pPr>
        <w:pStyle w:val="Paragrafoelenco"/>
        <w:spacing w:line="240" w:lineRule="auto"/>
        <w:ind w:left="360"/>
        <w:rPr>
          <w:ins w:id="2004" w:author="Cristian Sbrolli" w:date="2020-12-04T22:03:00Z"/>
          <w:rStyle w:val="Enfasidelicata"/>
          <w:rFonts w:cstheme="minorHAnsi"/>
          <w:sz w:val="24"/>
          <w:szCs w:val="24"/>
          <w:rPrChange w:id="2005" w:author="Cristian Sbrolli" w:date="2020-12-04T22:04:00Z">
            <w:rPr>
              <w:ins w:id="2006" w:author="Cristian Sbrolli" w:date="2020-12-04T22:03:00Z"/>
              <w:rStyle w:val="Enfasidelicata"/>
              <w:rFonts w:ascii="Bell MT" w:hAnsi="Bell MT"/>
              <w:sz w:val="44"/>
              <w:szCs w:val="44"/>
            </w:rPr>
          </w:rPrChange>
        </w:rPr>
      </w:pPr>
    </w:p>
    <w:p w14:paraId="466BF6D2" w14:textId="77777777" w:rsidR="005432E1" w:rsidRPr="005432E1" w:rsidRDefault="005432E1" w:rsidP="005432E1">
      <w:pPr>
        <w:pStyle w:val="Paragrafoelenco"/>
        <w:spacing w:line="240" w:lineRule="auto"/>
        <w:ind w:left="360"/>
        <w:rPr>
          <w:ins w:id="2007" w:author="Cristian Sbrolli" w:date="2020-12-04T22:03:00Z"/>
          <w:rStyle w:val="Enfasidelicata"/>
          <w:rFonts w:cstheme="minorHAnsi"/>
          <w:sz w:val="24"/>
          <w:szCs w:val="24"/>
          <w:rPrChange w:id="2008" w:author="Cristian Sbrolli" w:date="2020-12-04T22:04:00Z">
            <w:rPr>
              <w:ins w:id="2009" w:author="Cristian Sbrolli" w:date="2020-12-04T22:03:00Z"/>
              <w:rStyle w:val="Enfasidelicata"/>
              <w:rFonts w:ascii="Bell MT" w:hAnsi="Bell MT"/>
              <w:sz w:val="44"/>
              <w:szCs w:val="44"/>
            </w:rPr>
          </w:rPrChange>
        </w:rPr>
      </w:pPr>
      <w:ins w:id="2010" w:author="Cristian Sbrolli" w:date="2020-12-04T22:03:00Z">
        <w:r w:rsidRPr="005432E1">
          <w:rPr>
            <w:rStyle w:val="Enfasidelicata"/>
            <w:rFonts w:cstheme="minorHAnsi"/>
            <w:sz w:val="24"/>
            <w:szCs w:val="24"/>
            <w:rPrChange w:id="2011" w:author="Cristian Sbrolli" w:date="2020-12-04T22:04:00Z">
              <w:rPr>
                <w:rStyle w:val="Enfasidelicata"/>
                <w:rFonts w:ascii="Bell MT" w:hAnsi="Bell MT"/>
                <w:sz w:val="44"/>
                <w:szCs w:val="44"/>
              </w:rPr>
            </w:rPrChange>
          </w:rPr>
          <w:t>//checks if the two users are the result of a new physical ticket insertion</w:t>
        </w:r>
      </w:ins>
    </w:p>
    <w:p w14:paraId="36E8B320" w14:textId="77777777" w:rsidR="005432E1" w:rsidRPr="005432E1" w:rsidRDefault="005432E1" w:rsidP="005432E1">
      <w:pPr>
        <w:pStyle w:val="Paragrafoelenco"/>
        <w:spacing w:line="240" w:lineRule="auto"/>
        <w:ind w:left="360"/>
        <w:rPr>
          <w:ins w:id="2012" w:author="Cristian Sbrolli" w:date="2020-12-04T22:03:00Z"/>
          <w:rStyle w:val="Enfasidelicata"/>
          <w:rFonts w:cstheme="minorHAnsi"/>
          <w:sz w:val="24"/>
          <w:szCs w:val="24"/>
          <w:rPrChange w:id="2013" w:author="Cristian Sbrolli" w:date="2020-12-04T22:04:00Z">
            <w:rPr>
              <w:ins w:id="2014" w:author="Cristian Sbrolli" w:date="2020-12-04T22:03:00Z"/>
              <w:rStyle w:val="Enfasidelicata"/>
              <w:rFonts w:ascii="Bell MT" w:hAnsi="Bell MT"/>
              <w:sz w:val="44"/>
              <w:szCs w:val="44"/>
            </w:rPr>
          </w:rPrChange>
        </w:rPr>
      </w:pPr>
      <w:proofErr w:type="spellStart"/>
      <w:ins w:id="2015" w:author="Cristian Sbrolli" w:date="2020-12-04T22:03:00Z">
        <w:r w:rsidRPr="005432E1">
          <w:rPr>
            <w:rStyle w:val="Enfasidelicata"/>
            <w:rFonts w:cstheme="minorHAnsi"/>
            <w:sz w:val="24"/>
            <w:szCs w:val="24"/>
            <w:rPrChange w:id="2016"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2017"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018" w:author="Cristian Sbrolli" w:date="2020-12-04T22:04:00Z">
              <w:rPr>
                <w:rStyle w:val="Enfasidelicata"/>
                <w:rFonts w:ascii="Bell MT" w:hAnsi="Bell MT"/>
                <w:sz w:val="44"/>
                <w:szCs w:val="44"/>
              </w:rPr>
            </w:rPrChange>
          </w:rPr>
          <w:t>checkEqualStatePUserPlusNewTicket</w:t>
        </w:r>
        <w:proofErr w:type="spellEnd"/>
        <w:r w:rsidRPr="005432E1">
          <w:rPr>
            <w:rStyle w:val="Enfasidelicata"/>
            <w:rFonts w:cstheme="minorHAnsi"/>
            <w:sz w:val="24"/>
            <w:szCs w:val="24"/>
            <w:rPrChange w:id="2019" w:author="Cristian Sbrolli" w:date="2020-12-04T22:04:00Z">
              <w:rPr>
                <w:rStyle w:val="Enfasidelicata"/>
                <w:rFonts w:ascii="Bell MT" w:hAnsi="Bell MT"/>
                <w:sz w:val="44"/>
                <w:szCs w:val="44"/>
              </w:rPr>
            </w:rPrChange>
          </w:rPr>
          <w:t xml:space="preserve">[t: </w:t>
        </w:r>
        <w:proofErr w:type="spellStart"/>
        <w:r w:rsidRPr="005432E1">
          <w:rPr>
            <w:rStyle w:val="Enfasidelicata"/>
            <w:rFonts w:cstheme="minorHAnsi"/>
            <w:sz w:val="24"/>
            <w:szCs w:val="24"/>
            <w:rPrChange w:id="2020" w:author="Cristian Sbrolli" w:date="2020-12-04T22:04:00Z">
              <w:rPr>
                <w:rStyle w:val="Enfasidelicata"/>
                <w:rFonts w:ascii="Bell MT" w:hAnsi="Bell MT"/>
                <w:sz w:val="44"/>
                <w:szCs w:val="44"/>
              </w:rPr>
            </w:rPrChange>
          </w:rPr>
          <w:t>PhysicalTicket</w:t>
        </w:r>
        <w:proofErr w:type="spellEnd"/>
        <w:r w:rsidRPr="005432E1">
          <w:rPr>
            <w:rStyle w:val="Enfasidelicata"/>
            <w:rFonts w:cstheme="minorHAnsi"/>
            <w:sz w:val="24"/>
            <w:szCs w:val="24"/>
            <w:rPrChange w:id="2021" w:author="Cristian Sbrolli" w:date="2020-12-04T22:04:00Z">
              <w:rPr>
                <w:rStyle w:val="Enfasidelicata"/>
                <w:rFonts w:ascii="Bell MT" w:hAnsi="Bell MT"/>
                <w:sz w:val="44"/>
                <w:szCs w:val="44"/>
              </w:rPr>
            </w:rPrChange>
          </w:rPr>
          <w:t xml:space="preserve">, u,u1: </w:t>
        </w:r>
        <w:proofErr w:type="spellStart"/>
        <w:r w:rsidRPr="005432E1">
          <w:rPr>
            <w:rStyle w:val="Enfasidelicata"/>
            <w:rFonts w:cstheme="minorHAnsi"/>
            <w:sz w:val="24"/>
            <w:szCs w:val="24"/>
            <w:rPrChange w:id="2022" w:author="Cristian Sbrolli" w:date="2020-12-04T22:04:00Z">
              <w:rPr>
                <w:rStyle w:val="Enfasidelicata"/>
                <w:rFonts w:ascii="Bell MT" w:hAnsi="Bell MT"/>
                <w:sz w:val="44"/>
                <w:szCs w:val="44"/>
              </w:rPr>
            </w:rPrChange>
          </w:rPr>
          <w:t>PhysicalUser</w:t>
        </w:r>
        <w:proofErr w:type="spellEnd"/>
        <w:r w:rsidRPr="005432E1">
          <w:rPr>
            <w:rStyle w:val="Enfasidelicata"/>
            <w:rFonts w:cstheme="minorHAnsi"/>
            <w:sz w:val="24"/>
            <w:szCs w:val="24"/>
            <w:rPrChange w:id="2023" w:author="Cristian Sbrolli" w:date="2020-12-04T22:04:00Z">
              <w:rPr>
                <w:rStyle w:val="Enfasidelicata"/>
                <w:rFonts w:ascii="Bell MT" w:hAnsi="Bell MT"/>
                <w:sz w:val="44"/>
                <w:szCs w:val="44"/>
              </w:rPr>
            </w:rPrChange>
          </w:rPr>
          <w:t>]{</w:t>
        </w:r>
      </w:ins>
    </w:p>
    <w:p w14:paraId="182CAE7D" w14:textId="77777777" w:rsidR="005432E1" w:rsidRPr="005432E1" w:rsidRDefault="005432E1" w:rsidP="005432E1">
      <w:pPr>
        <w:pStyle w:val="Paragrafoelenco"/>
        <w:spacing w:line="240" w:lineRule="auto"/>
        <w:ind w:left="360"/>
        <w:rPr>
          <w:ins w:id="2024" w:author="Cristian Sbrolli" w:date="2020-12-04T22:03:00Z"/>
          <w:rStyle w:val="Enfasidelicata"/>
          <w:rFonts w:cstheme="minorHAnsi"/>
          <w:sz w:val="24"/>
          <w:szCs w:val="24"/>
          <w:rPrChange w:id="2025" w:author="Cristian Sbrolli" w:date="2020-12-04T22:04:00Z">
            <w:rPr>
              <w:ins w:id="2026" w:author="Cristian Sbrolli" w:date="2020-12-04T22:03:00Z"/>
              <w:rStyle w:val="Enfasidelicata"/>
              <w:rFonts w:ascii="Bell MT" w:hAnsi="Bell MT"/>
              <w:sz w:val="44"/>
              <w:szCs w:val="44"/>
            </w:rPr>
          </w:rPrChange>
        </w:rPr>
      </w:pPr>
      <w:ins w:id="2027" w:author="Cristian Sbrolli" w:date="2020-12-04T22:03:00Z">
        <w:r w:rsidRPr="005432E1">
          <w:rPr>
            <w:rStyle w:val="Enfasidelicata"/>
            <w:rFonts w:cstheme="minorHAnsi"/>
            <w:sz w:val="24"/>
            <w:szCs w:val="24"/>
            <w:rPrChange w:id="2028" w:author="Cristian Sbrolli" w:date="2020-12-04T22:04:00Z">
              <w:rPr>
                <w:rStyle w:val="Enfasidelicata"/>
                <w:rFonts w:ascii="Bell MT" w:hAnsi="Bell MT"/>
                <w:sz w:val="44"/>
                <w:szCs w:val="44"/>
              </w:rPr>
            </w:rPrChange>
          </w:rPr>
          <w:t>u1.userPTickets=</w:t>
        </w:r>
        <w:proofErr w:type="spellStart"/>
        <w:r w:rsidRPr="005432E1">
          <w:rPr>
            <w:rStyle w:val="Enfasidelicata"/>
            <w:rFonts w:cstheme="minorHAnsi"/>
            <w:sz w:val="24"/>
            <w:szCs w:val="24"/>
            <w:rPrChange w:id="2029" w:author="Cristian Sbrolli" w:date="2020-12-04T22:04:00Z">
              <w:rPr>
                <w:rStyle w:val="Enfasidelicata"/>
                <w:rFonts w:ascii="Bell MT" w:hAnsi="Bell MT"/>
                <w:sz w:val="44"/>
                <w:szCs w:val="44"/>
              </w:rPr>
            </w:rPrChange>
          </w:rPr>
          <w:t>u.userPTickets</w:t>
        </w:r>
        <w:proofErr w:type="spellEnd"/>
        <w:r w:rsidRPr="005432E1">
          <w:rPr>
            <w:rStyle w:val="Enfasidelicata"/>
            <w:rFonts w:cstheme="minorHAnsi"/>
            <w:sz w:val="24"/>
            <w:szCs w:val="24"/>
            <w:rPrChange w:id="2030" w:author="Cristian Sbrolli" w:date="2020-12-04T22:04:00Z">
              <w:rPr>
                <w:rStyle w:val="Enfasidelicata"/>
                <w:rFonts w:ascii="Bell MT" w:hAnsi="Bell MT"/>
                <w:sz w:val="44"/>
                <w:szCs w:val="44"/>
              </w:rPr>
            </w:rPrChange>
          </w:rPr>
          <w:t xml:space="preserve"> + t</w:t>
        </w:r>
      </w:ins>
    </w:p>
    <w:p w14:paraId="75F64407" w14:textId="053F31DA" w:rsidR="00D45746" w:rsidRDefault="005432E1" w:rsidP="00D45746">
      <w:pPr>
        <w:pStyle w:val="Paragrafoelenco"/>
        <w:spacing w:line="240" w:lineRule="auto"/>
        <w:ind w:left="360"/>
        <w:rPr>
          <w:ins w:id="2031" w:author="Cristian Sbrolli" w:date="2020-12-05T01:45:00Z"/>
          <w:rStyle w:val="Enfasidelicata"/>
          <w:rFonts w:cstheme="minorHAnsi"/>
          <w:sz w:val="24"/>
          <w:szCs w:val="24"/>
        </w:rPr>
      </w:pPr>
      <w:ins w:id="2032" w:author="Cristian Sbrolli" w:date="2020-12-04T22:03:00Z">
        <w:r w:rsidRPr="005432E1">
          <w:rPr>
            <w:rStyle w:val="Enfasidelicata"/>
            <w:rFonts w:cstheme="minorHAnsi"/>
            <w:sz w:val="24"/>
            <w:szCs w:val="24"/>
            <w:rPrChange w:id="2033" w:author="Cristian Sbrolli" w:date="2020-12-04T22:04:00Z">
              <w:rPr>
                <w:rStyle w:val="Enfasidelicata"/>
                <w:rFonts w:ascii="Bell MT" w:hAnsi="Bell MT"/>
                <w:sz w:val="44"/>
                <w:szCs w:val="44"/>
              </w:rPr>
            </w:rPrChange>
          </w:rPr>
          <w:t>}</w:t>
        </w:r>
      </w:ins>
    </w:p>
    <w:p w14:paraId="6468224E" w14:textId="77777777" w:rsidR="0071654A" w:rsidRDefault="0071654A" w:rsidP="00D45746">
      <w:pPr>
        <w:pStyle w:val="Paragrafoelenco"/>
        <w:spacing w:line="240" w:lineRule="auto"/>
        <w:ind w:left="360"/>
        <w:rPr>
          <w:ins w:id="2034" w:author="Cristian Sbrolli" w:date="2020-12-04T22:46:00Z"/>
          <w:rStyle w:val="Enfasidelicata"/>
          <w:rFonts w:cstheme="minorHAnsi"/>
          <w:sz w:val="24"/>
          <w:szCs w:val="24"/>
        </w:rPr>
      </w:pPr>
    </w:p>
    <w:p w14:paraId="2F41F0A8" w14:textId="15300933" w:rsidR="000477F7" w:rsidRPr="000477F7" w:rsidRDefault="000477F7">
      <w:pPr>
        <w:pStyle w:val="Paragrafoelenco"/>
        <w:numPr>
          <w:ilvl w:val="0"/>
          <w:numId w:val="74"/>
        </w:numPr>
        <w:spacing w:line="240" w:lineRule="auto"/>
        <w:rPr>
          <w:ins w:id="2035" w:author="Cristian Sbrolli" w:date="2020-12-05T00:11:00Z"/>
          <w:rStyle w:val="Enfasidelicata"/>
          <w:rFonts w:ascii="Bell MT" w:hAnsi="Bell MT" w:cstheme="minorHAnsi"/>
          <w:sz w:val="44"/>
          <w:szCs w:val="44"/>
          <w:rPrChange w:id="2036" w:author="Cristian Sbrolli" w:date="2020-12-05T00:13:00Z">
            <w:rPr>
              <w:ins w:id="2037" w:author="Cristian Sbrolli" w:date="2020-12-05T00:11:00Z"/>
              <w:rStyle w:val="Enfasidelicata"/>
              <w:rFonts w:cstheme="minorHAnsi"/>
              <w:sz w:val="24"/>
              <w:szCs w:val="24"/>
            </w:rPr>
          </w:rPrChange>
        </w:rPr>
        <w:pPrChange w:id="2038" w:author="Cristian Sbrolli" w:date="2020-12-05T00:13:00Z">
          <w:pPr>
            <w:pStyle w:val="Paragrafoelenco"/>
            <w:spacing w:line="240" w:lineRule="auto"/>
            <w:ind w:left="360"/>
          </w:pPr>
        </w:pPrChange>
      </w:pPr>
      <w:ins w:id="2039" w:author="Cristian Sbrolli" w:date="2020-12-05T00:11:00Z">
        <w:r w:rsidRPr="000477F7">
          <w:rPr>
            <w:rStyle w:val="Enfasidelicata"/>
            <w:rFonts w:ascii="Bell MT" w:hAnsi="Bell MT" w:cstheme="minorHAnsi"/>
            <w:sz w:val="44"/>
            <w:szCs w:val="44"/>
            <w:rPrChange w:id="2040" w:author="Cristian Sbrolli" w:date="2020-12-05T00:13:00Z">
              <w:rPr>
                <w:rStyle w:val="Enfasidelicata"/>
                <w:rFonts w:cstheme="minorHAnsi"/>
                <w:sz w:val="24"/>
                <w:szCs w:val="24"/>
              </w:rPr>
            </w:rPrChange>
          </w:rPr>
          <w:t>Facts</w:t>
        </w:r>
      </w:ins>
    </w:p>
    <w:p w14:paraId="7279817B" w14:textId="77777777" w:rsidR="000477F7" w:rsidRPr="005432E1" w:rsidRDefault="000477F7" w:rsidP="005432E1">
      <w:pPr>
        <w:pStyle w:val="Paragrafoelenco"/>
        <w:spacing w:line="240" w:lineRule="auto"/>
        <w:ind w:left="360"/>
        <w:rPr>
          <w:ins w:id="2041" w:author="Cristian Sbrolli" w:date="2020-12-04T22:03:00Z"/>
          <w:rStyle w:val="Enfasidelicata"/>
          <w:rFonts w:cstheme="minorHAnsi"/>
          <w:sz w:val="24"/>
          <w:szCs w:val="24"/>
          <w:rPrChange w:id="2042" w:author="Cristian Sbrolli" w:date="2020-12-04T22:04:00Z">
            <w:rPr>
              <w:ins w:id="2043" w:author="Cristian Sbrolli" w:date="2020-12-04T22:03:00Z"/>
              <w:rStyle w:val="Enfasidelicata"/>
              <w:rFonts w:ascii="Bell MT" w:hAnsi="Bell MT"/>
              <w:sz w:val="44"/>
              <w:szCs w:val="44"/>
            </w:rPr>
          </w:rPrChange>
        </w:rPr>
      </w:pPr>
    </w:p>
    <w:p w14:paraId="574C5909" w14:textId="77777777" w:rsidR="005432E1" w:rsidRPr="005432E1" w:rsidRDefault="005432E1" w:rsidP="005432E1">
      <w:pPr>
        <w:pStyle w:val="Paragrafoelenco"/>
        <w:spacing w:line="240" w:lineRule="auto"/>
        <w:ind w:left="360"/>
        <w:rPr>
          <w:ins w:id="2044" w:author="Cristian Sbrolli" w:date="2020-12-04T22:03:00Z"/>
          <w:rStyle w:val="Enfasidelicata"/>
          <w:rFonts w:cstheme="minorHAnsi"/>
          <w:sz w:val="24"/>
          <w:szCs w:val="24"/>
          <w:rPrChange w:id="2045" w:author="Cristian Sbrolli" w:date="2020-12-04T22:04:00Z">
            <w:rPr>
              <w:ins w:id="2046" w:author="Cristian Sbrolli" w:date="2020-12-04T22:03:00Z"/>
              <w:rStyle w:val="Enfasidelicata"/>
              <w:rFonts w:ascii="Bell MT" w:hAnsi="Bell MT"/>
              <w:sz w:val="44"/>
              <w:szCs w:val="44"/>
            </w:rPr>
          </w:rPrChange>
        </w:rPr>
      </w:pPr>
      <w:ins w:id="2047" w:author="Cristian Sbrolli" w:date="2020-12-04T22:03:00Z">
        <w:r w:rsidRPr="005432E1">
          <w:rPr>
            <w:rStyle w:val="Enfasidelicata"/>
            <w:rFonts w:cstheme="minorHAnsi"/>
            <w:sz w:val="24"/>
            <w:szCs w:val="24"/>
            <w:rPrChange w:id="2048" w:author="Cristian Sbrolli" w:date="2020-12-04T22:04:00Z">
              <w:rPr>
                <w:rStyle w:val="Enfasidelicata"/>
                <w:rFonts w:ascii="Bell MT" w:hAnsi="Bell MT"/>
                <w:sz w:val="44"/>
                <w:szCs w:val="44"/>
              </w:rPr>
            </w:rPrChange>
          </w:rPr>
          <w:t>//No market gives more tickets per time slot than the max allowed by the shop manager</w:t>
        </w:r>
      </w:ins>
    </w:p>
    <w:p w14:paraId="27008AF5" w14:textId="77777777" w:rsidR="005432E1" w:rsidRPr="005432E1" w:rsidRDefault="005432E1" w:rsidP="005432E1">
      <w:pPr>
        <w:pStyle w:val="Paragrafoelenco"/>
        <w:spacing w:line="240" w:lineRule="auto"/>
        <w:ind w:left="360"/>
        <w:rPr>
          <w:ins w:id="2049" w:author="Cristian Sbrolli" w:date="2020-12-04T22:03:00Z"/>
          <w:rStyle w:val="Enfasidelicata"/>
          <w:rFonts w:cstheme="minorHAnsi"/>
          <w:sz w:val="24"/>
          <w:szCs w:val="24"/>
          <w:rPrChange w:id="2050" w:author="Cristian Sbrolli" w:date="2020-12-04T22:04:00Z">
            <w:rPr>
              <w:ins w:id="2051" w:author="Cristian Sbrolli" w:date="2020-12-04T22:03:00Z"/>
              <w:rStyle w:val="Enfasidelicata"/>
              <w:rFonts w:ascii="Bell MT" w:hAnsi="Bell MT"/>
              <w:sz w:val="44"/>
              <w:szCs w:val="44"/>
            </w:rPr>
          </w:rPrChange>
        </w:rPr>
      </w:pPr>
      <w:ins w:id="2052" w:author="Cristian Sbrolli" w:date="2020-12-04T22:03:00Z">
        <w:r w:rsidRPr="005432E1">
          <w:rPr>
            <w:rStyle w:val="Enfasidelicata"/>
            <w:rFonts w:cstheme="minorHAnsi"/>
            <w:sz w:val="24"/>
            <w:szCs w:val="24"/>
            <w:rPrChange w:id="2053" w:author="Cristian Sbrolli" w:date="2020-12-04T22:04:00Z">
              <w:rPr>
                <w:rStyle w:val="Enfasidelicata"/>
                <w:rFonts w:ascii="Bell MT" w:hAnsi="Bell MT"/>
                <w:sz w:val="44"/>
                <w:szCs w:val="44"/>
              </w:rPr>
            </w:rPrChange>
          </w:rPr>
          <w:t>fact{</w:t>
        </w:r>
      </w:ins>
    </w:p>
    <w:p w14:paraId="5ADFA6EE" w14:textId="77777777" w:rsidR="005432E1" w:rsidRPr="005432E1" w:rsidRDefault="005432E1" w:rsidP="005432E1">
      <w:pPr>
        <w:pStyle w:val="Paragrafoelenco"/>
        <w:spacing w:line="240" w:lineRule="auto"/>
        <w:ind w:left="360"/>
        <w:rPr>
          <w:ins w:id="2054" w:author="Cristian Sbrolli" w:date="2020-12-04T22:03:00Z"/>
          <w:rStyle w:val="Enfasidelicata"/>
          <w:rFonts w:cstheme="minorHAnsi"/>
          <w:sz w:val="24"/>
          <w:szCs w:val="24"/>
          <w:rPrChange w:id="2055" w:author="Cristian Sbrolli" w:date="2020-12-04T22:04:00Z">
            <w:rPr>
              <w:ins w:id="2056" w:author="Cristian Sbrolli" w:date="2020-12-04T22:03:00Z"/>
              <w:rStyle w:val="Enfasidelicata"/>
              <w:rFonts w:ascii="Bell MT" w:hAnsi="Bell MT"/>
              <w:sz w:val="44"/>
              <w:szCs w:val="44"/>
            </w:rPr>
          </w:rPrChange>
        </w:rPr>
      </w:pPr>
      <w:ins w:id="2057" w:author="Cristian Sbrolli" w:date="2020-12-04T22:03:00Z">
        <w:r w:rsidRPr="005432E1">
          <w:rPr>
            <w:rStyle w:val="Enfasidelicata"/>
            <w:rFonts w:cstheme="minorHAnsi"/>
            <w:sz w:val="24"/>
            <w:szCs w:val="24"/>
            <w:rPrChange w:id="2058" w:author="Cristian Sbrolli" w:date="2020-12-04T22:04:00Z">
              <w:rPr>
                <w:rStyle w:val="Enfasidelicata"/>
                <w:rFonts w:ascii="Bell MT" w:hAnsi="Bell MT"/>
                <w:sz w:val="44"/>
                <w:szCs w:val="44"/>
              </w:rPr>
            </w:rPrChange>
          </w:rPr>
          <w:t xml:space="preserve">all m: Market, d: Date, t: </w:t>
        </w:r>
        <w:proofErr w:type="spellStart"/>
        <w:r w:rsidRPr="005432E1">
          <w:rPr>
            <w:rStyle w:val="Enfasidelicata"/>
            <w:rFonts w:cstheme="minorHAnsi"/>
            <w:sz w:val="24"/>
            <w:szCs w:val="24"/>
            <w:rPrChange w:id="2059"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2060" w:author="Cristian Sbrolli" w:date="2020-12-04T22:04:00Z">
              <w:rPr>
                <w:rStyle w:val="Enfasidelicata"/>
                <w:rFonts w:ascii="Bell MT" w:hAnsi="Bell MT"/>
                <w:sz w:val="44"/>
                <w:szCs w:val="44"/>
              </w:rPr>
            </w:rPrChange>
          </w:rPr>
          <w:t xml:space="preserve"> | </w:t>
        </w:r>
      </w:ins>
    </w:p>
    <w:p w14:paraId="5113CEB4" w14:textId="77777777" w:rsidR="005432E1" w:rsidRPr="005432E1" w:rsidRDefault="005432E1" w:rsidP="005432E1">
      <w:pPr>
        <w:pStyle w:val="Paragrafoelenco"/>
        <w:spacing w:line="240" w:lineRule="auto"/>
        <w:ind w:left="360"/>
        <w:rPr>
          <w:ins w:id="2061" w:author="Cristian Sbrolli" w:date="2020-12-04T22:03:00Z"/>
          <w:rStyle w:val="Enfasidelicata"/>
          <w:rFonts w:cstheme="minorHAnsi"/>
          <w:sz w:val="24"/>
          <w:szCs w:val="24"/>
          <w:rPrChange w:id="2062" w:author="Cristian Sbrolli" w:date="2020-12-04T22:04:00Z">
            <w:rPr>
              <w:ins w:id="2063" w:author="Cristian Sbrolli" w:date="2020-12-04T22:03:00Z"/>
              <w:rStyle w:val="Enfasidelicata"/>
              <w:rFonts w:ascii="Bell MT" w:hAnsi="Bell MT"/>
              <w:sz w:val="44"/>
              <w:szCs w:val="44"/>
            </w:rPr>
          </w:rPrChange>
        </w:rPr>
      </w:pPr>
      <w:ins w:id="2064" w:author="Cristian Sbrolli" w:date="2020-12-04T22:03:00Z">
        <w:r w:rsidRPr="005432E1">
          <w:rPr>
            <w:rStyle w:val="Enfasidelicata"/>
            <w:rFonts w:cstheme="minorHAnsi"/>
            <w:sz w:val="24"/>
            <w:szCs w:val="24"/>
            <w:rPrChange w:id="2065" w:author="Cristian Sbrolli" w:date="2020-12-04T22:04:00Z">
              <w:rPr>
                <w:rStyle w:val="Enfasidelicata"/>
                <w:rFonts w:ascii="Bell MT" w:hAnsi="Bell MT"/>
                <w:sz w:val="44"/>
                <w:szCs w:val="44"/>
              </w:rPr>
            </w:rPrChange>
          </w:rPr>
          <w:tab/>
          <w:t xml:space="preserve">let </w:t>
        </w:r>
        <w:proofErr w:type="spellStart"/>
        <w:r w:rsidRPr="005432E1">
          <w:rPr>
            <w:rStyle w:val="Enfasidelicata"/>
            <w:rFonts w:cstheme="minorHAnsi"/>
            <w:sz w:val="24"/>
            <w:szCs w:val="24"/>
            <w:rPrChange w:id="2066" w:author="Cristian Sbrolli" w:date="2020-12-04T22:04:00Z">
              <w:rPr>
                <w:rStyle w:val="Enfasidelicata"/>
                <w:rFonts w:ascii="Bell MT" w:hAnsi="Bell MT"/>
                <w:sz w:val="44"/>
                <w:szCs w:val="44"/>
              </w:rPr>
            </w:rPrChange>
          </w:rPr>
          <w:t>marketTickets</w:t>
        </w:r>
        <w:proofErr w:type="spellEnd"/>
        <w:r w:rsidRPr="005432E1">
          <w:rPr>
            <w:rStyle w:val="Enfasidelicata"/>
            <w:rFonts w:cstheme="minorHAnsi"/>
            <w:sz w:val="24"/>
            <w:szCs w:val="24"/>
            <w:rPrChange w:id="2067"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068" w:author="Cristian Sbrolli" w:date="2020-12-04T22:04:00Z">
              <w:rPr>
                <w:rStyle w:val="Enfasidelicata"/>
                <w:rFonts w:ascii="Bell MT" w:hAnsi="Bell MT"/>
                <w:sz w:val="44"/>
                <w:szCs w:val="44"/>
              </w:rPr>
            </w:rPrChange>
          </w:rPr>
          <w:t>getAllTickets</w:t>
        </w:r>
        <w:proofErr w:type="spellEnd"/>
        <w:r w:rsidRPr="005432E1">
          <w:rPr>
            <w:rStyle w:val="Enfasidelicata"/>
            <w:rFonts w:cstheme="minorHAnsi"/>
            <w:sz w:val="24"/>
            <w:szCs w:val="24"/>
            <w:rPrChange w:id="2069"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070" w:author="Cristian Sbrolli" w:date="2020-12-04T22:04:00Z">
              <w:rPr>
                <w:rStyle w:val="Enfasidelicata"/>
                <w:rFonts w:ascii="Bell MT" w:hAnsi="Bell MT"/>
                <w:sz w:val="44"/>
                <w:szCs w:val="44"/>
              </w:rPr>
            </w:rPrChange>
          </w:rPr>
          <w:t>m.ticketManager</w:t>
        </w:r>
        <w:proofErr w:type="spellEnd"/>
        <w:r w:rsidRPr="005432E1">
          <w:rPr>
            <w:rStyle w:val="Enfasidelicata"/>
            <w:rFonts w:cstheme="minorHAnsi"/>
            <w:sz w:val="24"/>
            <w:szCs w:val="24"/>
            <w:rPrChange w:id="2071" w:author="Cristian Sbrolli" w:date="2020-12-04T22:04:00Z">
              <w:rPr>
                <w:rStyle w:val="Enfasidelicata"/>
                <w:rFonts w:ascii="Bell MT" w:hAnsi="Bell MT"/>
                <w:sz w:val="44"/>
                <w:szCs w:val="44"/>
              </w:rPr>
            </w:rPrChange>
          </w:rPr>
          <w:t>] |</w:t>
        </w:r>
      </w:ins>
    </w:p>
    <w:p w14:paraId="7FEDABD9" w14:textId="77777777" w:rsidR="005432E1" w:rsidRPr="005432E1" w:rsidRDefault="005432E1" w:rsidP="005432E1">
      <w:pPr>
        <w:pStyle w:val="Paragrafoelenco"/>
        <w:spacing w:line="240" w:lineRule="auto"/>
        <w:ind w:left="360"/>
        <w:rPr>
          <w:ins w:id="2072" w:author="Cristian Sbrolli" w:date="2020-12-04T22:03:00Z"/>
          <w:rStyle w:val="Enfasidelicata"/>
          <w:rFonts w:cstheme="minorHAnsi"/>
          <w:sz w:val="24"/>
          <w:szCs w:val="24"/>
          <w:rPrChange w:id="2073" w:author="Cristian Sbrolli" w:date="2020-12-04T22:04:00Z">
            <w:rPr>
              <w:ins w:id="2074" w:author="Cristian Sbrolli" w:date="2020-12-04T22:03:00Z"/>
              <w:rStyle w:val="Enfasidelicata"/>
              <w:rFonts w:ascii="Bell MT" w:hAnsi="Bell MT"/>
              <w:sz w:val="44"/>
              <w:szCs w:val="44"/>
            </w:rPr>
          </w:rPrChange>
        </w:rPr>
      </w:pPr>
      <w:ins w:id="2075" w:author="Cristian Sbrolli" w:date="2020-12-04T22:03:00Z">
        <w:r w:rsidRPr="005432E1">
          <w:rPr>
            <w:rStyle w:val="Enfasidelicata"/>
            <w:rFonts w:cstheme="minorHAnsi"/>
            <w:sz w:val="24"/>
            <w:szCs w:val="24"/>
            <w:rPrChange w:id="207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77" w:author="Cristian Sbrolli" w:date="2020-12-04T22:04:00Z">
              <w:rPr>
                <w:rStyle w:val="Enfasidelicata"/>
                <w:rFonts w:ascii="Bell MT" w:hAnsi="Bell MT"/>
                <w:sz w:val="44"/>
                <w:szCs w:val="44"/>
              </w:rPr>
            </w:rPrChange>
          </w:rPr>
          <w:tab/>
          <w:t xml:space="preserve">#(marketTickets &amp; </w:t>
        </w:r>
        <w:proofErr w:type="spellStart"/>
        <w:r w:rsidRPr="005432E1">
          <w:rPr>
            <w:rStyle w:val="Enfasidelicata"/>
            <w:rFonts w:cstheme="minorHAnsi"/>
            <w:sz w:val="24"/>
            <w:szCs w:val="24"/>
            <w:rPrChange w:id="2078" w:author="Cristian Sbrolli" w:date="2020-12-04T22:04:00Z">
              <w:rPr>
                <w:rStyle w:val="Enfasidelicata"/>
                <w:rFonts w:ascii="Bell MT" w:hAnsi="Bell MT"/>
                <w:sz w:val="44"/>
                <w:szCs w:val="44"/>
              </w:rPr>
            </w:rPrChange>
          </w:rPr>
          <w:t>ticketDate.d</w:t>
        </w:r>
        <w:proofErr w:type="spellEnd"/>
        <w:r w:rsidRPr="005432E1">
          <w:rPr>
            <w:rStyle w:val="Enfasidelicata"/>
            <w:rFonts w:cstheme="minorHAnsi"/>
            <w:sz w:val="24"/>
            <w:szCs w:val="24"/>
            <w:rPrChange w:id="2079" w:author="Cristian Sbrolli" w:date="2020-12-04T22:04:00Z">
              <w:rPr>
                <w:rStyle w:val="Enfasidelicata"/>
                <w:rFonts w:ascii="Bell MT" w:hAnsi="Bell MT"/>
                <w:sz w:val="44"/>
                <w:szCs w:val="44"/>
              </w:rPr>
            </w:rPrChange>
          </w:rPr>
          <w:t xml:space="preserve"> &amp; ticketTimeSlot.t) &lt;= </w:t>
        </w:r>
        <w:proofErr w:type="spellStart"/>
        <w:r w:rsidRPr="005432E1">
          <w:rPr>
            <w:rStyle w:val="Enfasidelicata"/>
            <w:rFonts w:cstheme="minorHAnsi"/>
            <w:sz w:val="24"/>
            <w:szCs w:val="24"/>
            <w:rPrChange w:id="2080" w:author="Cristian Sbrolli" w:date="2020-12-04T22:04:00Z">
              <w:rPr>
                <w:rStyle w:val="Enfasidelicata"/>
                <w:rFonts w:ascii="Bell MT" w:hAnsi="Bell MT"/>
                <w:sz w:val="44"/>
                <w:szCs w:val="44"/>
              </w:rPr>
            </w:rPrChange>
          </w:rPr>
          <w:t>m.ticketManager.maxUsersPerSlot</w:t>
        </w:r>
        <w:proofErr w:type="spellEnd"/>
      </w:ins>
    </w:p>
    <w:p w14:paraId="5BE6A994" w14:textId="77777777" w:rsidR="005432E1" w:rsidRPr="005432E1" w:rsidRDefault="005432E1" w:rsidP="005432E1">
      <w:pPr>
        <w:pStyle w:val="Paragrafoelenco"/>
        <w:spacing w:line="240" w:lineRule="auto"/>
        <w:ind w:left="360"/>
        <w:rPr>
          <w:ins w:id="2081" w:author="Cristian Sbrolli" w:date="2020-12-04T22:03:00Z"/>
          <w:rStyle w:val="Enfasidelicata"/>
          <w:rFonts w:cstheme="minorHAnsi"/>
          <w:sz w:val="24"/>
          <w:szCs w:val="24"/>
          <w:rPrChange w:id="2082" w:author="Cristian Sbrolli" w:date="2020-12-04T22:04:00Z">
            <w:rPr>
              <w:ins w:id="2083" w:author="Cristian Sbrolli" w:date="2020-12-04T22:03:00Z"/>
              <w:rStyle w:val="Enfasidelicata"/>
              <w:rFonts w:ascii="Bell MT" w:hAnsi="Bell MT"/>
              <w:sz w:val="44"/>
              <w:szCs w:val="44"/>
            </w:rPr>
          </w:rPrChange>
        </w:rPr>
      </w:pPr>
      <w:ins w:id="2084" w:author="Cristian Sbrolli" w:date="2020-12-04T22:03:00Z">
        <w:r w:rsidRPr="005432E1">
          <w:rPr>
            <w:rStyle w:val="Enfasidelicata"/>
            <w:rFonts w:cstheme="minorHAnsi"/>
            <w:sz w:val="24"/>
            <w:szCs w:val="24"/>
            <w:rPrChange w:id="2085" w:author="Cristian Sbrolli" w:date="2020-12-04T22:04:00Z">
              <w:rPr>
                <w:rStyle w:val="Enfasidelicata"/>
                <w:rFonts w:ascii="Bell MT" w:hAnsi="Bell MT"/>
                <w:sz w:val="44"/>
                <w:szCs w:val="44"/>
              </w:rPr>
            </w:rPrChange>
          </w:rPr>
          <w:t>}</w:t>
        </w:r>
      </w:ins>
    </w:p>
    <w:p w14:paraId="3B047572" w14:textId="77777777" w:rsidR="005432E1" w:rsidRPr="005432E1" w:rsidRDefault="005432E1" w:rsidP="005432E1">
      <w:pPr>
        <w:pStyle w:val="Paragrafoelenco"/>
        <w:spacing w:line="240" w:lineRule="auto"/>
        <w:ind w:left="360"/>
        <w:rPr>
          <w:ins w:id="2086" w:author="Cristian Sbrolli" w:date="2020-12-04T22:03:00Z"/>
          <w:rStyle w:val="Enfasidelicata"/>
          <w:rFonts w:cstheme="minorHAnsi"/>
          <w:sz w:val="24"/>
          <w:szCs w:val="24"/>
          <w:rPrChange w:id="2087" w:author="Cristian Sbrolli" w:date="2020-12-04T22:04:00Z">
            <w:rPr>
              <w:ins w:id="2088" w:author="Cristian Sbrolli" w:date="2020-12-04T22:03:00Z"/>
              <w:rStyle w:val="Enfasidelicata"/>
              <w:rFonts w:ascii="Bell MT" w:hAnsi="Bell MT"/>
              <w:sz w:val="44"/>
              <w:szCs w:val="44"/>
            </w:rPr>
          </w:rPrChange>
        </w:rPr>
      </w:pPr>
    </w:p>
    <w:p w14:paraId="351A78B9" w14:textId="77777777" w:rsidR="005432E1" w:rsidRPr="005432E1" w:rsidRDefault="005432E1" w:rsidP="005432E1">
      <w:pPr>
        <w:pStyle w:val="Paragrafoelenco"/>
        <w:spacing w:line="240" w:lineRule="auto"/>
        <w:ind w:left="360"/>
        <w:rPr>
          <w:ins w:id="2089" w:author="Cristian Sbrolli" w:date="2020-12-04T22:03:00Z"/>
          <w:rStyle w:val="Enfasidelicata"/>
          <w:rFonts w:cstheme="minorHAnsi"/>
          <w:sz w:val="24"/>
          <w:szCs w:val="24"/>
          <w:rPrChange w:id="2090" w:author="Cristian Sbrolli" w:date="2020-12-04T22:04:00Z">
            <w:rPr>
              <w:ins w:id="2091" w:author="Cristian Sbrolli" w:date="2020-12-04T22:03:00Z"/>
              <w:rStyle w:val="Enfasidelicata"/>
              <w:rFonts w:ascii="Bell MT" w:hAnsi="Bell MT"/>
              <w:sz w:val="44"/>
              <w:szCs w:val="44"/>
            </w:rPr>
          </w:rPrChange>
        </w:rPr>
      </w:pPr>
      <w:ins w:id="2092" w:author="Cristian Sbrolli" w:date="2020-12-04T22:03:00Z">
        <w:r w:rsidRPr="005432E1">
          <w:rPr>
            <w:rStyle w:val="Enfasidelicata"/>
            <w:rFonts w:cstheme="minorHAnsi"/>
            <w:sz w:val="24"/>
            <w:szCs w:val="24"/>
            <w:rPrChange w:id="2093" w:author="Cristian Sbrolli" w:date="2020-12-04T22:04:00Z">
              <w:rPr>
                <w:rStyle w:val="Enfasidelicata"/>
                <w:rFonts w:ascii="Bell MT" w:hAnsi="Bell MT"/>
                <w:sz w:val="44"/>
                <w:szCs w:val="44"/>
              </w:rPr>
            </w:rPrChange>
          </w:rPr>
          <w:t>//definition of user safety</w:t>
        </w:r>
      </w:ins>
    </w:p>
    <w:p w14:paraId="539610AC" w14:textId="77777777" w:rsidR="005432E1" w:rsidRPr="005432E1" w:rsidRDefault="005432E1" w:rsidP="005432E1">
      <w:pPr>
        <w:pStyle w:val="Paragrafoelenco"/>
        <w:spacing w:line="240" w:lineRule="auto"/>
        <w:ind w:left="360"/>
        <w:rPr>
          <w:ins w:id="2094" w:author="Cristian Sbrolli" w:date="2020-12-04T22:03:00Z"/>
          <w:rStyle w:val="Enfasidelicata"/>
          <w:rFonts w:cstheme="minorHAnsi"/>
          <w:sz w:val="24"/>
          <w:szCs w:val="24"/>
          <w:rPrChange w:id="2095" w:author="Cristian Sbrolli" w:date="2020-12-04T22:04:00Z">
            <w:rPr>
              <w:ins w:id="2096" w:author="Cristian Sbrolli" w:date="2020-12-04T22:03:00Z"/>
              <w:rStyle w:val="Enfasidelicata"/>
              <w:rFonts w:ascii="Bell MT" w:hAnsi="Bell MT"/>
              <w:sz w:val="44"/>
              <w:szCs w:val="44"/>
            </w:rPr>
          </w:rPrChange>
        </w:rPr>
      </w:pPr>
      <w:ins w:id="2097" w:author="Cristian Sbrolli" w:date="2020-12-04T22:03:00Z">
        <w:r w:rsidRPr="005432E1">
          <w:rPr>
            <w:rStyle w:val="Enfasidelicata"/>
            <w:rFonts w:cstheme="minorHAnsi"/>
            <w:sz w:val="24"/>
            <w:szCs w:val="24"/>
            <w:rPrChange w:id="2098" w:author="Cristian Sbrolli" w:date="2020-12-04T22:04:00Z">
              <w:rPr>
                <w:rStyle w:val="Enfasidelicata"/>
                <w:rFonts w:ascii="Bell MT" w:hAnsi="Bell MT"/>
                <w:sz w:val="44"/>
                <w:szCs w:val="44"/>
              </w:rPr>
            </w:rPrChange>
          </w:rPr>
          <w:t>fact{</w:t>
        </w:r>
      </w:ins>
    </w:p>
    <w:p w14:paraId="3F0A6A8E" w14:textId="77777777" w:rsidR="005432E1" w:rsidRPr="005432E1" w:rsidRDefault="005432E1" w:rsidP="005432E1">
      <w:pPr>
        <w:pStyle w:val="Paragrafoelenco"/>
        <w:spacing w:line="240" w:lineRule="auto"/>
        <w:ind w:left="360"/>
        <w:rPr>
          <w:ins w:id="2099" w:author="Cristian Sbrolli" w:date="2020-12-04T22:03:00Z"/>
          <w:rStyle w:val="Enfasidelicata"/>
          <w:rFonts w:cstheme="minorHAnsi"/>
          <w:sz w:val="24"/>
          <w:szCs w:val="24"/>
          <w:rPrChange w:id="2100" w:author="Cristian Sbrolli" w:date="2020-12-04T22:04:00Z">
            <w:rPr>
              <w:ins w:id="2101" w:author="Cristian Sbrolli" w:date="2020-12-04T22:03:00Z"/>
              <w:rStyle w:val="Enfasidelicata"/>
              <w:rFonts w:ascii="Bell MT" w:hAnsi="Bell MT"/>
              <w:sz w:val="44"/>
              <w:szCs w:val="44"/>
            </w:rPr>
          </w:rPrChange>
        </w:rPr>
      </w:pPr>
      <w:ins w:id="2102" w:author="Cristian Sbrolli" w:date="2020-12-04T22:03:00Z">
        <w:r w:rsidRPr="005432E1">
          <w:rPr>
            <w:rStyle w:val="Enfasidelicata"/>
            <w:rFonts w:cstheme="minorHAnsi"/>
            <w:sz w:val="24"/>
            <w:szCs w:val="24"/>
            <w:rPrChange w:id="2103" w:author="Cristian Sbrolli" w:date="2020-12-04T22:04:00Z">
              <w:rPr>
                <w:rStyle w:val="Enfasidelicata"/>
                <w:rFonts w:ascii="Bell MT" w:hAnsi="Bell MT"/>
                <w:sz w:val="44"/>
                <w:szCs w:val="44"/>
              </w:rPr>
            </w:rPrChange>
          </w:rPr>
          <w:t xml:space="preserve">all vu: </w:t>
        </w:r>
        <w:proofErr w:type="spellStart"/>
        <w:r w:rsidRPr="005432E1">
          <w:rPr>
            <w:rStyle w:val="Enfasidelicata"/>
            <w:rFonts w:cstheme="minorHAnsi"/>
            <w:sz w:val="24"/>
            <w:szCs w:val="24"/>
            <w:rPrChange w:id="2104"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2105"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106" w:author="Cristian Sbrolli" w:date="2020-12-04T22:04:00Z">
              <w:rPr>
                <w:rStyle w:val="Enfasidelicata"/>
                <w:rFonts w:ascii="Bell MT" w:hAnsi="Bell MT"/>
                <w:sz w:val="44"/>
                <w:szCs w:val="44"/>
              </w:rPr>
            </w:rPrChange>
          </w:rPr>
          <w:t>vu.userStatus</w:t>
        </w:r>
        <w:proofErr w:type="spellEnd"/>
        <w:r w:rsidRPr="005432E1">
          <w:rPr>
            <w:rStyle w:val="Enfasidelicata"/>
            <w:rFonts w:cstheme="minorHAnsi"/>
            <w:sz w:val="24"/>
            <w:szCs w:val="24"/>
            <w:rPrChange w:id="2107" w:author="Cristian Sbrolli" w:date="2020-12-04T22:04:00Z">
              <w:rPr>
                <w:rStyle w:val="Enfasidelicata"/>
                <w:rFonts w:ascii="Bell MT" w:hAnsi="Bell MT"/>
                <w:sz w:val="44"/>
                <w:szCs w:val="44"/>
              </w:rPr>
            </w:rPrChange>
          </w:rPr>
          <w:t xml:space="preserve"> = Safe </w:t>
        </w:r>
        <w:proofErr w:type="spellStart"/>
        <w:r w:rsidRPr="005432E1">
          <w:rPr>
            <w:rStyle w:val="Enfasidelicata"/>
            <w:rFonts w:cstheme="minorHAnsi"/>
            <w:sz w:val="24"/>
            <w:szCs w:val="24"/>
            <w:rPrChange w:id="2108" w:author="Cristian Sbrolli" w:date="2020-12-04T22:04:00Z">
              <w:rPr>
                <w:rStyle w:val="Enfasidelicata"/>
                <w:rFonts w:ascii="Bell MT" w:hAnsi="Bell MT"/>
                <w:sz w:val="44"/>
                <w:szCs w:val="44"/>
              </w:rPr>
            </w:rPrChange>
          </w:rPr>
          <w:t>iff</w:t>
        </w:r>
        <w:proofErr w:type="spellEnd"/>
        <w:r w:rsidRPr="005432E1">
          <w:rPr>
            <w:rStyle w:val="Enfasidelicata"/>
            <w:rFonts w:cstheme="minorHAnsi"/>
            <w:sz w:val="24"/>
            <w:szCs w:val="24"/>
            <w:rPrChange w:id="2109" w:author="Cristian Sbrolli" w:date="2020-12-04T22:04:00Z">
              <w:rPr>
                <w:rStyle w:val="Enfasidelicata"/>
                <w:rFonts w:ascii="Bell MT" w:hAnsi="Bell MT"/>
                <w:sz w:val="44"/>
                <w:szCs w:val="44"/>
              </w:rPr>
            </w:rPrChange>
          </w:rPr>
          <w:t xml:space="preserve"> </w:t>
        </w:r>
      </w:ins>
    </w:p>
    <w:p w14:paraId="0DA69BC9" w14:textId="77777777" w:rsidR="005432E1" w:rsidRPr="005432E1" w:rsidRDefault="005432E1" w:rsidP="005432E1">
      <w:pPr>
        <w:pStyle w:val="Paragrafoelenco"/>
        <w:spacing w:line="240" w:lineRule="auto"/>
        <w:ind w:left="360"/>
        <w:rPr>
          <w:ins w:id="2110" w:author="Cristian Sbrolli" w:date="2020-12-04T22:03:00Z"/>
          <w:rStyle w:val="Enfasidelicata"/>
          <w:rFonts w:cstheme="minorHAnsi"/>
          <w:sz w:val="24"/>
          <w:szCs w:val="24"/>
          <w:rPrChange w:id="2111" w:author="Cristian Sbrolli" w:date="2020-12-04T22:04:00Z">
            <w:rPr>
              <w:ins w:id="2112" w:author="Cristian Sbrolli" w:date="2020-12-04T22:03:00Z"/>
              <w:rStyle w:val="Enfasidelicata"/>
              <w:rFonts w:ascii="Bell MT" w:hAnsi="Bell MT"/>
              <w:sz w:val="44"/>
              <w:szCs w:val="44"/>
            </w:rPr>
          </w:rPrChange>
        </w:rPr>
      </w:pPr>
      <w:ins w:id="2113" w:author="Cristian Sbrolli" w:date="2020-12-04T22:03:00Z">
        <w:r w:rsidRPr="005432E1">
          <w:rPr>
            <w:rStyle w:val="Enfasidelicata"/>
            <w:rFonts w:cstheme="minorHAnsi"/>
            <w:sz w:val="24"/>
            <w:szCs w:val="24"/>
            <w:rPrChange w:id="211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1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1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17" w:author="Cristian Sbrolli" w:date="2020-12-04T22:04:00Z">
              <w:rPr>
                <w:rStyle w:val="Enfasidelicata"/>
                <w:rFonts w:ascii="Bell MT" w:hAnsi="Bell MT"/>
                <w:sz w:val="44"/>
                <w:szCs w:val="44"/>
              </w:rPr>
            </w:rPrChange>
          </w:rPr>
          <w:tab/>
          <w:t xml:space="preserve">( </w:t>
        </w:r>
        <w:proofErr w:type="spellStart"/>
        <w:r w:rsidRPr="005432E1">
          <w:rPr>
            <w:rStyle w:val="Enfasidelicata"/>
            <w:rFonts w:cstheme="minorHAnsi"/>
            <w:sz w:val="24"/>
            <w:szCs w:val="24"/>
            <w:rPrChange w:id="2118" w:author="Cristian Sbrolli" w:date="2020-12-04T22:04:00Z">
              <w:rPr>
                <w:rStyle w:val="Enfasidelicata"/>
                <w:rFonts w:ascii="Bell MT" w:hAnsi="Bell MT"/>
                <w:sz w:val="44"/>
                <w:szCs w:val="44"/>
              </w:rPr>
            </w:rPrChange>
          </w:rPr>
          <w:t>no t</w:t>
        </w:r>
        <w:proofErr w:type="spellEnd"/>
        <w:r w:rsidRPr="005432E1">
          <w:rPr>
            <w:rStyle w:val="Enfasidelicata"/>
            <w:rFonts w:cstheme="minorHAnsi"/>
            <w:sz w:val="24"/>
            <w:szCs w:val="24"/>
            <w:rPrChange w:id="2119" w:author="Cristian Sbrolli" w:date="2020-12-04T22:04:00Z">
              <w:rPr>
                <w:rStyle w:val="Enfasidelicata"/>
                <w:rFonts w:ascii="Bell MT" w:hAnsi="Bell MT"/>
                <w:sz w:val="44"/>
                <w:szCs w:val="44"/>
              </w:rPr>
            </w:rPrChange>
          </w:rPr>
          <w:t xml:space="preserve">: Ticket, </w:t>
        </w:r>
        <w:proofErr w:type="spellStart"/>
        <w:r w:rsidRPr="005432E1">
          <w:rPr>
            <w:rStyle w:val="Enfasidelicata"/>
            <w:rFonts w:cstheme="minorHAnsi"/>
            <w:sz w:val="24"/>
            <w:szCs w:val="24"/>
            <w:rPrChange w:id="2120"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121"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122"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123" w:author="Cristian Sbrolli" w:date="2020-12-04T22:04:00Z">
              <w:rPr>
                <w:rStyle w:val="Enfasidelicata"/>
                <w:rFonts w:ascii="Bell MT" w:hAnsi="Bell MT"/>
                <w:sz w:val="44"/>
                <w:szCs w:val="44"/>
              </w:rPr>
            </w:rPrChange>
          </w:rPr>
          <w:t xml:space="preserve">  | t != none and t in (</w:t>
        </w:r>
        <w:proofErr w:type="spellStart"/>
        <w:r w:rsidRPr="005432E1">
          <w:rPr>
            <w:rStyle w:val="Enfasidelicata"/>
            <w:rFonts w:cstheme="minorHAnsi"/>
            <w:sz w:val="24"/>
            <w:szCs w:val="24"/>
            <w:rPrChange w:id="2124" w:author="Cristian Sbrolli" w:date="2020-12-04T22:04:00Z">
              <w:rPr>
                <w:rStyle w:val="Enfasidelicata"/>
                <w:rFonts w:ascii="Bell MT" w:hAnsi="Bell MT"/>
                <w:sz w:val="44"/>
                <w:szCs w:val="44"/>
              </w:rPr>
            </w:rPrChange>
          </w:rPr>
          <w:t>vu.userVTickets</w:t>
        </w:r>
        <w:proofErr w:type="spellEnd"/>
        <w:r w:rsidRPr="005432E1">
          <w:rPr>
            <w:rStyle w:val="Enfasidelicata"/>
            <w:rFonts w:cstheme="minorHAnsi"/>
            <w:sz w:val="24"/>
            <w:szCs w:val="24"/>
            <w:rPrChange w:id="2125"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126" w:author="Cristian Sbrolli" w:date="2020-12-04T22:04:00Z">
              <w:rPr>
                <w:rStyle w:val="Enfasidelicata"/>
                <w:rFonts w:ascii="Bell MT" w:hAnsi="Bell MT"/>
                <w:sz w:val="44"/>
                <w:szCs w:val="44"/>
              </w:rPr>
            </w:rPrChange>
          </w:rPr>
          <w:t>vu.userVisits</w:t>
        </w:r>
        <w:proofErr w:type="spellEnd"/>
        <w:r w:rsidRPr="005432E1">
          <w:rPr>
            <w:rStyle w:val="Enfasidelicata"/>
            <w:rFonts w:cstheme="minorHAnsi"/>
            <w:sz w:val="24"/>
            <w:szCs w:val="24"/>
            <w:rPrChange w:id="2127" w:author="Cristian Sbrolli" w:date="2020-12-04T22:04:00Z">
              <w:rPr>
                <w:rStyle w:val="Enfasidelicata"/>
                <w:rFonts w:ascii="Bell MT" w:hAnsi="Bell MT"/>
                <w:sz w:val="44"/>
                <w:szCs w:val="44"/>
              </w:rPr>
            </w:rPrChange>
          </w:rPr>
          <w:t>) and</w:t>
        </w:r>
      </w:ins>
    </w:p>
    <w:p w14:paraId="4BB32B76" w14:textId="77777777" w:rsidR="005432E1" w:rsidRPr="005432E1" w:rsidRDefault="005432E1" w:rsidP="005432E1">
      <w:pPr>
        <w:pStyle w:val="Paragrafoelenco"/>
        <w:spacing w:line="240" w:lineRule="auto"/>
        <w:ind w:left="360"/>
        <w:rPr>
          <w:ins w:id="2128" w:author="Cristian Sbrolli" w:date="2020-12-04T22:03:00Z"/>
          <w:rStyle w:val="Enfasidelicata"/>
          <w:rFonts w:cstheme="minorHAnsi"/>
          <w:sz w:val="24"/>
          <w:szCs w:val="24"/>
          <w:rPrChange w:id="2129" w:author="Cristian Sbrolli" w:date="2020-12-04T22:04:00Z">
            <w:rPr>
              <w:ins w:id="2130" w:author="Cristian Sbrolli" w:date="2020-12-04T22:03:00Z"/>
              <w:rStyle w:val="Enfasidelicata"/>
              <w:rFonts w:ascii="Bell MT" w:hAnsi="Bell MT"/>
              <w:sz w:val="44"/>
              <w:szCs w:val="44"/>
            </w:rPr>
          </w:rPrChange>
        </w:rPr>
      </w:pPr>
      <w:ins w:id="2131" w:author="Cristian Sbrolli" w:date="2020-12-04T22:03:00Z">
        <w:r w:rsidRPr="005432E1">
          <w:rPr>
            <w:rStyle w:val="Enfasidelicata"/>
            <w:rFonts w:cstheme="minorHAnsi"/>
            <w:sz w:val="24"/>
            <w:szCs w:val="24"/>
            <w:rPrChange w:id="213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3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3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3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36" w:author="Cristian Sbrolli" w:date="2020-12-04T22:04:00Z">
              <w:rPr>
                <w:rStyle w:val="Enfasidelicata"/>
                <w:rFonts w:ascii="Bell MT" w:hAnsi="Bell MT"/>
                <w:sz w:val="44"/>
                <w:szCs w:val="44"/>
              </w:rPr>
            </w:rPrChange>
          </w:rPr>
          <w:tab/>
          <w:t xml:space="preserve"> t in </w:t>
        </w:r>
        <w:proofErr w:type="spellStart"/>
        <w:r w:rsidRPr="005432E1">
          <w:rPr>
            <w:rStyle w:val="Enfasidelicata"/>
            <w:rFonts w:cstheme="minorHAnsi"/>
            <w:sz w:val="24"/>
            <w:szCs w:val="24"/>
            <w:rPrChange w:id="2137" w:author="Cristian Sbrolli" w:date="2020-12-04T22:04:00Z">
              <w:rPr>
                <w:rStyle w:val="Enfasidelicata"/>
                <w:rFonts w:ascii="Bell MT" w:hAnsi="Bell MT"/>
                <w:sz w:val="44"/>
                <w:szCs w:val="44"/>
              </w:rPr>
            </w:rPrChange>
          </w:rPr>
          <w:t>ts.insideMarket</w:t>
        </w:r>
        <w:proofErr w:type="spellEnd"/>
        <w:r w:rsidRPr="005432E1">
          <w:rPr>
            <w:rStyle w:val="Enfasidelicata"/>
            <w:rFonts w:cstheme="minorHAnsi"/>
            <w:sz w:val="24"/>
            <w:szCs w:val="24"/>
            <w:rPrChange w:id="2138" w:author="Cristian Sbrolli" w:date="2020-12-04T22:04:00Z">
              <w:rPr>
                <w:rStyle w:val="Enfasidelicata"/>
                <w:rFonts w:ascii="Bell MT" w:hAnsi="Bell MT"/>
                <w:sz w:val="44"/>
                <w:szCs w:val="44"/>
              </w:rPr>
            </w:rPrChange>
          </w:rPr>
          <w:t xml:space="preserve"> and #(ts.insideMarket) &gt; </w:t>
        </w:r>
        <w:proofErr w:type="spellStart"/>
        <w:r w:rsidRPr="005432E1">
          <w:rPr>
            <w:rStyle w:val="Enfasidelicata"/>
            <w:rFonts w:cstheme="minorHAnsi"/>
            <w:sz w:val="24"/>
            <w:szCs w:val="24"/>
            <w:rPrChange w:id="2139" w:author="Cristian Sbrolli" w:date="2020-12-04T22:04:00Z">
              <w:rPr>
                <w:rStyle w:val="Enfasidelicata"/>
                <w:rFonts w:ascii="Bell MT" w:hAnsi="Bell MT"/>
                <w:sz w:val="44"/>
                <w:szCs w:val="44"/>
              </w:rPr>
            </w:rPrChange>
          </w:rPr>
          <w:t>ts.maxUsersPerSlot</w:t>
        </w:r>
        <w:proofErr w:type="spellEnd"/>
        <w:r w:rsidRPr="005432E1">
          <w:rPr>
            <w:rStyle w:val="Enfasidelicata"/>
            <w:rFonts w:cstheme="minorHAnsi"/>
            <w:sz w:val="24"/>
            <w:szCs w:val="24"/>
            <w:rPrChange w:id="2140" w:author="Cristian Sbrolli" w:date="2020-12-04T22:04:00Z">
              <w:rPr>
                <w:rStyle w:val="Enfasidelicata"/>
                <w:rFonts w:ascii="Bell MT" w:hAnsi="Bell MT"/>
                <w:sz w:val="44"/>
                <w:szCs w:val="44"/>
              </w:rPr>
            </w:rPrChange>
          </w:rPr>
          <w:t xml:space="preserve"> )</w:t>
        </w:r>
      </w:ins>
    </w:p>
    <w:p w14:paraId="3397259C" w14:textId="77777777" w:rsidR="005432E1" w:rsidRPr="005432E1" w:rsidRDefault="005432E1" w:rsidP="005432E1">
      <w:pPr>
        <w:pStyle w:val="Paragrafoelenco"/>
        <w:spacing w:line="240" w:lineRule="auto"/>
        <w:ind w:left="360"/>
        <w:rPr>
          <w:ins w:id="2141" w:author="Cristian Sbrolli" w:date="2020-12-04T22:03:00Z"/>
          <w:rStyle w:val="Enfasidelicata"/>
          <w:rFonts w:cstheme="minorHAnsi"/>
          <w:sz w:val="24"/>
          <w:szCs w:val="24"/>
          <w:rPrChange w:id="2142" w:author="Cristian Sbrolli" w:date="2020-12-04T22:04:00Z">
            <w:rPr>
              <w:ins w:id="2143" w:author="Cristian Sbrolli" w:date="2020-12-04T22:03:00Z"/>
              <w:rStyle w:val="Enfasidelicata"/>
              <w:rFonts w:ascii="Bell MT" w:hAnsi="Bell MT"/>
              <w:sz w:val="44"/>
              <w:szCs w:val="44"/>
            </w:rPr>
          </w:rPrChange>
        </w:rPr>
      </w:pPr>
      <w:ins w:id="2144" w:author="Cristian Sbrolli" w:date="2020-12-04T22:03:00Z">
        <w:r w:rsidRPr="005432E1">
          <w:rPr>
            <w:rStyle w:val="Enfasidelicata"/>
            <w:rFonts w:cstheme="minorHAnsi"/>
            <w:sz w:val="24"/>
            <w:szCs w:val="24"/>
            <w:rPrChange w:id="2145"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146" w:author="Cristian Sbrolli" w:date="2020-12-04T22:04:00Z">
              <w:rPr>
                <w:rStyle w:val="Enfasidelicata"/>
                <w:rFonts w:ascii="Bell MT" w:hAnsi="Bell MT"/>
                <w:sz w:val="44"/>
                <w:szCs w:val="44"/>
              </w:rPr>
            </w:rPrChange>
          </w:rPr>
          <w:t>pu</w:t>
        </w:r>
        <w:proofErr w:type="spellEnd"/>
        <w:r w:rsidRPr="005432E1">
          <w:rPr>
            <w:rStyle w:val="Enfasidelicata"/>
            <w:rFonts w:cstheme="minorHAnsi"/>
            <w:sz w:val="24"/>
            <w:szCs w:val="24"/>
            <w:rPrChange w:id="2147"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148" w:author="Cristian Sbrolli" w:date="2020-12-04T22:04:00Z">
              <w:rPr>
                <w:rStyle w:val="Enfasidelicata"/>
                <w:rFonts w:ascii="Bell MT" w:hAnsi="Bell MT"/>
                <w:sz w:val="44"/>
                <w:szCs w:val="44"/>
              </w:rPr>
            </w:rPrChange>
          </w:rPr>
          <w:t>PhysicalUser</w:t>
        </w:r>
        <w:proofErr w:type="spellEnd"/>
        <w:r w:rsidRPr="005432E1">
          <w:rPr>
            <w:rStyle w:val="Enfasidelicata"/>
            <w:rFonts w:cstheme="minorHAnsi"/>
            <w:sz w:val="24"/>
            <w:szCs w:val="24"/>
            <w:rPrChange w:id="2149"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150" w:author="Cristian Sbrolli" w:date="2020-12-04T22:04:00Z">
              <w:rPr>
                <w:rStyle w:val="Enfasidelicata"/>
                <w:rFonts w:ascii="Bell MT" w:hAnsi="Bell MT"/>
                <w:sz w:val="44"/>
                <w:szCs w:val="44"/>
              </w:rPr>
            </w:rPrChange>
          </w:rPr>
          <w:t>pu.userStatus</w:t>
        </w:r>
        <w:proofErr w:type="spellEnd"/>
        <w:r w:rsidRPr="005432E1">
          <w:rPr>
            <w:rStyle w:val="Enfasidelicata"/>
            <w:rFonts w:cstheme="minorHAnsi"/>
            <w:sz w:val="24"/>
            <w:szCs w:val="24"/>
            <w:rPrChange w:id="2151" w:author="Cristian Sbrolli" w:date="2020-12-04T22:04:00Z">
              <w:rPr>
                <w:rStyle w:val="Enfasidelicata"/>
                <w:rFonts w:ascii="Bell MT" w:hAnsi="Bell MT"/>
                <w:sz w:val="44"/>
                <w:szCs w:val="44"/>
              </w:rPr>
            </w:rPrChange>
          </w:rPr>
          <w:t xml:space="preserve"> = Safe </w:t>
        </w:r>
        <w:proofErr w:type="spellStart"/>
        <w:r w:rsidRPr="005432E1">
          <w:rPr>
            <w:rStyle w:val="Enfasidelicata"/>
            <w:rFonts w:cstheme="minorHAnsi"/>
            <w:sz w:val="24"/>
            <w:szCs w:val="24"/>
            <w:rPrChange w:id="2152" w:author="Cristian Sbrolli" w:date="2020-12-04T22:04:00Z">
              <w:rPr>
                <w:rStyle w:val="Enfasidelicata"/>
                <w:rFonts w:ascii="Bell MT" w:hAnsi="Bell MT"/>
                <w:sz w:val="44"/>
                <w:szCs w:val="44"/>
              </w:rPr>
            </w:rPrChange>
          </w:rPr>
          <w:t>iff</w:t>
        </w:r>
        <w:proofErr w:type="spellEnd"/>
        <w:r w:rsidRPr="005432E1">
          <w:rPr>
            <w:rStyle w:val="Enfasidelicata"/>
            <w:rFonts w:cstheme="minorHAnsi"/>
            <w:sz w:val="24"/>
            <w:szCs w:val="24"/>
            <w:rPrChange w:id="2153" w:author="Cristian Sbrolli" w:date="2020-12-04T22:04:00Z">
              <w:rPr>
                <w:rStyle w:val="Enfasidelicata"/>
                <w:rFonts w:ascii="Bell MT" w:hAnsi="Bell MT"/>
                <w:sz w:val="44"/>
                <w:szCs w:val="44"/>
              </w:rPr>
            </w:rPrChange>
          </w:rPr>
          <w:t xml:space="preserve"> </w:t>
        </w:r>
      </w:ins>
    </w:p>
    <w:p w14:paraId="488AA00C" w14:textId="77777777" w:rsidR="005432E1" w:rsidRPr="005432E1" w:rsidRDefault="005432E1" w:rsidP="005432E1">
      <w:pPr>
        <w:pStyle w:val="Paragrafoelenco"/>
        <w:spacing w:line="240" w:lineRule="auto"/>
        <w:ind w:left="360"/>
        <w:rPr>
          <w:ins w:id="2154" w:author="Cristian Sbrolli" w:date="2020-12-04T22:03:00Z"/>
          <w:rStyle w:val="Enfasidelicata"/>
          <w:rFonts w:cstheme="minorHAnsi"/>
          <w:sz w:val="24"/>
          <w:szCs w:val="24"/>
          <w:rPrChange w:id="2155" w:author="Cristian Sbrolli" w:date="2020-12-04T22:04:00Z">
            <w:rPr>
              <w:ins w:id="2156" w:author="Cristian Sbrolli" w:date="2020-12-04T22:03:00Z"/>
              <w:rStyle w:val="Enfasidelicata"/>
              <w:rFonts w:ascii="Bell MT" w:hAnsi="Bell MT"/>
              <w:sz w:val="44"/>
              <w:szCs w:val="44"/>
            </w:rPr>
          </w:rPrChange>
        </w:rPr>
      </w:pPr>
      <w:ins w:id="2157" w:author="Cristian Sbrolli" w:date="2020-12-04T22:03:00Z">
        <w:r w:rsidRPr="005432E1">
          <w:rPr>
            <w:rStyle w:val="Enfasidelicata"/>
            <w:rFonts w:cstheme="minorHAnsi"/>
            <w:sz w:val="24"/>
            <w:szCs w:val="24"/>
            <w:rPrChange w:id="215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5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6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61" w:author="Cristian Sbrolli" w:date="2020-12-04T22:04:00Z">
              <w:rPr>
                <w:rStyle w:val="Enfasidelicata"/>
                <w:rFonts w:ascii="Bell MT" w:hAnsi="Bell MT"/>
                <w:sz w:val="44"/>
                <w:szCs w:val="44"/>
              </w:rPr>
            </w:rPrChange>
          </w:rPr>
          <w:tab/>
          <w:t xml:space="preserve">( </w:t>
        </w:r>
        <w:proofErr w:type="spellStart"/>
        <w:r w:rsidRPr="005432E1">
          <w:rPr>
            <w:rStyle w:val="Enfasidelicata"/>
            <w:rFonts w:cstheme="minorHAnsi"/>
            <w:sz w:val="24"/>
            <w:szCs w:val="24"/>
            <w:rPrChange w:id="2162" w:author="Cristian Sbrolli" w:date="2020-12-04T22:04:00Z">
              <w:rPr>
                <w:rStyle w:val="Enfasidelicata"/>
                <w:rFonts w:ascii="Bell MT" w:hAnsi="Bell MT"/>
                <w:sz w:val="44"/>
                <w:szCs w:val="44"/>
              </w:rPr>
            </w:rPrChange>
          </w:rPr>
          <w:t>no t</w:t>
        </w:r>
        <w:proofErr w:type="spellEnd"/>
        <w:r w:rsidRPr="005432E1">
          <w:rPr>
            <w:rStyle w:val="Enfasidelicata"/>
            <w:rFonts w:cstheme="minorHAnsi"/>
            <w:sz w:val="24"/>
            <w:szCs w:val="24"/>
            <w:rPrChange w:id="2163" w:author="Cristian Sbrolli" w:date="2020-12-04T22:04:00Z">
              <w:rPr>
                <w:rStyle w:val="Enfasidelicata"/>
                <w:rFonts w:ascii="Bell MT" w:hAnsi="Bell MT"/>
                <w:sz w:val="44"/>
                <w:szCs w:val="44"/>
              </w:rPr>
            </w:rPrChange>
          </w:rPr>
          <w:t xml:space="preserve">: Ticket, </w:t>
        </w:r>
        <w:proofErr w:type="spellStart"/>
        <w:r w:rsidRPr="005432E1">
          <w:rPr>
            <w:rStyle w:val="Enfasidelicata"/>
            <w:rFonts w:cstheme="minorHAnsi"/>
            <w:sz w:val="24"/>
            <w:szCs w:val="24"/>
            <w:rPrChange w:id="2164"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165"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166"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167" w:author="Cristian Sbrolli" w:date="2020-12-04T22:04:00Z">
              <w:rPr>
                <w:rStyle w:val="Enfasidelicata"/>
                <w:rFonts w:ascii="Bell MT" w:hAnsi="Bell MT"/>
                <w:sz w:val="44"/>
                <w:szCs w:val="44"/>
              </w:rPr>
            </w:rPrChange>
          </w:rPr>
          <w:t xml:space="preserve">  | t != none and t in </w:t>
        </w:r>
        <w:proofErr w:type="spellStart"/>
        <w:r w:rsidRPr="005432E1">
          <w:rPr>
            <w:rStyle w:val="Enfasidelicata"/>
            <w:rFonts w:cstheme="minorHAnsi"/>
            <w:sz w:val="24"/>
            <w:szCs w:val="24"/>
            <w:rPrChange w:id="2168" w:author="Cristian Sbrolli" w:date="2020-12-04T22:04:00Z">
              <w:rPr>
                <w:rStyle w:val="Enfasidelicata"/>
                <w:rFonts w:ascii="Bell MT" w:hAnsi="Bell MT"/>
                <w:sz w:val="44"/>
                <w:szCs w:val="44"/>
              </w:rPr>
            </w:rPrChange>
          </w:rPr>
          <w:t>pu.userPTickets</w:t>
        </w:r>
        <w:proofErr w:type="spellEnd"/>
        <w:r w:rsidRPr="005432E1">
          <w:rPr>
            <w:rStyle w:val="Enfasidelicata"/>
            <w:rFonts w:cstheme="minorHAnsi"/>
            <w:sz w:val="24"/>
            <w:szCs w:val="24"/>
            <w:rPrChange w:id="2169" w:author="Cristian Sbrolli" w:date="2020-12-04T22:04:00Z">
              <w:rPr>
                <w:rStyle w:val="Enfasidelicata"/>
                <w:rFonts w:ascii="Bell MT" w:hAnsi="Bell MT"/>
                <w:sz w:val="44"/>
                <w:szCs w:val="44"/>
              </w:rPr>
            </w:rPrChange>
          </w:rPr>
          <w:t xml:space="preserve"> and</w:t>
        </w:r>
      </w:ins>
    </w:p>
    <w:p w14:paraId="092AC60D" w14:textId="77777777" w:rsidR="005432E1" w:rsidRPr="005432E1" w:rsidRDefault="005432E1" w:rsidP="005432E1">
      <w:pPr>
        <w:pStyle w:val="Paragrafoelenco"/>
        <w:spacing w:line="240" w:lineRule="auto"/>
        <w:ind w:left="360"/>
        <w:rPr>
          <w:ins w:id="2170" w:author="Cristian Sbrolli" w:date="2020-12-04T22:03:00Z"/>
          <w:rStyle w:val="Enfasidelicata"/>
          <w:rFonts w:cstheme="minorHAnsi"/>
          <w:sz w:val="24"/>
          <w:szCs w:val="24"/>
          <w:rPrChange w:id="2171" w:author="Cristian Sbrolli" w:date="2020-12-04T22:04:00Z">
            <w:rPr>
              <w:ins w:id="2172" w:author="Cristian Sbrolli" w:date="2020-12-04T22:03:00Z"/>
              <w:rStyle w:val="Enfasidelicata"/>
              <w:rFonts w:ascii="Bell MT" w:hAnsi="Bell MT"/>
              <w:sz w:val="44"/>
              <w:szCs w:val="44"/>
            </w:rPr>
          </w:rPrChange>
        </w:rPr>
      </w:pPr>
      <w:ins w:id="2173" w:author="Cristian Sbrolli" w:date="2020-12-04T22:03:00Z">
        <w:r w:rsidRPr="005432E1">
          <w:rPr>
            <w:rStyle w:val="Enfasidelicata"/>
            <w:rFonts w:cstheme="minorHAnsi"/>
            <w:sz w:val="24"/>
            <w:szCs w:val="24"/>
            <w:rPrChange w:id="217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7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7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7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78" w:author="Cristian Sbrolli" w:date="2020-12-04T22:04:00Z">
              <w:rPr>
                <w:rStyle w:val="Enfasidelicata"/>
                <w:rFonts w:ascii="Bell MT" w:hAnsi="Bell MT"/>
                <w:sz w:val="44"/>
                <w:szCs w:val="44"/>
              </w:rPr>
            </w:rPrChange>
          </w:rPr>
          <w:tab/>
          <w:t xml:space="preserve"> t in </w:t>
        </w:r>
        <w:proofErr w:type="spellStart"/>
        <w:r w:rsidRPr="005432E1">
          <w:rPr>
            <w:rStyle w:val="Enfasidelicata"/>
            <w:rFonts w:cstheme="minorHAnsi"/>
            <w:sz w:val="24"/>
            <w:szCs w:val="24"/>
            <w:rPrChange w:id="2179" w:author="Cristian Sbrolli" w:date="2020-12-04T22:04:00Z">
              <w:rPr>
                <w:rStyle w:val="Enfasidelicata"/>
                <w:rFonts w:ascii="Bell MT" w:hAnsi="Bell MT"/>
                <w:sz w:val="44"/>
                <w:szCs w:val="44"/>
              </w:rPr>
            </w:rPrChange>
          </w:rPr>
          <w:t>ts.insideMarket</w:t>
        </w:r>
        <w:proofErr w:type="spellEnd"/>
        <w:r w:rsidRPr="005432E1">
          <w:rPr>
            <w:rStyle w:val="Enfasidelicata"/>
            <w:rFonts w:cstheme="minorHAnsi"/>
            <w:sz w:val="24"/>
            <w:szCs w:val="24"/>
            <w:rPrChange w:id="2180" w:author="Cristian Sbrolli" w:date="2020-12-04T22:04:00Z">
              <w:rPr>
                <w:rStyle w:val="Enfasidelicata"/>
                <w:rFonts w:ascii="Bell MT" w:hAnsi="Bell MT"/>
                <w:sz w:val="44"/>
                <w:szCs w:val="44"/>
              </w:rPr>
            </w:rPrChange>
          </w:rPr>
          <w:t xml:space="preserve"> and #(ts.insideMarket) &gt; </w:t>
        </w:r>
        <w:proofErr w:type="spellStart"/>
        <w:r w:rsidRPr="005432E1">
          <w:rPr>
            <w:rStyle w:val="Enfasidelicata"/>
            <w:rFonts w:cstheme="minorHAnsi"/>
            <w:sz w:val="24"/>
            <w:szCs w:val="24"/>
            <w:rPrChange w:id="2181" w:author="Cristian Sbrolli" w:date="2020-12-04T22:04:00Z">
              <w:rPr>
                <w:rStyle w:val="Enfasidelicata"/>
                <w:rFonts w:ascii="Bell MT" w:hAnsi="Bell MT"/>
                <w:sz w:val="44"/>
                <w:szCs w:val="44"/>
              </w:rPr>
            </w:rPrChange>
          </w:rPr>
          <w:t>ts.maxUsersPerSlot</w:t>
        </w:r>
        <w:proofErr w:type="spellEnd"/>
        <w:r w:rsidRPr="005432E1">
          <w:rPr>
            <w:rStyle w:val="Enfasidelicata"/>
            <w:rFonts w:cstheme="minorHAnsi"/>
            <w:sz w:val="24"/>
            <w:szCs w:val="24"/>
            <w:rPrChange w:id="2182" w:author="Cristian Sbrolli" w:date="2020-12-04T22:04:00Z">
              <w:rPr>
                <w:rStyle w:val="Enfasidelicata"/>
                <w:rFonts w:ascii="Bell MT" w:hAnsi="Bell MT"/>
                <w:sz w:val="44"/>
                <w:szCs w:val="44"/>
              </w:rPr>
            </w:rPrChange>
          </w:rPr>
          <w:t xml:space="preserve"> )</w:t>
        </w:r>
      </w:ins>
    </w:p>
    <w:p w14:paraId="48FCA475" w14:textId="77777777" w:rsidR="005432E1" w:rsidRPr="005432E1" w:rsidRDefault="005432E1" w:rsidP="005432E1">
      <w:pPr>
        <w:pStyle w:val="Paragrafoelenco"/>
        <w:spacing w:line="240" w:lineRule="auto"/>
        <w:ind w:left="360"/>
        <w:rPr>
          <w:ins w:id="2183" w:author="Cristian Sbrolli" w:date="2020-12-04T22:03:00Z"/>
          <w:rStyle w:val="Enfasidelicata"/>
          <w:rFonts w:cstheme="minorHAnsi"/>
          <w:sz w:val="24"/>
          <w:szCs w:val="24"/>
          <w:rPrChange w:id="2184" w:author="Cristian Sbrolli" w:date="2020-12-04T22:04:00Z">
            <w:rPr>
              <w:ins w:id="2185" w:author="Cristian Sbrolli" w:date="2020-12-04T22:03:00Z"/>
              <w:rStyle w:val="Enfasidelicata"/>
              <w:rFonts w:ascii="Bell MT" w:hAnsi="Bell MT"/>
              <w:sz w:val="44"/>
              <w:szCs w:val="44"/>
            </w:rPr>
          </w:rPrChange>
        </w:rPr>
      </w:pPr>
      <w:ins w:id="2186" w:author="Cristian Sbrolli" w:date="2020-12-04T22:03:00Z">
        <w:r w:rsidRPr="005432E1">
          <w:rPr>
            <w:rStyle w:val="Enfasidelicata"/>
            <w:rFonts w:cstheme="minorHAnsi"/>
            <w:sz w:val="24"/>
            <w:szCs w:val="24"/>
            <w:rPrChange w:id="2187" w:author="Cristian Sbrolli" w:date="2020-12-04T22:04:00Z">
              <w:rPr>
                <w:rStyle w:val="Enfasidelicata"/>
                <w:rFonts w:ascii="Bell MT" w:hAnsi="Bell MT"/>
                <w:sz w:val="44"/>
                <w:szCs w:val="44"/>
              </w:rPr>
            </w:rPrChange>
          </w:rPr>
          <w:t>}</w:t>
        </w:r>
      </w:ins>
    </w:p>
    <w:p w14:paraId="1F3DFE23" w14:textId="77777777" w:rsidR="005432E1" w:rsidRPr="005432E1" w:rsidRDefault="005432E1" w:rsidP="005432E1">
      <w:pPr>
        <w:pStyle w:val="Paragrafoelenco"/>
        <w:spacing w:line="240" w:lineRule="auto"/>
        <w:ind w:left="360"/>
        <w:rPr>
          <w:ins w:id="2188" w:author="Cristian Sbrolli" w:date="2020-12-04T22:03:00Z"/>
          <w:rStyle w:val="Enfasidelicata"/>
          <w:rFonts w:cstheme="minorHAnsi"/>
          <w:sz w:val="24"/>
          <w:szCs w:val="24"/>
          <w:rPrChange w:id="2189" w:author="Cristian Sbrolli" w:date="2020-12-04T22:04:00Z">
            <w:rPr>
              <w:ins w:id="2190" w:author="Cristian Sbrolli" w:date="2020-12-04T22:03:00Z"/>
              <w:rStyle w:val="Enfasidelicata"/>
              <w:rFonts w:ascii="Bell MT" w:hAnsi="Bell MT"/>
              <w:sz w:val="44"/>
              <w:szCs w:val="44"/>
            </w:rPr>
          </w:rPrChange>
        </w:rPr>
      </w:pPr>
    </w:p>
    <w:p w14:paraId="284B5231" w14:textId="77777777" w:rsidR="005432E1" w:rsidRPr="005432E1" w:rsidRDefault="005432E1" w:rsidP="005432E1">
      <w:pPr>
        <w:pStyle w:val="Paragrafoelenco"/>
        <w:spacing w:line="240" w:lineRule="auto"/>
        <w:ind w:left="360"/>
        <w:rPr>
          <w:ins w:id="2191" w:author="Cristian Sbrolli" w:date="2020-12-04T22:03:00Z"/>
          <w:rStyle w:val="Enfasidelicata"/>
          <w:rFonts w:cstheme="minorHAnsi"/>
          <w:sz w:val="24"/>
          <w:szCs w:val="24"/>
          <w:rPrChange w:id="2192" w:author="Cristian Sbrolli" w:date="2020-12-04T22:04:00Z">
            <w:rPr>
              <w:ins w:id="2193" w:author="Cristian Sbrolli" w:date="2020-12-04T22:03:00Z"/>
              <w:rStyle w:val="Enfasidelicata"/>
              <w:rFonts w:ascii="Bell MT" w:hAnsi="Bell MT"/>
              <w:sz w:val="44"/>
              <w:szCs w:val="44"/>
            </w:rPr>
          </w:rPrChange>
        </w:rPr>
      </w:pPr>
      <w:ins w:id="2194" w:author="Cristian Sbrolli" w:date="2020-12-04T22:03:00Z">
        <w:r w:rsidRPr="005432E1">
          <w:rPr>
            <w:rStyle w:val="Enfasidelicata"/>
            <w:rFonts w:cstheme="minorHAnsi"/>
            <w:sz w:val="24"/>
            <w:szCs w:val="24"/>
            <w:rPrChange w:id="2195" w:author="Cristian Sbrolli" w:date="2020-12-04T22:04:00Z">
              <w:rPr>
                <w:rStyle w:val="Enfasidelicata"/>
                <w:rFonts w:ascii="Bell MT" w:hAnsi="Bell MT"/>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Paragrafoelenco"/>
        <w:spacing w:line="240" w:lineRule="auto"/>
        <w:ind w:left="360"/>
        <w:rPr>
          <w:ins w:id="2196" w:author="Cristian Sbrolli" w:date="2020-12-04T22:03:00Z"/>
          <w:rStyle w:val="Enfasidelicata"/>
          <w:rFonts w:cstheme="minorHAnsi"/>
          <w:sz w:val="24"/>
          <w:szCs w:val="24"/>
          <w:rPrChange w:id="2197" w:author="Cristian Sbrolli" w:date="2020-12-04T22:04:00Z">
            <w:rPr>
              <w:ins w:id="2198" w:author="Cristian Sbrolli" w:date="2020-12-04T22:03:00Z"/>
              <w:rStyle w:val="Enfasidelicata"/>
              <w:rFonts w:ascii="Bell MT" w:hAnsi="Bell MT"/>
              <w:sz w:val="44"/>
              <w:szCs w:val="44"/>
            </w:rPr>
          </w:rPrChange>
        </w:rPr>
      </w:pPr>
      <w:ins w:id="2199" w:author="Cristian Sbrolli" w:date="2020-12-04T22:03:00Z">
        <w:r w:rsidRPr="005432E1">
          <w:rPr>
            <w:rStyle w:val="Enfasidelicata"/>
            <w:rFonts w:cstheme="minorHAnsi"/>
            <w:sz w:val="24"/>
            <w:szCs w:val="24"/>
            <w:rPrChange w:id="2200" w:author="Cristian Sbrolli" w:date="2020-12-04T22:04:00Z">
              <w:rPr>
                <w:rStyle w:val="Enfasidelicata"/>
                <w:rFonts w:ascii="Bell MT" w:hAnsi="Bell MT"/>
                <w:sz w:val="44"/>
                <w:szCs w:val="44"/>
              </w:rPr>
            </w:rPrChange>
          </w:rPr>
          <w:t>fact {</w:t>
        </w:r>
      </w:ins>
    </w:p>
    <w:p w14:paraId="5C606068" w14:textId="77777777" w:rsidR="005432E1" w:rsidRPr="005432E1" w:rsidRDefault="005432E1" w:rsidP="005432E1">
      <w:pPr>
        <w:pStyle w:val="Paragrafoelenco"/>
        <w:spacing w:line="240" w:lineRule="auto"/>
        <w:ind w:left="360"/>
        <w:rPr>
          <w:ins w:id="2201" w:author="Cristian Sbrolli" w:date="2020-12-04T22:03:00Z"/>
          <w:rStyle w:val="Enfasidelicata"/>
          <w:rFonts w:cstheme="minorHAnsi"/>
          <w:sz w:val="24"/>
          <w:szCs w:val="24"/>
          <w:rPrChange w:id="2202" w:author="Cristian Sbrolli" w:date="2020-12-04T22:04:00Z">
            <w:rPr>
              <w:ins w:id="2203" w:author="Cristian Sbrolli" w:date="2020-12-04T22:03:00Z"/>
              <w:rStyle w:val="Enfasidelicata"/>
              <w:rFonts w:ascii="Bell MT" w:hAnsi="Bell MT"/>
              <w:sz w:val="44"/>
              <w:szCs w:val="44"/>
            </w:rPr>
          </w:rPrChange>
        </w:rPr>
      </w:pPr>
      <w:ins w:id="2204" w:author="Cristian Sbrolli" w:date="2020-12-04T22:03:00Z">
        <w:r w:rsidRPr="005432E1">
          <w:rPr>
            <w:rStyle w:val="Enfasidelicata"/>
            <w:rFonts w:cstheme="minorHAnsi"/>
            <w:sz w:val="24"/>
            <w:szCs w:val="24"/>
            <w:rPrChange w:id="2205" w:author="Cristian Sbrolli" w:date="2020-12-04T22:04:00Z">
              <w:rPr>
                <w:rStyle w:val="Enfasidelicata"/>
                <w:rFonts w:ascii="Bell MT" w:hAnsi="Bell MT"/>
                <w:sz w:val="44"/>
                <w:szCs w:val="44"/>
              </w:rPr>
            </w:rPrChange>
          </w:rPr>
          <w:t xml:space="preserve">all t:Ticket | </w:t>
        </w:r>
      </w:ins>
    </w:p>
    <w:p w14:paraId="30B4E476" w14:textId="42CF8541" w:rsidR="00D45746" w:rsidRPr="002C295C" w:rsidRDefault="005432E1" w:rsidP="002C295C">
      <w:pPr>
        <w:pStyle w:val="Paragrafoelenco"/>
        <w:spacing w:line="240" w:lineRule="auto"/>
        <w:ind w:left="360"/>
        <w:rPr>
          <w:ins w:id="2206" w:author="Cristian Sbrolli" w:date="2020-12-04T22:46:00Z"/>
          <w:rStyle w:val="Enfasidelicata"/>
          <w:rFonts w:cstheme="minorHAnsi"/>
          <w:sz w:val="24"/>
          <w:szCs w:val="24"/>
        </w:rPr>
      </w:pPr>
      <w:ins w:id="2207" w:author="Cristian Sbrolli" w:date="2020-12-04T22:03:00Z">
        <w:r w:rsidRPr="005432E1">
          <w:rPr>
            <w:rStyle w:val="Enfasidelicata"/>
            <w:rFonts w:cstheme="minorHAnsi"/>
            <w:sz w:val="24"/>
            <w:szCs w:val="24"/>
            <w:rPrChange w:id="2208" w:author="Cristian Sbrolli" w:date="2020-12-04T22:04:00Z">
              <w:rPr>
                <w:rStyle w:val="Enfasidelicata"/>
                <w:rFonts w:ascii="Bell MT" w:hAnsi="Bell MT"/>
                <w:sz w:val="44"/>
                <w:szCs w:val="44"/>
              </w:rPr>
            </w:rPrChange>
          </w:rPr>
          <w:tab/>
          <w:t>#scannedBy[t] &lt;= 2  and</w:t>
        </w:r>
      </w:ins>
    </w:p>
    <w:p w14:paraId="7BFCD2BD" w14:textId="039CC818" w:rsidR="005432E1" w:rsidRPr="005432E1" w:rsidRDefault="005432E1">
      <w:pPr>
        <w:pStyle w:val="Paragrafoelenco"/>
        <w:spacing w:line="240" w:lineRule="auto"/>
        <w:ind w:left="360" w:firstLine="360"/>
        <w:rPr>
          <w:ins w:id="2209" w:author="Cristian Sbrolli" w:date="2020-12-04T22:03:00Z"/>
          <w:rStyle w:val="Enfasidelicata"/>
          <w:rFonts w:cstheme="minorHAnsi"/>
          <w:sz w:val="24"/>
          <w:szCs w:val="24"/>
          <w:rPrChange w:id="2210" w:author="Cristian Sbrolli" w:date="2020-12-04T22:04:00Z">
            <w:rPr>
              <w:ins w:id="2211" w:author="Cristian Sbrolli" w:date="2020-12-04T22:03:00Z"/>
              <w:rStyle w:val="Enfasidelicata"/>
              <w:rFonts w:ascii="Bell MT" w:hAnsi="Bell MT"/>
              <w:sz w:val="44"/>
              <w:szCs w:val="44"/>
            </w:rPr>
          </w:rPrChange>
        </w:rPr>
        <w:pPrChange w:id="2212" w:author="Cristian Sbrolli" w:date="2020-12-04T22:46:00Z">
          <w:pPr>
            <w:pStyle w:val="Paragrafoelenco"/>
            <w:spacing w:line="240" w:lineRule="auto"/>
            <w:ind w:left="360"/>
          </w:pPr>
        </w:pPrChange>
      </w:pPr>
      <w:ins w:id="2213" w:author="Cristian Sbrolli" w:date="2020-12-04T22:03:00Z">
        <w:r w:rsidRPr="005432E1">
          <w:rPr>
            <w:rStyle w:val="Enfasidelicata"/>
            <w:rFonts w:cstheme="minorHAnsi"/>
            <w:sz w:val="24"/>
            <w:szCs w:val="24"/>
            <w:rPrChange w:id="2214" w:author="Cristian Sbrolli" w:date="2020-12-04T22:04:00Z">
              <w:rPr>
                <w:rStyle w:val="Enfasidelicata"/>
                <w:rFonts w:ascii="Bell MT" w:hAnsi="Bell MT"/>
                <w:sz w:val="44"/>
                <w:szCs w:val="44"/>
              </w:rPr>
            </w:rPrChange>
          </w:rPr>
          <w:t>//ticket is past if it has been scanned 2 times, one at entrance and one at exit</w:t>
        </w:r>
      </w:ins>
    </w:p>
    <w:p w14:paraId="2D2DA70E" w14:textId="77777777" w:rsidR="005432E1" w:rsidRPr="005432E1" w:rsidRDefault="005432E1" w:rsidP="005432E1">
      <w:pPr>
        <w:pStyle w:val="Paragrafoelenco"/>
        <w:spacing w:line="240" w:lineRule="auto"/>
        <w:ind w:left="360"/>
        <w:rPr>
          <w:ins w:id="2215" w:author="Cristian Sbrolli" w:date="2020-12-04T22:03:00Z"/>
          <w:rStyle w:val="Enfasidelicata"/>
          <w:rFonts w:cstheme="minorHAnsi"/>
          <w:sz w:val="24"/>
          <w:szCs w:val="24"/>
          <w:rPrChange w:id="2216" w:author="Cristian Sbrolli" w:date="2020-12-04T22:04:00Z">
            <w:rPr>
              <w:ins w:id="2217" w:author="Cristian Sbrolli" w:date="2020-12-04T22:03:00Z"/>
              <w:rStyle w:val="Enfasidelicata"/>
              <w:rFonts w:ascii="Bell MT" w:hAnsi="Bell MT"/>
              <w:sz w:val="44"/>
              <w:szCs w:val="44"/>
            </w:rPr>
          </w:rPrChange>
        </w:rPr>
      </w:pPr>
      <w:ins w:id="2218" w:author="Cristian Sbrolli" w:date="2020-12-04T22:03:00Z">
        <w:r w:rsidRPr="005432E1">
          <w:rPr>
            <w:rStyle w:val="Enfasidelicata"/>
            <w:rFonts w:cstheme="minorHAnsi"/>
            <w:sz w:val="24"/>
            <w:szCs w:val="24"/>
            <w:rPrChange w:id="2219" w:author="Cristian Sbrolli" w:date="2020-12-04T22:04:00Z">
              <w:rPr>
                <w:rStyle w:val="Enfasidelicata"/>
                <w:rFonts w:ascii="Bell MT" w:hAnsi="Bell MT"/>
                <w:sz w:val="44"/>
                <w:szCs w:val="44"/>
              </w:rPr>
            </w:rPrChange>
          </w:rPr>
          <w:tab/>
          <w:t xml:space="preserve">( (#scannedBy[t]  = 2 ) implies ( let </w:t>
        </w:r>
        <w:proofErr w:type="spellStart"/>
        <w:r w:rsidRPr="005432E1">
          <w:rPr>
            <w:rStyle w:val="Enfasidelicata"/>
            <w:rFonts w:cstheme="minorHAnsi"/>
            <w:sz w:val="24"/>
            <w:szCs w:val="24"/>
            <w:rPrChange w:id="2220"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221"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222"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23" w:author="Cristian Sbrolli" w:date="2020-12-04T22:04:00Z">
              <w:rPr>
                <w:rStyle w:val="Enfasidelicata"/>
                <w:rFonts w:ascii="Bell MT" w:hAnsi="Bell MT"/>
                <w:sz w:val="44"/>
                <w:szCs w:val="44"/>
              </w:rPr>
            </w:rPrChange>
          </w:rPr>
          <w:t xml:space="preserve">[t] | t in </w:t>
        </w:r>
        <w:proofErr w:type="spellStart"/>
        <w:r w:rsidRPr="005432E1">
          <w:rPr>
            <w:rStyle w:val="Enfasidelicata"/>
            <w:rFonts w:cstheme="minorHAnsi"/>
            <w:sz w:val="24"/>
            <w:szCs w:val="24"/>
            <w:rPrChange w:id="2224" w:author="Cristian Sbrolli" w:date="2020-12-04T22:04:00Z">
              <w:rPr>
                <w:rStyle w:val="Enfasidelicata"/>
                <w:rFonts w:ascii="Bell MT" w:hAnsi="Bell MT"/>
                <w:sz w:val="44"/>
                <w:szCs w:val="44"/>
              </w:rPr>
            </w:rPrChange>
          </w:rPr>
          <w:t>ts.pastTickets</w:t>
        </w:r>
        <w:proofErr w:type="spellEnd"/>
        <w:r w:rsidRPr="005432E1">
          <w:rPr>
            <w:rStyle w:val="Enfasidelicata"/>
            <w:rFonts w:cstheme="minorHAnsi"/>
            <w:sz w:val="24"/>
            <w:szCs w:val="24"/>
            <w:rPrChange w:id="2225" w:author="Cristian Sbrolli" w:date="2020-12-04T22:04:00Z">
              <w:rPr>
                <w:rStyle w:val="Enfasidelicata"/>
                <w:rFonts w:ascii="Bell MT" w:hAnsi="Bell MT"/>
                <w:sz w:val="44"/>
                <w:szCs w:val="44"/>
              </w:rPr>
            </w:rPrChange>
          </w:rPr>
          <w:t xml:space="preserve"> and #(scannedBy[t]  &amp; (</w:t>
        </w:r>
        <w:proofErr w:type="spellStart"/>
        <w:r w:rsidRPr="005432E1">
          <w:rPr>
            <w:rStyle w:val="Enfasidelicata"/>
            <w:rFonts w:cstheme="minorHAnsi"/>
            <w:sz w:val="24"/>
            <w:szCs w:val="24"/>
            <w:rPrChange w:id="2226" w:author="Cristian Sbrolli" w:date="2020-12-04T22:04:00Z">
              <w:rPr>
                <w:rStyle w:val="Enfasidelicata"/>
                <w:rFonts w:ascii="Bell MT" w:hAnsi="Bell MT"/>
                <w:sz w:val="44"/>
                <w:szCs w:val="44"/>
              </w:rPr>
            </w:rPrChange>
          </w:rPr>
          <w:t>ticketManager.ts</w:t>
        </w:r>
        <w:proofErr w:type="spellEnd"/>
        <w:r w:rsidRPr="005432E1">
          <w:rPr>
            <w:rStyle w:val="Enfasidelicata"/>
            <w:rFonts w:cstheme="minorHAnsi"/>
            <w:sz w:val="24"/>
            <w:szCs w:val="24"/>
            <w:rPrChange w:id="2227" w:author="Cristian Sbrolli" w:date="2020-12-04T22:04:00Z">
              <w:rPr>
                <w:rStyle w:val="Enfasidelicata"/>
                <w:rFonts w:ascii="Bell MT" w:hAnsi="Bell MT"/>
                <w:sz w:val="44"/>
                <w:szCs w:val="44"/>
              </w:rPr>
            </w:rPrChange>
          </w:rPr>
          <w:t>).entrances) = 1 and #(scannedBy[t]  &amp; ((</w:t>
        </w:r>
        <w:proofErr w:type="spellStart"/>
        <w:r w:rsidRPr="005432E1">
          <w:rPr>
            <w:rStyle w:val="Enfasidelicata"/>
            <w:rFonts w:cstheme="minorHAnsi"/>
            <w:sz w:val="24"/>
            <w:szCs w:val="24"/>
            <w:rPrChange w:id="2228" w:author="Cristian Sbrolli" w:date="2020-12-04T22:04:00Z">
              <w:rPr>
                <w:rStyle w:val="Enfasidelicata"/>
                <w:rFonts w:ascii="Bell MT" w:hAnsi="Bell MT"/>
                <w:sz w:val="44"/>
                <w:szCs w:val="44"/>
              </w:rPr>
            </w:rPrChange>
          </w:rPr>
          <w:t>ticketManager.ts</w:t>
        </w:r>
        <w:proofErr w:type="spellEnd"/>
        <w:r w:rsidRPr="005432E1">
          <w:rPr>
            <w:rStyle w:val="Enfasidelicata"/>
            <w:rFonts w:cstheme="minorHAnsi"/>
            <w:sz w:val="24"/>
            <w:szCs w:val="24"/>
            <w:rPrChange w:id="2229"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230" w:author="Cristian Sbrolli" w:date="2020-12-04T22:04:00Z">
              <w:rPr>
                <w:rStyle w:val="Enfasidelicata"/>
                <w:rFonts w:ascii="Bell MT" w:hAnsi="Bell MT"/>
                <w:sz w:val="44"/>
                <w:szCs w:val="44"/>
              </w:rPr>
            </w:rPrChange>
          </w:rPr>
          <w:t>freeExit</w:t>
        </w:r>
        <w:proofErr w:type="spellEnd"/>
        <w:r w:rsidRPr="005432E1">
          <w:rPr>
            <w:rStyle w:val="Enfasidelicata"/>
            <w:rFonts w:cstheme="minorHAnsi"/>
            <w:sz w:val="24"/>
            <w:szCs w:val="24"/>
            <w:rPrChange w:id="2231"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232" w:author="Cristian Sbrolli" w:date="2020-12-04T22:04:00Z">
              <w:rPr>
                <w:rStyle w:val="Enfasidelicata"/>
                <w:rFonts w:ascii="Bell MT" w:hAnsi="Bell MT"/>
                <w:sz w:val="44"/>
                <w:szCs w:val="44"/>
              </w:rPr>
            </w:rPrChange>
          </w:rPr>
          <w:t>ticketManager.ts</w:t>
        </w:r>
        <w:proofErr w:type="spellEnd"/>
        <w:r w:rsidRPr="005432E1">
          <w:rPr>
            <w:rStyle w:val="Enfasidelicata"/>
            <w:rFonts w:cstheme="minorHAnsi"/>
            <w:sz w:val="24"/>
            <w:szCs w:val="24"/>
            <w:rPrChange w:id="2233"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234" w:author="Cristian Sbrolli" w:date="2020-12-04T22:04:00Z">
              <w:rPr>
                <w:rStyle w:val="Enfasidelicata"/>
                <w:rFonts w:ascii="Bell MT" w:hAnsi="Bell MT"/>
                <w:sz w:val="44"/>
                <w:szCs w:val="44"/>
              </w:rPr>
            </w:rPrChange>
          </w:rPr>
          <w:t>cashDesks.reader</w:t>
        </w:r>
        <w:proofErr w:type="spellEnd"/>
        <w:r w:rsidRPr="005432E1">
          <w:rPr>
            <w:rStyle w:val="Enfasidelicata"/>
            <w:rFonts w:cstheme="minorHAnsi"/>
            <w:sz w:val="24"/>
            <w:szCs w:val="24"/>
            <w:rPrChange w:id="2235" w:author="Cristian Sbrolli" w:date="2020-12-04T22:04:00Z">
              <w:rPr>
                <w:rStyle w:val="Enfasidelicata"/>
                <w:rFonts w:ascii="Bell MT" w:hAnsi="Bell MT"/>
                <w:sz w:val="44"/>
                <w:szCs w:val="44"/>
              </w:rPr>
            </w:rPrChange>
          </w:rPr>
          <w:t>)) = 1)) and</w:t>
        </w:r>
      </w:ins>
    </w:p>
    <w:p w14:paraId="4B6E8A71" w14:textId="77777777" w:rsidR="005432E1" w:rsidRPr="005432E1" w:rsidRDefault="005432E1" w:rsidP="005432E1">
      <w:pPr>
        <w:pStyle w:val="Paragrafoelenco"/>
        <w:spacing w:line="240" w:lineRule="auto"/>
        <w:ind w:left="360"/>
        <w:rPr>
          <w:ins w:id="2236" w:author="Cristian Sbrolli" w:date="2020-12-04T22:03:00Z"/>
          <w:rStyle w:val="Enfasidelicata"/>
          <w:rFonts w:cstheme="minorHAnsi"/>
          <w:sz w:val="24"/>
          <w:szCs w:val="24"/>
          <w:rPrChange w:id="2237" w:author="Cristian Sbrolli" w:date="2020-12-04T22:04:00Z">
            <w:rPr>
              <w:ins w:id="2238" w:author="Cristian Sbrolli" w:date="2020-12-04T22:03:00Z"/>
              <w:rStyle w:val="Enfasidelicata"/>
              <w:rFonts w:ascii="Bell MT" w:hAnsi="Bell MT"/>
              <w:sz w:val="44"/>
              <w:szCs w:val="44"/>
            </w:rPr>
          </w:rPrChange>
        </w:rPr>
      </w:pPr>
      <w:ins w:id="2239" w:author="Cristian Sbrolli" w:date="2020-12-04T22:03:00Z">
        <w:r w:rsidRPr="005432E1">
          <w:rPr>
            <w:rStyle w:val="Enfasidelicata"/>
            <w:rFonts w:cstheme="minorHAnsi"/>
            <w:sz w:val="24"/>
            <w:szCs w:val="24"/>
            <w:rPrChange w:id="2240" w:author="Cristian Sbrolli" w:date="2020-12-04T22:04:00Z">
              <w:rPr>
                <w:rStyle w:val="Enfasidelicata"/>
                <w:rFonts w:ascii="Bell MT" w:hAnsi="Bell MT"/>
                <w:sz w:val="44"/>
                <w:szCs w:val="44"/>
              </w:rPr>
            </w:rPrChange>
          </w:rPr>
          <w:tab/>
          <w:t>//ticket is inside if it has been scanned 1 time at entrance</w:t>
        </w:r>
      </w:ins>
    </w:p>
    <w:p w14:paraId="6AC20064" w14:textId="77777777" w:rsidR="005432E1" w:rsidRPr="005432E1" w:rsidRDefault="005432E1" w:rsidP="005432E1">
      <w:pPr>
        <w:pStyle w:val="Paragrafoelenco"/>
        <w:spacing w:line="240" w:lineRule="auto"/>
        <w:ind w:left="360"/>
        <w:rPr>
          <w:ins w:id="2241" w:author="Cristian Sbrolli" w:date="2020-12-04T22:03:00Z"/>
          <w:rStyle w:val="Enfasidelicata"/>
          <w:rFonts w:cstheme="minorHAnsi"/>
          <w:sz w:val="24"/>
          <w:szCs w:val="24"/>
          <w:rPrChange w:id="2242" w:author="Cristian Sbrolli" w:date="2020-12-04T22:04:00Z">
            <w:rPr>
              <w:ins w:id="2243" w:author="Cristian Sbrolli" w:date="2020-12-04T22:03:00Z"/>
              <w:rStyle w:val="Enfasidelicata"/>
              <w:rFonts w:ascii="Bell MT" w:hAnsi="Bell MT"/>
              <w:sz w:val="44"/>
              <w:szCs w:val="44"/>
            </w:rPr>
          </w:rPrChange>
        </w:rPr>
      </w:pPr>
      <w:ins w:id="2244" w:author="Cristian Sbrolli" w:date="2020-12-04T22:03:00Z">
        <w:r w:rsidRPr="005432E1">
          <w:rPr>
            <w:rStyle w:val="Enfasidelicata"/>
            <w:rFonts w:cstheme="minorHAnsi"/>
            <w:sz w:val="24"/>
            <w:szCs w:val="24"/>
            <w:rPrChange w:id="2245" w:author="Cristian Sbrolli" w:date="2020-12-04T22:04:00Z">
              <w:rPr>
                <w:rStyle w:val="Enfasidelicata"/>
                <w:rFonts w:ascii="Bell MT" w:hAnsi="Bell MT"/>
                <w:sz w:val="44"/>
                <w:szCs w:val="44"/>
              </w:rPr>
            </w:rPrChange>
          </w:rPr>
          <w:tab/>
          <w:t xml:space="preserve">(#scannedBy[t]  = 1  </w:t>
        </w:r>
        <w:proofErr w:type="spellStart"/>
        <w:r w:rsidRPr="005432E1">
          <w:rPr>
            <w:rStyle w:val="Enfasidelicata"/>
            <w:rFonts w:cstheme="minorHAnsi"/>
            <w:sz w:val="24"/>
            <w:szCs w:val="24"/>
            <w:rPrChange w:id="2246" w:author="Cristian Sbrolli" w:date="2020-12-04T22:04:00Z">
              <w:rPr>
                <w:rStyle w:val="Enfasidelicata"/>
                <w:rFonts w:ascii="Bell MT" w:hAnsi="Bell MT"/>
                <w:sz w:val="44"/>
                <w:szCs w:val="44"/>
              </w:rPr>
            </w:rPrChange>
          </w:rPr>
          <w:t>iff</w:t>
        </w:r>
        <w:proofErr w:type="spellEnd"/>
        <w:r w:rsidRPr="005432E1">
          <w:rPr>
            <w:rStyle w:val="Enfasidelicata"/>
            <w:rFonts w:cstheme="minorHAnsi"/>
            <w:sz w:val="24"/>
            <w:szCs w:val="24"/>
            <w:rPrChange w:id="2247" w:author="Cristian Sbrolli" w:date="2020-12-04T22:04:00Z">
              <w:rPr>
                <w:rStyle w:val="Enfasidelicata"/>
                <w:rFonts w:ascii="Bell MT" w:hAnsi="Bell MT"/>
                <w:sz w:val="44"/>
                <w:szCs w:val="44"/>
              </w:rPr>
            </w:rPrChange>
          </w:rPr>
          <w:t xml:space="preserve"> let </w:t>
        </w:r>
        <w:proofErr w:type="spellStart"/>
        <w:r w:rsidRPr="005432E1">
          <w:rPr>
            <w:rStyle w:val="Enfasidelicata"/>
            <w:rFonts w:cstheme="minorHAnsi"/>
            <w:sz w:val="24"/>
            <w:szCs w:val="24"/>
            <w:rPrChange w:id="2248"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249"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250"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51" w:author="Cristian Sbrolli" w:date="2020-12-04T22:04:00Z">
              <w:rPr>
                <w:rStyle w:val="Enfasidelicata"/>
                <w:rFonts w:ascii="Bell MT" w:hAnsi="Bell MT"/>
                <w:sz w:val="44"/>
                <w:szCs w:val="44"/>
              </w:rPr>
            </w:rPrChange>
          </w:rPr>
          <w:t xml:space="preserve">[t] | t in </w:t>
        </w:r>
        <w:proofErr w:type="spellStart"/>
        <w:r w:rsidRPr="005432E1">
          <w:rPr>
            <w:rStyle w:val="Enfasidelicata"/>
            <w:rFonts w:cstheme="minorHAnsi"/>
            <w:sz w:val="24"/>
            <w:szCs w:val="24"/>
            <w:rPrChange w:id="2252" w:author="Cristian Sbrolli" w:date="2020-12-04T22:04:00Z">
              <w:rPr>
                <w:rStyle w:val="Enfasidelicata"/>
                <w:rFonts w:ascii="Bell MT" w:hAnsi="Bell MT"/>
                <w:sz w:val="44"/>
                <w:szCs w:val="44"/>
              </w:rPr>
            </w:rPrChange>
          </w:rPr>
          <w:t>ts.insideMarket</w:t>
        </w:r>
        <w:proofErr w:type="spellEnd"/>
        <w:r w:rsidRPr="005432E1">
          <w:rPr>
            <w:rStyle w:val="Enfasidelicata"/>
            <w:rFonts w:cstheme="minorHAnsi"/>
            <w:sz w:val="24"/>
            <w:szCs w:val="24"/>
            <w:rPrChange w:id="2253" w:author="Cristian Sbrolli" w:date="2020-12-04T22:04:00Z">
              <w:rPr>
                <w:rStyle w:val="Enfasidelicata"/>
                <w:rFonts w:ascii="Bell MT" w:hAnsi="Bell MT"/>
                <w:sz w:val="44"/>
                <w:szCs w:val="44"/>
              </w:rPr>
            </w:rPrChange>
          </w:rPr>
          <w:t xml:space="preserve"> and #(scannedBy[t]  &amp; (</w:t>
        </w:r>
        <w:proofErr w:type="spellStart"/>
        <w:r w:rsidRPr="005432E1">
          <w:rPr>
            <w:rStyle w:val="Enfasidelicata"/>
            <w:rFonts w:cstheme="minorHAnsi"/>
            <w:sz w:val="24"/>
            <w:szCs w:val="24"/>
            <w:rPrChange w:id="2254" w:author="Cristian Sbrolli" w:date="2020-12-04T22:04:00Z">
              <w:rPr>
                <w:rStyle w:val="Enfasidelicata"/>
                <w:rFonts w:ascii="Bell MT" w:hAnsi="Bell MT"/>
                <w:sz w:val="44"/>
                <w:szCs w:val="44"/>
              </w:rPr>
            </w:rPrChange>
          </w:rPr>
          <w:t>ticketManager.ts</w:t>
        </w:r>
        <w:proofErr w:type="spellEnd"/>
        <w:r w:rsidRPr="005432E1">
          <w:rPr>
            <w:rStyle w:val="Enfasidelicata"/>
            <w:rFonts w:cstheme="minorHAnsi"/>
            <w:sz w:val="24"/>
            <w:szCs w:val="24"/>
            <w:rPrChange w:id="2255" w:author="Cristian Sbrolli" w:date="2020-12-04T22:04:00Z">
              <w:rPr>
                <w:rStyle w:val="Enfasidelicata"/>
                <w:rFonts w:ascii="Bell MT" w:hAnsi="Bell MT"/>
                <w:sz w:val="44"/>
                <w:szCs w:val="44"/>
              </w:rPr>
            </w:rPrChange>
          </w:rPr>
          <w:t>).entrances) = 1 ) and</w:t>
        </w:r>
      </w:ins>
    </w:p>
    <w:p w14:paraId="2F95F963" w14:textId="77777777" w:rsidR="005432E1" w:rsidRPr="005432E1" w:rsidRDefault="005432E1" w:rsidP="005432E1">
      <w:pPr>
        <w:pStyle w:val="Paragrafoelenco"/>
        <w:spacing w:line="240" w:lineRule="auto"/>
        <w:ind w:left="360"/>
        <w:rPr>
          <w:ins w:id="2256" w:author="Cristian Sbrolli" w:date="2020-12-04T22:03:00Z"/>
          <w:rStyle w:val="Enfasidelicata"/>
          <w:rFonts w:cstheme="minorHAnsi"/>
          <w:sz w:val="24"/>
          <w:szCs w:val="24"/>
          <w:rPrChange w:id="2257" w:author="Cristian Sbrolli" w:date="2020-12-04T22:04:00Z">
            <w:rPr>
              <w:ins w:id="2258" w:author="Cristian Sbrolli" w:date="2020-12-04T22:03:00Z"/>
              <w:rStyle w:val="Enfasidelicata"/>
              <w:rFonts w:ascii="Bell MT" w:hAnsi="Bell MT"/>
              <w:sz w:val="44"/>
              <w:szCs w:val="44"/>
            </w:rPr>
          </w:rPrChange>
        </w:rPr>
      </w:pPr>
      <w:ins w:id="2259" w:author="Cristian Sbrolli" w:date="2020-12-04T22:03:00Z">
        <w:r w:rsidRPr="005432E1">
          <w:rPr>
            <w:rStyle w:val="Enfasidelicata"/>
            <w:rFonts w:cstheme="minorHAnsi"/>
            <w:sz w:val="24"/>
            <w:szCs w:val="24"/>
            <w:rPrChange w:id="2260" w:author="Cristian Sbrolli" w:date="2020-12-04T22:04:00Z">
              <w:rPr>
                <w:rStyle w:val="Enfasidelicata"/>
                <w:rFonts w:ascii="Bell MT" w:hAnsi="Bell MT"/>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Paragrafoelenco"/>
        <w:spacing w:line="240" w:lineRule="auto"/>
        <w:ind w:left="360"/>
        <w:rPr>
          <w:ins w:id="2261" w:author="Cristian Sbrolli" w:date="2020-12-04T22:03:00Z"/>
          <w:rStyle w:val="Enfasidelicata"/>
          <w:rFonts w:cstheme="minorHAnsi"/>
          <w:sz w:val="24"/>
          <w:szCs w:val="24"/>
          <w:rPrChange w:id="2262" w:author="Cristian Sbrolli" w:date="2020-12-04T22:04:00Z">
            <w:rPr>
              <w:ins w:id="2263" w:author="Cristian Sbrolli" w:date="2020-12-04T22:03:00Z"/>
              <w:rStyle w:val="Enfasidelicata"/>
              <w:rFonts w:ascii="Bell MT" w:hAnsi="Bell MT"/>
              <w:sz w:val="44"/>
              <w:szCs w:val="44"/>
            </w:rPr>
          </w:rPrChange>
        </w:rPr>
      </w:pPr>
      <w:ins w:id="2264" w:author="Cristian Sbrolli" w:date="2020-12-04T22:03:00Z">
        <w:r w:rsidRPr="005432E1">
          <w:rPr>
            <w:rStyle w:val="Enfasidelicata"/>
            <w:rFonts w:cstheme="minorHAnsi"/>
            <w:sz w:val="24"/>
            <w:szCs w:val="24"/>
            <w:rPrChange w:id="2265" w:author="Cristian Sbrolli" w:date="2020-12-04T22:04:00Z">
              <w:rPr>
                <w:rStyle w:val="Enfasidelicata"/>
                <w:rFonts w:ascii="Bell MT" w:hAnsi="Bell MT"/>
                <w:sz w:val="44"/>
                <w:szCs w:val="44"/>
              </w:rPr>
            </w:rPrChange>
          </w:rPr>
          <w:lastRenderedPageBreak/>
          <w:tab/>
          <w:t xml:space="preserve">( #scannedBy[t]  = 0 implies ( (no t1: Ticket | t1 != t and </w:t>
        </w:r>
        <w:proofErr w:type="spellStart"/>
        <w:r w:rsidRPr="005432E1">
          <w:rPr>
            <w:rStyle w:val="Enfasidelicata"/>
            <w:rFonts w:cstheme="minorHAnsi"/>
            <w:sz w:val="24"/>
            <w:szCs w:val="24"/>
            <w:rPrChange w:id="2266"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67" w:author="Cristian Sbrolli" w:date="2020-12-04T22:04:00Z">
              <w:rPr>
                <w:rStyle w:val="Enfasidelicata"/>
                <w:rFonts w:ascii="Bell MT" w:hAnsi="Bell MT"/>
                <w:sz w:val="44"/>
                <w:szCs w:val="44"/>
              </w:rPr>
            </w:rPrChange>
          </w:rPr>
          <w:t xml:space="preserve">[t1] = </w:t>
        </w:r>
        <w:proofErr w:type="spellStart"/>
        <w:r w:rsidRPr="005432E1">
          <w:rPr>
            <w:rStyle w:val="Enfasidelicata"/>
            <w:rFonts w:cstheme="minorHAnsi"/>
            <w:sz w:val="24"/>
            <w:szCs w:val="24"/>
            <w:rPrChange w:id="2268"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69" w:author="Cristian Sbrolli" w:date="2020-12-04T22:04:00Z">
              <w:rPr>
                <w:rStyle w:val="Enfasidelicata"/>
                <w:rFonts w:ascii="Bell MT" w:hAnsi="Bell MT"/>
                <w:sz w:val="44"/>
                <w:szCs w:val="44"/>
              </w:rPr>
            </w:rPrChange>
          </w:rPr>
          <w:t xml:space="preserve">[t]  and t1 in </w:t>
        </w:r>
        <w:proofErr w:type="spellStart"/>
        <w:r w:rsidRPr="005432E1">
          <w:rPr>
            <w:rStyle w:val="Enfasidelicata"/>
            <w:rFonts w:cstheme="minorHAnsi"/>
            <w:sz w:val="24"/>
            <w:szCs w:val="24"/>
            <w:rPrChange w:id="2270"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71" w:author="Cristian Sbrolli" w:date="2020-12-04T22:04:00Z">
              <w:rPr>
                <w:rStyle w:val="Enfasidelicata"/>
                <w:rFonts w:ascii="Bell MT" w:hAnsi="Bell MT"/>
                <w:sz w:val="44"/>
                <w:szCs w:val="44"/>
              </w:rPr>
            </w:rPrChange>
          </w:rPr>
          <w:t>[t1].</w:t>
        </w:r>
        <w:proofErr w:type="spellStart"/>
        <w:r w:rsidRPr="005432E1">
          <w:rPr>
            <w:rStyle w:val="Enfasidelicata"/>
            <w:rFonts w:cstheme="minorHAnsi"/>
            <w:sz w:val="24"/>
            <w:szCs w:val="24"/>
            <w:rPrChange w:id="2272"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2273" w:author="Cristian Sbrolli" w:date="2020-12-04T22:04:00Z">
              <w:rPr>
                <w:rStyle w:val="Enfasidelicata"/>
                <w:rFonts w:ascii="Bell MT" w:hAnsi="Bell MT"/>
                <w:sz w:val="44"/>
                <w:szCs w:val="44"/>
              </w:rPr>
            </w:rPrChange>
          </w:rPr>
          <w:t xml:space="preserve"> and #scannedBy[t1]  = 2 and </w:t>
        </w:r>
      </w:ins>
    </w:p>
    <w:p w14:paraId="67F2DC3F" w14:textId="77777777" w:rsidR="005432E1" w:rsidRPr="005432E1" w:rsidRDefault="005432E1" w:rsidP="005432E1">
      <w:pPr>
        <w:pStyle w:val="Paragrafoelenco"/>
        <w:spacing w:line="240" w:lineRule="auto"/>
        <w:ind w:left="360"/>
        <w:rPr>
          <w:ins w:id="2274" w:author="Cristian Sbrolli" w:date="2020-12-04T22:03:00Z"/>
          <w:rStyle w:val="Enfasidelicata"/>
          <w:rFonts w:cstheme="minorHAnsi"/>
          <w:sz w:val="24"/>
          <w:szCs w:val="24"/>
          <w:rPrChange w:id="2275" w:author="Cristian Sbrolli" w:date="2020-12-04T22:04:00Z">
            <w:rPr>
              <w:ins w:id="2276" w:author="Cristian Sbrolli" w:date="2020-12-04T22:03:00Z"/>
              <w:rStyle w:val="Enfasidelicata"/>
              <w:rFonts w:ascii="Bell MT" w:hAnsi="Bell MT"/>
              <w:sz w:val="44"/>
              <w:szCs w:val="44"/>
            </w:rPr>
          </w:rPrChange>
        </w:rPr>
      </w:pPr>
      <w:ins w:id="2277" w:author="Cristian Sbrolli" w:date="2020-12-04T22:03:00Z">
        <w:r w:rsidRPr="005432E1">
          <w:rPr>
            <w:rStyle w:val="Enfasidelicata"/>
            <w:rFonts w:cstheme="minorHAnsi"/>
            <w:sz w:val="24"/>
            <w:szCs w:val="24"/>
            <w:rPrChange w:id="227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7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7" w:author="Cristian Sbrolli" w:date="2020-12-04T22:04:00Z">
              <w:rPr>
                <w:rStyle w:val="Enfasidelicata"/>
                <w:rFonts w:ascii="Bell MT" w:hAnsi="Bell MT"/>
                <w:sz w:val="44"/>
                <w:szCs w:val="44"/>
              </w:rPr>
            </w:rPrChange>
          </w:rPr>
          <w:tab/>
          <w:t xml:space="preserve">(t1.ticketDate != </w:t>
        </w:r>
        <w:proofErr w:type="spellStart"/>
        <w:r w:rsidRPr="005432E1">
          <w:rPr>
            <w:rStyle w:val="Enfasidelicata"/>
            <w:rFonts w:cstheme="minorHAnsi"/>
            <w:sz w:val="24"/>
            <w:szCs w:val="24"/>
            <w:rPrChange w:id="2288"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89" w:author="Cristian Sbrolli" w:date="2020-12-04T22:04:00Z">
              <w:rPr>
                <w:rStyle w:val="Enfasidelicata"/>
                <w:rFonts w:ascii="Bell MT" w:hAnsi="Bell MT"/>
                <w:sz w:val="44"/>
                <w:szCs w:val="44"/>
              </w:rPr>
            </w:rPrChange>
          </w:rPr>
          <w:t>[t1].</w:t>
        </w:r>
        <w:proofErr w:type="spellStart"/>
        <w:r w:rsidRPr="005432E1">
          <w:rPr>
            <w:rStyle w:val="Enfasidelicata"/>
            <w:rFonts w:cstheme="minorHAnsi"/>
            <w:sz w:val="24"/>
            <w:szCs w:val="24"/>
            <w:rPrChange w:id="2290" w:author="Cristian Sbrolli" w:date="2020-12-04T22:04:00Z">
              <w:rPr>
                <w:rStyle w:val="Enfasidelicata"/>
                <w:rFonts w:ascii="Bell MT" w:hAnsi="Bell MT"/>
                <w:sz w:val="44"/>
                <w:szCs w:val="44"/>
              </w:rPr>
            </w:rPrChange>
          </w:rPr>
          <w:t>currentDate</w:t>
        </w:r>
        <w:proofErr w:type="spellEnd"/>
        <w:r w:rsidRPr="005432E1">
          <w:rPr>
            <w:rStyle w:val="Enfasidelicata"/>
            <w:rFonts w:cstheme="minorHAnsi"/>
            <w:sz w:val="24"/>
            <w:szCs w:val="24"/>
            <w:rPrChange w:id="2291"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2292"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2293" w:author="Cristian Sbrolli" w:date="2020-12-04T22:04:00Z">
              <w:rPr>
                <w:rStyle w:val="Enfasidelicata"/>
                <w:rFonts w:ascii="Bell MT" w:hAnsi="Bell MT"/>
                <w:sz w:val="44"/>
                <w:szCs w:val="44"/>
              </w:rPr>
            </w:rPrChange>
          </w:rPr>
          <w:t xml:space="preserve"> = t1.ticketDate or </w:t>
        </w:r>
      </w:ins>
    </w:p>
    <w:p w14:paraId="6AF841BD" w14:textId="77777777" w:rsidR="005432E1" w:rsidRPr="005432E1" w:rsidRDefault="005432E1" w:rsidP="005432E1">
      <w:pPr>
        <w:pStyle w:val="Paragrafoelenco"/>
        <w:spacing w:line="240" w:lineRule="auto"/>
        <w:ind w:left="360"/>
        <w:rPr>
          <w:ins w:id="2294" w:author="Cristian Sbrolli" w:date="2020-12-04T22:03:00Z"/>
          <w:rStyle w:val="Enfasidelicata"/>
          <w:rFonts w:cstheme="minorHAnsi"/>
          <w:sz w:val="24"/>
          <w:szCs w:val="24"/>
          <w:rPrChange w:id="2295" w:author="Cristian Sbrolli" w:date="2020-12-04T22:04:00Z">
            <w:rPr>
              <w:ins w:id="2296" w:author="Cristian Sbrolli" w:date="2020-12-04T22:03:00Z"/>
              <w:rStyle w:val="Enfasidelicata"/>
              <w:rFonts w:ascii="Bell MT" w:hAnsi="Bell MT"/>
              <w:sz w:val="44"/>
              <w:szCs w:val="44"/>
            </w:rPr>
          </w:rPrChange>
        </w:rPr>
      </w:pPr>
      <w:ins w:id="2297" w:author="Cristian Sbrolli" w:date="2020-12-04T22:03:00Z">
        <w:r w:rsidRPr="005432E1">
          <w:rPr>
            <w:rStyle w:val="Enfasidelicata"/>
            <w:rFonts w:cstheme="minorHAnsi"/>
            <w:sz w:val="24"/>
            <w:szCs w:val="24"/>
            <w:rPrChange w:id="229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9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8" w:author="Cristian Sbrolli" w:date="2020-12-04T22:04:00Z">
              <w:rPr>
                <w:rStyle w:val="Enfasidelicata"/>
                <w:rFonts w:ascii="Bell MT" w:hAnsi="Bell MT"/>
                <w:sz w:val="44"/>
                <w:szCs w:val="44"/>
              </w:rPr>
            </w:rPrChange>
          </w:rPr>
          <w:tab/>
          <w:t xml:space="preserve">t1.ticketTimeSlot != </w:t>
        </w:r>
        <w:proofErr w:type="spellStart"/>
        <w:r w:rsidRPr="005432E1">
          <w:rPr>
            <w:rStyle w:val="Enfasidelicata"/>
            <w:rFonts w:cstheme="minorHAnsi"/>
            <w:sz w:val="24"/>
            <w:szCs w:val="24"/>
            <w:rPrChange w:id="2309"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310" w:author="Cristian Sbrolli" w:date="2020-12-04T22:04:00Z">
              <w:rPr>
                <w:rStyle w:val="Enfasidelicata"/>
                <w:rFonts w:ascii="Bell MT" w:hAnsi="Bell MT"/>
                <w:sz w:val="44"/>
                <w:szCs w:val="44"/>
              </w:rPr>
            </w:rPrChange>
          </w:rPr>
          <w:t>[t1].</w:t>
        </w:r>
        <w:proofErr w:type="spellStart"/>
        <w:r w:rsidRPr="005432E1">
          <w:rPr>
            <w:rStyle w:val="Enfasidelicata"/>
            <w:rFonts w:cstheme="minorHAnsi"/>
            <w:sz w:val="24"/>
            <w:szCs w:val="24"/>
            <w:rPrChange w:id="2311" w:author="Cristian Sbrolli" w:date="2020-12-04T22:04:00Z">
              <w:rPr>
                <w:rStyle w:val="Enfasidelicata"/>
                <w:rFonts w:ascii="Bell MT" w:hAnsi="Bell MT"/>
                <w:sz w:val="44"/>
                <w:szCs w:val="44"/>
              </w:rPr>
            </w:rPrChange>
          </w:rPr>
          <w:t>currentTimeSlot</w:t>
        </w:r>
        <w:proofErr w:type="spellEnd"/>
        <w:r w:rsidRPr="005432E1">
          <w:rPr>
            <w:rStyle w:val="Enfasidelicata"/>
            <w:rFonts w:cstheme="minorHAnsi"/>
            <w:sz w:val="24"/>
            <w:szCs w:val="24"/>
            <w:rPrChange w:id="2312"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2313"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2314" w:author="Cristian Sbrolli" w:date="2020-12-04T22:04:00Z">
              <w:rPr>
                <w:rStyle w:val="Enfasidelicata"/>
                <w:rFonts w:ascii="Bell MT" w:hAnsi="Bell MT"/>
                <w:sz w:val="44"/>
                <w:szCs w:val="44"/>
              </w:rPr>
            </w:rPrChange>
          </w:rPr>
          <w:t xml:space="preserve"> = t1.ticketDate and </w:t>
        </w:r>
        <w:proofErr w:type="spellStart"/>
        <w:r w:rsidRPr="005432E1">
          <w:rPr>
            <w:rStyle w:val="Enfasidelicata"/>
            <w:rFonts w:cstheme="minorHAnsi"/>
            <w:sz w:val="24"/>
            <w:szCs w:val="24"/>
            <w:rPrChange w:id="2315"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2316" w:author="Cristian Sbrolli" w:date="2020-12-04T22:04:00Z">
              <w:rPr>
                <w:rStyle w:val="Enfasidelicata"/>
                <w:rFonts w:ascii="Bell MT" w:hAnsi="Bell MT"/>
                <w:sz w:val="44"/>
                <w:szCs w:val="44"/>
              </w:rPr>
            </w:rPrChange>
          </w:rPr>
          <w:t>=t1.ticketTimeSlot )) implies</w:t>
        </w:r>
      </w:ins>
    </w:p>
    <w:p w14:paraId="50FEDC3B" w14:textId="77777777" w:rsidR="005432E1" w:rsidRPr="005432E1" w:rsidRDefault="005432E1" w:rsidP="005432E1">
      <w:pPr>
        <w:pStyle w:val="Paragrafoelenco"/>
        <w:spacing w:line="240" w:lineRule="auto"/>
        <w:ind w:left="360"/>
        <w:rPr>
          <w:ins w:id="2317" w:author="Cristian Sbrolli" w:date="2020-12-04T22:03:00Z"/>
          <w:rStyle w:val="Enfasidelicata"/>
          <w:rFonts w:cstheme="minorHAnsi"/>
          <w:sz w:val="24"/>
          <w:szCs w:val="24"/>
          <w:rPrChange w:id="2318" w:author="Cristian Sbrolli" w:date="2020-12-04T22:04:00Z">
            <w:rPr>
              <w:ins w:id="2319" w:author="Cristian Sbrolli" w:date="2020-12-04T22:03:00Z"/>
              <w:rStyle w:val="Enfasidelicata"/>
              <w:rFonts w:ascii="Bell MT" w:hAnsi="Bell MT"/>
              <w:sz w:val="44"/>
              <w:szCs w:val="44"/>
            </w:rPr>
          </w:rPrChange>
        </w:rPr>
      </w:pPr>
      <w:ins w:id="2320" w:author="Cristian Sbrolli" w:date="2020-12-04T22:03:00Z">
        <w:r w:rsidRPr="005432E1">
          <w:rPr>
            <w:rStyle w:val="Enfasidelicata"/>
            <w:rFonts w:cstheme="minorHAnsi"/>
            <w:sz w:val="24"/>
            <w:szCs w:val="24"/>
            <w:rPrChange w:id="232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6" w:author="Cristian Sbrolli" w:date="2020-12-04T22:04:00Z">
              <w:rPr>
                <w:rStyle w:val="Enfasidelicata"/>
                <w:rFonts w:ascii="Bell MT" w:hAnsi="Bell MT"/>
                <w:sz w:val="44"/>
                <w:szCs w:val="44"/>
              </w:rPr>
            </w:rPrChange>
          </w:rPr>
          <w:tab/>
          <w:t xml:space="preserve"> t in </w:t>
        </w:r>
        <w:proofErr w:type="spellStart"/>
        <w:r w:rsidRPr="005432E1">
          <w:rPr>
            <w:rStyle w:val="Enfasidelicata"/>
            <w:rFonts w:cstheme="minorHAnsi"/>
            <w:sz w:val="24"/>
            <w:szCs w:val="24"/>
            <w:rPrChange w:id="2347"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348" w:author="Cristian Sbrolli" w:date="2020-12-04T22:04:00Z">
              <w:rPr>
                <w:rStyle w:val="Enfasidelicata"/>
                <w:rFonts w:ascii="Bell MT" w:hAnsi="Bell MT"/>
                <w:sz w:val="44"/>
                <w:szCs w:val="44"/>
              </w:rPr>
            </w:rPrChange>
          </w:rPr>
          <w:t xml:space="preserve">[t].line else t in  </w:t>
        </w:r>
        <w:proofErr w:type="spellStart"/>
        <w:r w:rsidRPr="005432E1">
          <w:rPr>
            <w:rStyle w:val="Enfasidelicata"/>
            <w:rFonts w:cstheme="minorHAnsi"/>
            <w:sz w:val="24"/>
            <w:szCs w:val="24"/>
            <w:rPrChange w:id="2349"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350" w:author="Cristian Sbrolli" w:date="2020-12-04T22:04:00Z">
              <w:rPr>
                <w:rStyle w:val="Enfasidelicata"/>
                <w:rFonts w:ascii="Bell MT" w:hAnsi="Bell MT"/>
                <w:sz w:val="44"/>
                <w:szCs w:val="44"/>
              </w:rPr>
            </w:rPrChange>
          </w:rPr>
          <w:t>[t].</w:t>
        </w:r>
        <w:proofErr w:type="spellStart"/>
        <w:r w:rsidRPr="005432E1">
          <w:rPr>
            <w:rStyle w:val="Enfasidelicata"/>
            <w:rFonts w:cstheme="minorHAnsi"/>
            <w:sz w:val="24"/>
            <w:szCs w:val="24"/>
            <w:rPrChange w:id="2351"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2352" w:author="Cristian Sbrolli" w:date="2020-12-04T22:04:00Z">
              <w:rPr>
                <w:rStyle w:val="Enfasidelicata"/>
                <w:rFonts w:ascii="Bell MT" w:hAnsi="Bell MT"/>
                <w:sz w:val="44"/>
                <w:szCs w:val="44"/>
              </w:rPr>
            </w:rPrChange>
          </w:rPr>
          <w:t>))</w:t>
        </w:r>
      </w:ins>
    </w:p>
    <w:p w14:paraId="5C53A4EA" w14:textId="77777777" w:rsidR="005432E1" w:rsidRPr="005432E1" w:rsidRDefault="005432E1" w:rsidP="005432E1">
      <w:pPr>
        <w:pStyle w:val="Paragrafoelenco"/>
        <w:spacing w:line="240" w:lineRule="auto"/>
        <w:ind w:left="360"/>
        <w:rPr>
          <w:ins w:id="2353" w:author="Cristian Sbrolli" w:date="2020-12-04T22:03:00Z"/>
          <w:rStyle w:val="Enfasidelicata"/>
          <w:rFonts w:cstheme="minorHAnsi"/>
          <w:sz w:val="24"/>
          <w:szCs w:val="24"/>
          <w:rPrChange w:id="2354" w:author="Cristian Sbrolli" w:date="2020-12-04T22:04:00Z">
            <w:rPr>
              <w:ins w:id="2355" w:author="Cristian Sbrolli" w:date="2020-12-04T22:03:00Z"/>
              <w:rStyle w:val="Enfasidelicata"/>
              <w:rFonts w:ascii="Bell MT" w:hAnsi="Bell MT"/>
              <w:sz w:val="44"/>
              <w:szCs w:val="44"/>
            </w:rPr>
          </w:rPrChange>
        </w:rPr>
      </w:pPr>
      <w:ins w:id="2356" w:author="Cristian Sbrolli" w:date="2020-12-04T22:03:00Z">
        <w:r w:rsidRPr="005432E1">
          <w:rPr>
            <w:rStyle w:val="Enfasidelicata"/>
            <w:rFonts w:cstheme="minorHAnsi"/>
            <w:sz w:val="24"/>
            <w:szCs w:val="24"/>
            <w:rPrChange w:id="2357" w:author="Cristian Sbrolli" w:date="2020-12-04T22:04:00Z">
              <w:rPr>
                <w:rStyle w:val="Enfasidelicata"/>
                <w:rFonts w:ascii="Bell MT" w:hAnsi="Bell MT"/>
                <w:sz w:val="44"/>
                <w:szCs w:val="44"/>
              </w:rPr>
            </w:rPrChange>
          </w:rPr>
          <w:t>}</w:t>
        </w:r>
      </w:ins>
    </w:p>
    <w:p w14:paraId="0FEA8AEA" w14:textId="77777777" w:rsidR="005432E1" w:rsidRPr="005432E1" w:rsidRDefault="005432E1" w:rsidP="005432E1">
      <w:pPr>
        <w:pStyle w:val="Paragrafoelenco"/>
        <w:spacing w:line="240" w:lineRule="auto"/>
        <w:ind w:left="360"/>
        <w:rPr>
          <w:ins w:id="2358" w:author="Cristian Sbrolli" w:date="2020-12-04T22:03:00Z"/>
          <w:rStyle w:val="Enfasidelicata"/>
          <w:rFonts w:cstheme="minorHAnsi"/>
          <w:sz w:val="24"/>
          <w:szCs w:val="24"/>
          <w:rPrChange w:id="2359" w:author="Cristian Sbrolli" w:date="2020-12-04T22:04:00Z">
            <w:rPr>
              <w:ins w:id="2360" w:author="Cristian Sbrolli" w:date="2020-12-04T22:03:00Z"/>
              <w:rStyle w:val="Enfasidelicata"/>
              <w:rFonts w:ascii="Bell MT" w:hAnsi="Bell MT"/>
              <w:sz w:val="44"/>
              <w:szCs w:val="44"/>
            </w:rPr>
          </w:rPrChange>
        </w:rPr>
      </w:pPr>
    </w:p>
    <w:p w14:paraId="33DFE7AF" w14:textId="77777777" w:rsidR="005432E1" w:rsidRPr="005432E1" w:rsidRDefault="005432E1" w:rsidP="005432E1">
      <w:pPr>
        <w:pStyle w:val="Paragrafoelenco"/>
        <w:spacing w:line="240" w:lineRule="auto"/>
        <w:ind w:left="360"/>
        <w:rPr>
          <w:ins w:id="2361" w:author="Cristian Sbrolli" w:date="2020-12-04T22:03:00Z"/>
          <w:rStyle w:val="Enfasidelicata"/>
          <w:rFonts w:cstheme="minorHAnsi"/>
          <w:sz w:val="24"/>
          <w:szCs w:val="24"/>
          <w:rPrChange w:id="2362" w:author="Cristian Sbrolli" w:date="2020-12-04T22:04:00Z">
            <w:rPr>
              <w:ins w:id="2363" w:author="Cristian Sbrolli" w:date="2020-12-04T22:03:00Z"/>
              <w:rStyle w:val="Enfasidelicata"/>
              <w:rFonts w:ascii="Bell MT" w:hAnsi="Bell MT"/>
              <w:sz w:val="44"/>
              <w:szCs w:val="44"/>
            </w:rPr>
          </w:rPrChange>
        </w:rPr>
      </w:pPr>
      <w:ins w:id="2364" w:author="Cristian Sbrolli" w:date="2020-12-04T22:03:00Z">
        <w:r w:rsidRPr="005432E1">
          <w:rPr>
            <w:rStyle w:val="Enfasidelicata"/>
            <w:rFonts w:cstheme="minorHAnsi"/>
            <w:sz w:val="24"/>
            <w:szCs w:val="24"/>
            <w:rPrChange w:id="2365" w:author="Cristian Sbrolli" w:date="2020-12-04T22:04:00Z">
              <w:rPr>
                <w:rStyle w:val="Enfasidelicata"/>
                <w:rFonts w:ascii="Bell MT" w:hAnsi="Bell MT"/>
                <w:sz w:val="44"/>
                <w:szCs w:val="44"/>
              </w:rPr>
            </w:rPrChange>
          </w:rPr>
          <w:t>//each physical ticket is generated by one dispenser belonging to the ticket's market</w:t>
        </w:r>
      </w:ins>
    </w:p>
    <w:p w14:paraId="2FC7F2A7" w14:textId="77777777" w:rsidR="005432E1" w:rsidRPr="005432E1" w:rsidRDefault="005432E1" w:rsidP="005432E1">
      <w:pPr>
        <w:pStyle w:val="Paragrafoelenco"/>
        <w:spacing w:line="240" w:lineRule="auto"/>
        <w:ind w:left="360"/>
        <w:rPr>
          <w:ins w:id="2366" w:author="Cristian Sbrolli" w:date="2020-12-04T22:03:00Z"/>
          <w:rStyle w:val="Enfasidelicata"/>
          <w:rFonts w:cstheme="minorHAnsi"/>
          <w:sz w:val="24"/>
          <w:szCs w:val="24"/>
          <w:rPrChange w:id="2367" w:author="Cristian Sbrolli" w:date="2020-12-04T22:04:00Z">
            <w:rPr>
              <w:ins w:id="2368" w:author="Cristian Sbrolli" w:date="2020-12-04T22:03:00Z"/>
              <w:rStyle w:val="Enfasidelicata"/>
              <w:rFonts w:ascii="Bell MT" w:hAnsi="Bell MT"/>
              <w:sz w:val="44"/>
              <w:szCs w:val="44"/>
            </w:rPr>
          </w:rPrChange>
        </w:rPr>
      </w:pPr>
      <w:ins w:id="2369" w:author="Cristian Sbrolli" w:date="2020-12-04T22:03:00Z">
        <w:r w:rsidRPr="005432E1">
          <w:rPr>
            <w:rStyle w:val="Enfasidelicata"/>
            <w:rFonts w:cstheme="minorHAnsi"/>
            <w:sz w:val="24"/>
            <w:szCs w:val="24"/>
            <w:rPrChange w:id="2370" w:author="Cristian Sbrolli" w:date="2020-12-04T22:04:00Z">
              <w:rPr>
                <w:rStyle w:val="Enfasidelicata"/>
                <w:rFonts w:ascii="Bell MT" w:hAnsi="Bell MT"/>
                <w:sz w:val="44"/>
                <w:szCs w:val="44"/>
              </w:rPr>
            </w:rPrChange>
          </w:rPr>
          <w:t>fact{</w:t>
        </w:r>
      </w:ins>
    </w:p>
    <w:p w14:paraId="24B4AE7C" w14:textId="77777777" w:rsidR="005432E1" w:rsidRPr="005432E1" w:rsidRDefault="005432E1" w:rsidP="005432E1">
      <w:pPr>
        <w:pStyle w:val="Paragrafoelenco"/>
        <w:spacing w:line="240" w:lineRule="auto"/>
        <w:ind w:left="360"/>
        <w:rPr>
          <w:ins w:id="2371" w:author="Cristian Sbrolli" w:date="2020-12-04T22:03:00Z"/>
          <w:rStyle w:val="Enfasidelicata"/>
          <w:rFonts w:cstheme="minorHAnsi"/>
          <w:sz w:val="24"/>
          <w:szCs w:val="24"/>
          <w:rPrChange w:id="2372" w:author="Cristian Sbrolli" w:date="2020-12-04T22:04:00Z">
            <w:rPr>
              <w:ins w:id="2373" w:author="Cristian Sbrolli" w:date="2020-12-04T22:03:00Z"/>
              <w:rStyle w:val="Enfasidelicata"/>
              <w:rFonts w:ascii="Bell MT" w:hAnsi="Bell MT"/>
              <w:sz w:val="44"/>
              <w:szCs w:val="44"/>
            </w:rPr>
          </w:rPrChange>
        </w:rPr>
      </w:pPr>
      <w:ins w:id="2374" w:author="Cristian Sbrolli" w:date="2020-12-04T22:03:00Z">
        <w:r w:rsidRPr="005432E1">
          <w:rPr>
            <w:rStyle w:val="Enfasidelicata"/>
            <w:rFonts w:cstheme="minorHAnsi"/>
            <w:sz w:val="24"/>
            <w:szCs w:val="24"/>
            <w:rPrChange w:id="2375"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376" w:author="Cristian Sbrolli" w:date="2020-12-04T22:04:00Z">
              <w:rPr>
                <w:rStyle w:val="Enfasidelicata"/>
                <w:rFonts w:ascii="Bell MT" w:hAnsi="Bell MT"/>
                <w:sz w:val="44"/>
                <w:szCs w:val="44"/>
              </w:rPr>
            </w:rPrChange>
          </w:rPr>
          <w:t>pt</w:t>
        </w:r>
        <w:proofErr w:type="spellEnd"/>
        <w:r w:rsidRPr="005432E1">
          <w:rPr>
            <w:rStyle w:val="Enfasidelicata"/>
            <w:rFonts w:cstheme="minorHAnsi"/>
            <w:sz w:val="24"/>
            <w:szCs w:val="24"/>
            <w:rPrChange w:id="2377"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378" w:author="Cristian Sbrolli" w:date="2020-12-04T22:04:00Z">
              <w:rPr>
                <w:rStyle w:val="Enfasidelicata"/>
                <w:rFonts w:ascii="Bell MT" w:hAnsi="Bell MT"/>
                <w:sz w:val="44"/>
                <w:szCs w:val="44"/>
              </w:rPr>
            </w:rPrChange>
          </w:rPr>
          <w:t>PhysicalTicket</w:t>
        </w:r>
        <w:proofErr w:type="spellEnd"/>
        <w:r w:rsidRPr="005432E1">
          <w:rPr>
            <w:rStyle w:val="Enfasidelicata"/>
            <w:rFonts w:cstheme="minorHAnsi"/>
            <w:sz w:val="24"/>
            <w:szCs w:val="24"/>
            <w:rPrChange w:id="2379" w:author="Cristian Sbrolli" w:date="2020-12-04T22:04:00Z">
              <w:rPr>
                <w:rStyle w:val="Enfasidelicata"/>
                <w:rFonts w:ascii="Bell MT" w:hAnsi="Bell MT"/>
                <w:sz w:val="44"/>
                <w:szCs w:val="44"/>
              </w:rPr>
            </w:rPrChange>
          </w:rPr>
          <w:t xml:space="preserve"> | one d: </w:t>
        </w:r>
        <w:proofErr w:type="spellStart"/>
        <w:r w:rsidRPr="005432E1">
          <w:rPr>
            <w:rStyle w:val="Enfasidelicata"/>
            <w:rFonts w:cstheme="minorHAnsi"/>
            <w:sz w:val="24"/>
            <w:szCs w:val="24"/>
            <w:rPrChange w:id="2380" w:author="Cristian Sbrolli" w:date="2020-12-04T22:04:00Z">
              <w:rPr>
                <w:rStyle w:val="Enfasidelicata"/>
                <w:rFonts w:ascii="Bell MT" w:hAnsi="Bell MT"/>
                <w:sz w:val="44"/>
                <w:szCs w:val="44"/>
              </w:rPr>
            </w:rPrChange>
          </w:rPr>
          <w:t>TicketDispenser</w:t>
        </w:r>
        <w:proofErr w:type="spellEnd"/>
        <w:r w:rsidRPr="005432E1">
          <w:rPr>
            <w:rStyle w:val="Enfasidelicata"/>
            <w:rFonts w:cstheme="minorHAnsi"/>
            <w:sz w:val="24"/>
            <w:szCs w:val="24"/>
            <w:rPrChange w:id="2381"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382" w:author="Cristian Sbrolli" w:date="2020-12-04T22:04:00Z">
              <w:rPr>
                <w:rStyle w:val="Enfasidelicata"/>
                <w:rFonts w:ascii="Bell MT" w:hAnsi="Bell MT"/>
                <w:sz w:val="44"/>
                <w:szCs w:val="44"/>
              </w:rPr>
            </w:rPrChange>
          </w:rPr>
          <w:t>pt</w:t>
        </w:r>
        <w:proofErr w:type="spellEnd"/>
        <w:r w:rsidRPr="005432E1">
          <w:rPr>
            <w:rStyle w:val="Enfasidelicata"/>
            <w:rFonts w:cstheme="minorHAnsi"/>
            <w:sz w:val="24"/>
            <w:szCs w:val="24"/>
            <w:rPrChange w:id="2383"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2384" w:author="Cristian Sbrolli" w:date="2020-12-04T22:04:00Z">
              <w:rPr>
                <w:rStyle w:val="Enfasidelicata"/>
                <w:rFonts w:ascii="Bell MT" w:hAnsi="Bell MT"/>
                <w:sz w:val="44"/>
                <w:szCs w:val="44"/>
              </w:rPr>
            </w:rPrChange>
          </w:rPr>
          <w:t>d.distributedTickets</w:t>
        </w:r>
        <w:proofErr w:type="spellEnd"/>
        <w:r w:rsidRPr="005432E1">
          <w:rPr>
            <w:rStyle w:val="Enfasidelicata"/>
            <w:rFonts w:cstheme="minorHAnsi"/>
            <w:sz w:val="24"/>
            <w:szCs w:val="24"/>
            <w:rPrChange w:id="2385"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2386" w:author="Cristian Sbrolli" w:date="2020-12-04T22:04:00Z">
              <w:rPr>
                <w:rStyle w:val="Enfasidelicata"/>
                <w:rFonts w:ascii="Bell MT" w:hAnsi="Bell MT"/>
                <w:sz w:val="44"/>
                <w:szCs w:val="44"/>
              </w:rPr>
            </w:rPrChange>
          </w:rPr>
          <w:t>dispensers.d</w:t>
        </w:r>
        <w:proofErr w:type="spellEnd"/>
        <w:r w:rsidRPr="005432E1">
          <w:rPr>
            <w:rStyle w:val="Enfasidelicata"/>
            <w:rFonts w:cstheme="minorHAnsi"/>
            <w:sz w:val="24"/>
            <w:szCs w:val="24"/>
            <w:rPrChange w:id="2387"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388" w:author="Cristian Sbrolli" w:date="2020-12-04T22:04:00Z">
              <w:rPr>
                <w:rStyle w:val="Enfasidelicata"/>
                <w:rFonts w:ascii="Bell MT" w:hAnsi="Bell MT"/>
                <w:sz w:val="44"/>
                <w:szCs w:val="44"/>
              </w:rPr>
            </w:rPrChange>
          </w:rPr>
          <w:t>ticketManager</w:t>
        </w:r>
        <w:proofErr w:type="spellEnd"/>
        <w:r w:rsidRPr="005432E1">
          <w:rPr>
            <w:rStyle w:val="Enfasidelicata"/>
            <w:rFonts w:cstheme="minorHAnsi"/>
            <w:sz w:val="24"/>
            <w:szCs w:val="24"/>
            <w:rPrChange w:id="2389" w:author="Cristian Sbrolli" w:date="2020-12-04T22:04:00Z">
              <w:rPr>
                <w:rStyle w:val="Enfasidelicata"/>
                <w:rFonts w:ascii="Bell MT" w:hAnsi="Bell MT"/>
                <w:sz w:val="44"/>
                <w:szCs w:val="44"/>
              </w:rPr>
            </w:rPrChange>
          </w:rPr>
          <w:t xml:space="preserve">.((line + </w:t>
        </w:r>
        <w:proofErr w:type="spellStart"/>
        <w:r w:rsidRPr="005432E1">
          <w:rPr>
            <w:rStyle w:val="Enfasidelicata"/>
            <w:rFonts w:cstheme="minorHAnsi"/>
            <w:sz w:val="24"/>
            <w:szCs w:val="24"/>
            <w:rPrChange w:id="2390"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2391"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392"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2393"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394" w:author="Cristian Sbrolli" w:date="2020-12-04T22:04:00Z">
              <w:rPr>
                <w:rStyle w:val="Enfasidelicata"/>
                <w:rFonts w:ascii="Bell MT" w:hAnsi="Bell MT"/>
                <w:sz w:val="44"/>
                <w:szCs w:val="44"/>
              </w:rPr>
            </w:rPrChange>
          </w:rPr>
          <w:t>pt</w:t>
        </w:r>
        <w:proofErr w:type="spellEnd"/>
        <w:r w:rsidRPr="005432E1">
          <w:rPr>
            <w:rStyle w:val="Enfasidelicata"/>
            <w:rFonts w:cstheme="minorHAnsi"/>
            <w:sz w:val="24"/>
            <w:szCs w:val="24"/>
            <w:rPrChange w:id="2395" w:author="Cristian Sbrolli" w:date="2020-12-04T22:04:00Z">
              <w:rPr>
                <w:rStyle w:val="Enfasidelicata"/>
                <w:rFonts w:ascii="Bell MT" w:hAnsi="Bell MT"/>
                <w:sz w:val="44"/>
                <w:szCs w:val="44"/>
              </w:rPr>
            </w:rPrChange>
          </w:rPr>
          <w:t>)</w:t>
        </w:r>
      </w:ins>
    </w:p>
    <w:p w14:paraId="42969F44" w14:textId="77777777" w:rsidR="005432E1" w:rsidRPr="005432E1" w:rsidRDefault="005432E1" w:rsidP="005432E1">
      <w:pPr>
        <w:pStyle w:val="Paragrafoelenco"/>
        <w:spacing w:line="240" w:lineRule="auto"/>
        <w:ind w:left="360"/>
        <w:rPr>
          <w:ins w:id="2396" w:author="Cristian Sbrolli" w:date="2020-12-04T22:03:00Z"/>
          <w:rStyle w:val="Enfasidelicata"/>
          <w:rFonts w:cstheme="minorHAnsi"/>
          <w:sz w:val="24"/>
          <w:szCs w:val="24"/>
          <w:rPrChange w:id="2397" w:author="Cristian Sbrolli" w:date="2020-12-04T22:04:00Z">
            <w:rPr>
              <w:ins w:id="2398" w:author="Cristian Sbrolli" w:date="2020-12-04T22:03:00Z"/>
              <w:rStyle w:val="Enfasidelicata"/>
              <w:rFonts w:ascii="Bell MT" w:hAnsi="Bell MT"/>
              <w:sz w:val="44"/>
              <w:szCs w:val="44"/>
            </w:rPr>
          </w:rPrChange>
        </w:rPr>
      </w:pPr>
      <w:ins w:id="2399" w:author="Cristian Sbrolli" w:date="2020-12-04T22:03:00Z">
        <w:r w:rsidRPr="005432E1">
          <w:rPr>
            <w:rStyle w:val="Enfasidelicata"/>
            <w:rFonts w:cstheme="minorHAnsi"/>
            <w:sz w:val="24"/>
            <w:szCs w:val="24"/>
            <w:rPrChange w:id="2400" w:author="Cristian Sbrolli" w:date="2020-12-04T22:04:00Z">
              <w:rPr>
                <w:rStyle w:val="Enfasidelicata"/>
                <w:rFonts w:ascii="Bell MT" w:hAnsi="Bell MT"/>
                <w:sz w:val="44"/>
                <w:szCs w:val="44"/>
              </w:rPr>
            </w:rPrChange>
          </w:rPr>
          <w:t>}</w:t>
        </w:r>
      </w:ins>
    </w:p>
    <w:p w14:paraId="2768D3D7" w14:textId="77777777" w:rsidR="005432E1" w:rsidRPr="005432E1" w:rsidRDefault="005432E1" w:rsidP="005432E1">
      <w:pPr>
        <w:pStyle w:val="Paragrafoelenco"/>
        <w:spacing w:line="240" w:lineRule="auto"/>
        <w:ind w:left="360"/>
        <w:rPr>
          <w:ins w:id="2401" w:author="Cristian Sbrolli" w:date="2020-12-04T22:03:00Z"/>
          <w:rStyle w:val="Enfasidelicata"/>
          <w:rFonts w:cstheme="minorHAnsi"/>
          <w:sz w:val="24"/>
          <w:szCs w:val="24"/>
          <w:rPrChange w:id="2402" w:author="Cristian Sbrolli" w:date="2020-12-04T22:04:00Z">
            <w:rPr>
              <w:ins w:id="2403" w:author="Cristian Sbrolli" w:date="2020-12-04T22:03:00Z"/>
              <w:rStyle w:val="Enfasidelicata"/>
              <w:rFonts w:ascii="Bell MT" w:hAnsi="Bell MT"/>
              <w:sz w:val="44"/>
              <w:szCs w:val="44"/>
            </w:rPr>
          </w:rPrChange>
        </w:rPr>
      </w:pPr>
    </w:p>
    <w:p w14:paraId="7B93944D" w14:textId="77777777" w:rsidR="005432E1" w:rsidRPr="005432E1" w:rsidRDefault="005432E1" w:rsidP="005432E1">
      <w:pPr>
        <w:pStyle w:val="Paragrafoelenco"/>
        <w:spacing w:line="240" w:lineRule="auto"/>
        <w:ind w:left="360"/>
        <w:rPr>
          <w:ins w:id="2404" w:author="Cristian Sbrolli" w:date="2020-12-04T22:03:00Z"/>
          <w:rStyle w:val="Enfasidelicata"/>
          <w:rFonts w:cstheme="minorHAnsi"/>
          <w:sz w:val="24"/>
          <w:szCs w:val="24"/>
          <w:rPrChange w:id="2405" w:author="Cristian Sbrolli" w:date="2020-12-04T22:04:00Z">
            <w:rPr>
              <w:ins w:id="2406" w:author="Cristian Sbrolli" w:date="2020-12-04T22:03:00Z"/>
              <w:rStyle w:val="Enfasidelicata"/>
              <w:rFonts w:ascii="Bell MT" w:hAnsi="Bell MT"/>
              <w:sz w:val="44"/>
              <w:szCs w:val="44"/>
            </w:rPr>
          </w:rPrChange>
        </w:rPr>
      </w:pPr>
      <w:ins w:id="2407" w:author="Cristian Sbrolli" w:date="2020-12-04T22:03:00Z">
        <w:r w:rsidRPr="005432E1">
          <w:rPr>
            <w:rStyle w:val="Enfasidelicata"/>
            <w:rFonts w:cstheme="minorHAnsi"/>
            <w:sz w:val="24"/>
            <w:szCs w:val="24"/>
            <w:rPrChange w:id="2408" w:author="Cristian Sbrolli" w:date="2020-12-04T22:04:00Z">
              <w:rPr>
                <w:rStyle w:val="Enfasidelicata"/>
                <w:rFonts w:ascii="Bell MT" w:hAnsi="Bell MT"/>
                <w:sz w:val="44"/>
                <w:szCs w:val="44"/>
              </w:rPr>
            </w:rPrChange>
          </w:rPr>
          <w:t xml:space="preserve">//no same Ticket in two different markets' </w:t>
        </w:r>
        <w:proofErr w:type="spellStart"/>
        <w:r w:rsidRPr="005432E1">
          <w:rPr>
            <w:rStyle w:val="Enfasidelicata"/>
            <w:rFonts w:cstheme="minorHAnsi"/>
            <w:sz w:val="24"/>
            <w:szCs w:val="24"/>
            <w:rPrChange w:id="2409"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410" w:author="Cristian Sbrolli" w:date="2020-12-04T22:04:00Z">
              <w:rPr>
                <w:rStyle w:val="Enfasidelicata"/>
                <w:rFonts w:ascii="Bell MT" w:hAnsi="Bell MT"/>
                <w:sz w:val="44"/>
                <w:szCs w:val="44"/>
              </w:rPr>
            </w:rPrChange>
          </w:rPr>
          <w:t>, in any of the states (inside, past, in line)</w:t>
        </w:r>
      </w:ins>
    </w:p>
    <w:p w14:paraId="67AD4CD3" w14:textId="77777777" w:rsidR="005432E1" w:rsidRPr="005432E1" w:rsidRDefault="005432E1" w:rsidP="005432E1">
      <w:pPr>
        <w:pStyle w:val="Paragrafoelenco"/>
        <w:spacing w:line="240" w:lineRule="auto"/>
        <w:ind w:left="360"/>
        <w:rPr>
          <w:ins w:id="2411" w:author="Cristian Sbrolli" w:date="2020-12-04T22:03:00Z"/>
          <w:rStyle w:val="Enfasidelicata"/>
          <w:rFonts w:cstheme="minorHAnsi"/>
          <w:sz w:val="24"/>
          <w:szCs w:val="24"/>
          <w:rPrChange w:id="2412" w:author="Cristian Sbrolli" w:date="2020-12-04T22:04:00Z">
            <w:rPr>
              <w:ins w:id="2413" w:author="Cristian Sbrolli" w:date="2020-12-04T22:03:00Z"/>
              <w:rStyle w:val="Enfasidelicata"/>
              <w:rFonts w:ascii="Bell MT" w:hAnsi="Bell MT"/>
              <w:sz w:val="44"/>
              <w:szCs w:val="44"/>
            </w:rPr>
          </w:rPrChange>
        </w:rPr>
      </w:pPr>
      <w:ins w:id="2414" w:author="Cristian Sbrolli" w:date="2020-12-04T22:03:00Z">
        <w:r w:rsidRPr="005432E1">
          <w:rPr>
            <w:rStyle w:val="Enfasidelicata"/>
            <w:rFonts w:cstheme="minorHAnsi"/>
            <w:sz w:val="24"/>
            <w:szCs w:val="24"/>
            <w:rPrChange w:id="2415" w:author="Cristian Sbrolli" w:date="2020-12-04T22:04:00Z">
              <w:rPr>
                <w:rStyle w:val="Enfasidelicata"/>
                <w:rFonts w:ascii="Bell MT" w:hAnsi="Bell MT"/>
                <w:sz w:val="44"/>
                <w:szCs w:val="44"/>
              </w:rPr>
            </w:rPrChange>
          </w:rPr>
          <w:t>fact {</w:t>
        </w:r>
      </w:ins>
    </w:p>
    <w:p w14:paraId="7E69286B" w14:textId="77777777" w:rsidR="005432E1" w:rsidRPr="005432E1" w:rsidRDefault="005432E1" w:rsidP="005432E1">
      <w:pPr>
        <w:pStyle w:val="Paragrafoelenco"/>
        <w:spacing w:line="240" w:lineRule="auto"/>
        <w:ind w:left="360"/>
        <w:rPr>
          <w:ins w:id="2416" w:author="Cristian Sbrolli" w:date="2020-12-04T22:03:00Z"/>
          <w:rStyle w:val="Enfasidelicata"/>
          <w:rFonts w:cstheme="minorHAnsi"/>
          <w:sz w:val="24"/>
          <w:szCs w:val="24"/>
          <w:rPrChange w:id="2417" w:author="Cristian Sbrolli" w:date="2020-12-04T22:04:00Z">
            <w:rPr>
              <w:ins w:id="2418" w:author="Cristian Sbrolli" w:date="2020-12-04T22:03:00Z"/>
              <w:rStyle w:val="Enfasidelicata"/>
              <w:rFonts w:ascii="Bell MT" w:hAnsi="Bell MT"/>
              <w:sz w:val="44"/>
              <w:szCs w:val="44"/>
            </w:rPr>
          </w:rPrChange>
        </w:rPr>
      </w:pPr>
      <w:ins w:id="2419" w:author="Cristian Sbrolli" w:date="2020-12-04T22:03:00Z">
        <w:r w:rsidRPr="005432E1">
          <w:rPr>
            <w:rStyle w:val="Enfasidelicata"/>
            <w:rFonts w:cstheme="minorHAnsi"/>
            <w:sz w:val="24"/>
            <w:szCs w:val="24"/>
            <w:rPrChange w:id="2420" w:author="Cristian Sbrolli" w:date="2020-12-04T22:04:00Z">
              <w:rPr>
                <w:rStyle w:val="Enfasidelicata"/>
                <w:rFonts w:ascii="Bell MT" w:hAnsi="Bell MT"/>
                <w:sz w:val="44"/>
                <w:szCs w:val="44"/>
              </w:rPr>
            </w:rPrChange>
          </w:rPr>
          <w:t xml:space="preserve">no </w:t>
        </w:r>
        <w:proofErr w:type="spellStart"/>
        <w:r w:rsidRPr="005432E1">
          <w:rPr>
            <w:rStyle w:val="Enfasidelicata"/>
            <w:rFonts w:cstheme="minorHAnsi"/>
            <w:sz w:val="24"/>
            <w:szCs w:val="24"/>
            <w:rPrChange w:id="2421"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422" w:author="Cristian Sbrolli" w:date="2020-12-04T22:04:00Z">
              <w:rPr>
                <w:rStyle w:val="Enfasidelicata"/>
                <w:rFonts w:ascii="Bell MT" w:hAnsi="Bell MT"/>
                <w:sz w:val="44"/>
                <w:szCs w:val="44"/>
              </w:rPr>
            </w:rPrChange>
          </w:rPr>
          <w:t xml:space="preserve"> ts1,ts2: </w:t>
        </w:r>
        <w:proofErr w:type="spellStart"/>
        <w:r w:rsidRPr="005432E1">
          <w:rPr>
            <w:rStyle w:val="Enfasidelicata"/>
            <w:rFonts w:cstheme="minorHAnsi"/>
            <w:sz w:val="24"/>
            <w:szCs w:val="24"/>
            <w:rPrChange w:id="2423"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424" w:author="Cristian Sbrolli" w:date="2020-12-04T22:04:00Z">
              <w:rPr>
                <w:rStyle w:val="Enfasidelicata"/>
                <w:rFonts w:ascii="Bell MT" w:hAnsi="Bell MT"/>
                <w:sz w:val="44"/>
                <w:szCs w:val="44"/>
              </w:rPr>
            </w:rPrChange>
          </w:rPr>
          <w:t xml:space="preserve"> |</w:t>
        </w:r>
      </w:ins>
    </w:p>
    <w:p w14:paraId="2340950C" w14:textId="77777777" w:rsidR="005432E1" w:rsidRPr="005432E1" w:rsidRDefault="005432E1" w:rsidP="005432E1">
      <w:pPr>
        <w:pStyle w:val="Paragrafoelenco"/>
        <w:spacing w:line="240" w:lineRule="auto"/>
        <w:ind w:left="360"/>
        <w:rPr>
          <w:ins w:id="2425" w:author="Cristian Sbrolli" w:date="2020-12-04T22:03:00Z"/>
          <w:rStyle w:val="Enfasidelicata"/>
          <w:rFonts w:cstheme="minorHAnsi"/>
          <w:sz w:val="24"/>
          <w:szCs w:val="24"/>
          <w:rPrChange w:id="2426" w:author="Cristian Sbrolli" w:date="2020-12-04T22:04:00Z">
            <w:rPr>
              <w:ins w:id="2427" w:author="Cristian Sbrolli" w:date="2020-12-04T22:03:00Z"/>
              <w:rStyle w:val="Enfasidelicata"/>
              <w:rFonts w:ascii="Bell MT" w:hAnsi="Bell MT"/>
              <w:sz w:val="44"/>
              <w:szCs w:val="44"/>
            </w:rPr>
          </w:rPrChange>
        </w:rPr>
      </w:pPr>
      <w:ins w:id="2428" w:author="Cristian Sbrolli" w:date="2020-12-04T22:03:00Z">
        <w:r w:rsidRPr="005432E1">
          <w:rPr>
            <w:rStyle w:val="Enfasidelicata"/>
            <w:rFonts w:cstheme="minorHAnsi"/>
            <w:sz w:val="24"/>
            <w:szCs w:val="24"/>
            <w:rPrChange w:id="2429" w:author="Cristian Sbrolli" w:date="2020-12-04T22:04:00Z">
              <w:rPr>
                <w:rStyle w:val="Enfasidelicata"/>
                <w:rFonts w:ascii="Bell MT" w:hAnsi="Bell MT"/>
                <w:sz w:val="44"/>
                <w:szCs w:val="44"/>
              </w:rPr>
            </w:rPrChange>
          </w:rPr>
          <w:tab/>
          <w:t xml:space="preserve"> #( </w:t>
        </w:r>
        <w:proofErr w:type="spellStart"/>
        <w:r w:rsidRPr="005432E1">
          <w:rPr>
            <w:rStyle w:val="Enfasidelicata"/>
            <w:rFonts w:cstheme="minorHAnsi"/>
            <w:sz w:val="24"/>
            <w:szCs w:val="24"/>
            <w:rPrChange w:id="2430" w:author="Cristian Sbrolli" w:date="2020-12-04T22:04:00Z">
              <w:rPr>
                <w:rStyle w:val="Enfasidelicata"/>
                <w:rFonts w:ascii="Bell MT" w:hAnsi="Bell MT"/>
                <w:sz w:val="44"/>
                <w:szCs w:val="44"/>
              </w:rPr>
            </w:rPrChange>
          </w:rPr>
          <w:t>getAllTickets</w:t>
        </w:r>
        <w:proofErr w:type="spellEnd"/>
        <w:r w:rsidRPr="005432E1">
          <w:rPr>
            <w:rStyle w:val="Enfasidelicata"/>
            <w:rFonts w:cstheme="minorHAnsi"/>
            <w:sz w:val="24"/>
            <w:szCs w:val="24"/>
            <w:rPrChange w:id="2431" w:author="Cristian Sbrolli" w:date="2020-12-04T22:04:00Z">
              <w:rPr>
                <w:rStyle w:val="Enfasidelicata"/>
                <w:rFonts w:ascii="Bell MT" w:hAnsi="Bell MT"/>
                <w:sz w:val="44"/>
                <w:szCs w:val="44"/>
              </w:rPr>
            </w:rPrChange>
          </w:rPr>
          <w:t xml:space="preserve">[ts1] &amp; </w:t>
        </w:r>
        <w:proofErr w:type="spellStart"/>
        <w:r w:rsidRPr="005432E1">
          <w:rPr>
            <w:rStyle w:val="Enfasidelicata"/>
            <w:rFonts w:cstheme="minorHAnsi"/>
            <w:sz w:val="24"/>
            <w:szCs w:val="24"/>
            <w:rPrChange w:id="2432" w:author="Cristian Sbrolli" w:date="2020-12-04T22:04:00Z">
              <w:rPr>
                <w:rStyle w:val="Enfasidelicata"/>
                <w:rFonts w:ascii="Bell MT" w:hAnsi="Bell MT"/>
                <w:sz w:val="44"/>
                <w:szCs w:val="44"/>
              </w:rPr>
            </w:rPrChange>
          </w:rPr>
          <w:t>getAllTickets</w:t>
        </w:r>
        <w:proofErr w:type="spellEnd"/>
        <w:r w:rsidRPr="005432E1">
          <w:rPr>
            <w:rStyle w:val="Enfasidelicata"/>
            <w:rFonts w:cstheme="minorHAnsi"/>
            <w:sz w:val="24"/>
            <w:szCs w:val="24"/>
            <w:rPrChange w:id="2433" w:author="Cristian Sbrolli" w:date="2020-12-04T22:04:00Z">
              <w:rPr>
                <w:rStyle w:val="Enfasidelicata"/>
                <w:rFonts w:ascii="Bell MT" w:hAnsi="Bell MT"/>
                <w:sz w:val="44"/>
                <w:szCs w:val="44"/>
              </w:rPr>
            </w:rPrChange>
          </w:rPr>
          <w:t>[ts2]) != 0</w:t>
        </w:r>
      </w:ins>
    </w:p>
    <w:p w14:paraId="7FA2B0B7" w14:textId="77777777" w:rsidR="005432E1" w:rsidRPr="005432E1" w:rsidRDefault="005432E1" w:rsidP="005432E1">
      <w:pPr>
        <w:pStyle w:val="Paragrafoelenco"/>
        <w:spacing w:line="240" w:lineRule="auto"/>
        <w:ind w:left="360"/>
        <w:rPr>
          <w:ins w:id="2434" w:author="Cristian Sbrolli" w:date="2020-12-04T22:03:00Z"/>
          <w:rStyle w:val="Enfasidelicata"/>
          <w:rFonts w:cstheme="minorHAnsi"/>
          <w:sz w:val="24"/>
          <w:szCs w:val="24"/>
          <w:rPrChange w:id="2435" w:author="Cristian Sbrolli" w:date="2020-12-04T22:04:00Z">
            <w:rPr>
              <w:ins w:id="2436" w:author="Cristian Sbrolli" w:date="2020-12-04T22:03:00Z"/>
              <w:rStyle w:val="Enfasidelicata"/>
              <w:rFonts w:ascii="Bell MT" w:hAnsi="Bell MT"/>
              <w:sz w:val="44"/>
              <w:szCs w:val="44"/>
            </w:rPr>
          </w:rPrChange>
        </w:rPr>
      </w:pPr>
      <w:ins w:id="2437" w:author="Cristian Sbrolli" w:date="2020-12-04T22:03:00Z">
        <w:r w:rsidRPr="005432E1">
          <w:rPr>
            <w:rStyle w:val="Enfasidelicata"/>
            <w:rFonts w:cstheme="minorHAnsi"/>
            <w:sz w:val="24"/>
            <w:szCs w:val="24"/>
            <w:rPrChange w:id="2438" w:author="Cristian Sbrolli" w:date="2020-12-04T22:04:00Z">
              <w:rPr>
                <w:rStyle w:val="Enfasidelicata"/>
                <w:rFonts w:ascii="Bell MT" w:hAnsi="Bell MT"/>
                <w:sz w:val="44"/>
                <w:szCs w:val="44"/>
              </w:rPr>
            </w:rPrChange>
          </w:rPr>
          <w:t>}</w:t>
        </w:r>
      </w:ins>
    </w:p>
    <w:p w14:paraId="1F626800" w14:textId="77777777" w:rsidR="005432E1" w:rsidRPr="005432E1" w:rsidRDefault="005432E1" w:rsidP="005432E1">
      <w:pPr>
        <w:pStyle w:val="Paragrafoelenco"/>
        <w:spacing w:line="240" w:lineRule="auto"/>
        <w:ind w:left="360"/>
        <w:rPr>
          <w:ins w:id="2439" w:author="Cristian Sbrolli" w:date="2020-12-04T22:03:00Z"/>
          <w:rStyle w:val="Enfasidelicata"/>
          <w:rFonts w:cstheme="minorHAnsi"/>
          <w:sz w:val="24"/>
          <w:szCs w:val="24"/>
          <w:rPrChange w:id="2440" w:author="Cristian Sbrolli" w:date="2020-12-04T22:04:00Z">
            <w:rPr>
              <w:ins w:id="2441" w:author="Cristian Sbrolli" w:date="2020-12-04T22:03:00Z"/>
              <w:rStyle w:val="Enfasidelicata"/>
              <w:rFonts w:ascii="Bell MT" w:hAnsi="Bell MT"/>
              <w:sz w:val="44"/>
              <w:szCs w:val="44"/>
            </w:rPr>
          </w:rPrChange>
        </w:rPr>
      </w:pPr>
    </w:p>
    <w:p w14:paraId="1D3C83DF" w14:textId="77777777" w:rsidR="005432E1" w:rsidRPr="005432E1" w:rsidRDefault="005432E1" w:rsidP="005432E1">
      <w:pPr>
        <w:pStyle w:val="Paragrafoelenco"/>
        <w:spacing w:line="240" w:lineRule="auto"/>
        <w:ind w:left="360"/>
        <w:rPr>
          <w:ins w:id="2442" w:author="Cristian Sbrolli" w:date="2020-12-04T22:03:00Z"/>
          <w:rStyle w:val="Enfasidelicata"/>
          <w:rFonts w:cstheme="minorHAnsi"/>
          <w:sz w:val="24"/>
          <w:szCs w:val="24"/>
          <w:rPrChange w:id="2443" w:author="Cristian Sbrolli" w:date="2020-12-04T22:04:00Z">
            <w:rPr>
              <w:ins w:id="2444" w:author="Cristian Sbrolli" w:date="2020-12-04T22:03:00Z"/>
              <w:rStyle w:val="Enfasidelicata"/>
              <w:rFonts w:ascii="Bell MT" w:hAnsi="Bell MT"/>
              <w:sz w:val="44"/>
              <w:szCs w:val="44"/>
            </w:rPr>
          </w:rPrChange>
        </w:rPr>
      </w:pPr>
      <w:ins w:id="2445" w:author="Cristian Sbrolli" w:date="2020-12-04T22:03:00Z">
        <w:r w:rsidRPr="005432E1">
          <w:rPr>
            <w:rStyle w:val="Enfasidelicata"/>
            <w:rFonts w:cstheme="minorHAnsi"/>
            <w:sz w:val="24"/>
            <w:szCs w:val="24"/>
            <w:rPrChange w:id="2446" w:author="Cristian Sbrolli" w:date="2020-12-04T22:04:00Z">
              <w:rPr>
                <w:rStyle w:val="Enfasidelicata"/>
                <w:rFonts w:ascii="Bell MT" w:hAnsi="Bell MT"/>
                <w:sz w:val="44"/>
                <w:szCs w:val="44"/>
              </w:rPr>
            </w:rPrChange>
          </w:rPr>
          <w:t>//no same dispenser/cash desks/departments/</w:t>
        </w:r>
        <w:proofErr w:type="spellStart"/>
        <w:r w:rsidRPr="005432E1">
          <w:rPr>
            <w:rStyle w:val="Enfasidelicata"/>
            <w:rFonts w:cstheme="minorHAnsi"/>
            <w:sz w:val="24"/>
            <w:szCs w:val="24"/>
            <w:rPrChange w:id="2447" w:author="Cristian Sbrolli" w:date="2020-12-04T22:04:00Z">
              <w:rPr>
                <w:rStyle w:val="Enfasidelicata"/>
                <w:rFonts w:ascii="Bell MT" w:hAnsi="Bell MT"/>
                <w:sz w:val="44"/>
                <w:szCs w:val="44"/>
              </w:rPr>
            </w:rPrChange>
          </w:rPr>
          <w:t>ticketManager</w:t>
        </w:r>
        <w:proofErr w:type="spellEnd"/>
        <w:r w:rsidRPr="005432E1">
          <w:rPr>
            <w:rStyle w:val="Enfasidelicata"/>
            <w:rFonts w:cstheme="minorHAnsi"/>
            <w:sz w:val="24"/>
            <w:szCs w:val="24"/>
            <w:rPrChange w:id="2448" w:author="Cristian Sbrolli" w:date="2020-12-04T22:04:00Z">
              <w:rPr>
                <w:rStyle w:val="Enfasidelicata"/>
                <w:rFonts w:ascii="Bell MT" w:hAnsi="Bell MT"/>
                <w:sz w:val="44"/>
                <w:szCs w:val="44"/>
              </w:rPr>
            </w:rPrChange>
          </w:rPr>
          <w:t xml:space="preserve"> for disjoint markets</w:t>
        </w:r>
      </w:ins>
    </w:p>
    <w:p w14:paraId="359BBA82" w14:textId="77777777" w:rsidR="005432E1" w:rsidRPr="005432E1" w:rsidRDefault="005432E1" w:rsidP="005432E1">
      <w:pPr>
        <w:pStyle w:val="Paragrafoelenco"/>
        <w:spacing w:line="240" w:lineRule="auto"/>
        <w:ind w:left="360"/>
        <w:rPr>
          <w:ins w:id="2449" w:author="Cristian Sbrolli" w:date="2020-12-04T22:03:00Z"/>
          <w:rStyle w:val="Enfasidelicata"/>
          <w:rFonts w:cstheme="minorHAnsi"/>
          <w:sz w:val="24"/>
          <w:szCs w:val="24"/>
          <w:rPrChange w:id="2450" w:author="Cristian Sbrolli" w:date="2020-12-04T22:04:00Z">
            <w:rPr>
              <w:ins w:id="2451" w:author="Cristian Sbrolli" w:date="2020-12-04T22:03:00Z"/>
              <w:rStyle w:val="Enfasidelicata"/>
              <w:rFonts w:ascii="Bell MT" w:hAnsi="Bell MT"/>
              <w:sz w:val="44"/>
              <w:szCs w:val="44"/>
            </w:rPr>
          </w:rPrChange>
        </w:rPr>
      </w:pPr>
      <w:ins w:id="2452" w:author="Cristian Sbrolli" w:date="2020-12-04T22:03:00Z">
        <w:r w:rsidRPr="005432E1">
          <w:rPr>
            <w:rStyle w:val="Enfasidelicata"/>
            <w:rFonts w:cstheme="minorHAnsi"/>
            <w:sz w:val="24"/>
            <w:szCs w:val="24"/>
            <w:rPrChange w:id="2453" w:author="Cristian Sbrolli" w:date="2020-12-04T22:04:00Z">
              <w:rPr>
                <w:rStyle w:val="Enfasidelicata"/>
                <w:rFonts w:ascii="Bell MT" w:hAnsi="Bell MT"/>
                <w:sz w:val="44"/>
                <w:szCs w:val="44"/>
              </w:rPr>
            </w:rPrChange>
          </w:rPr>
          <w:t>fact {</w:t>
        </w:r>
      </w:ins>
    </w:p>
    <w:p w14:paraId="324EE56B" w14:textId="77777777" w:rsidR="005432E1" w:rsidRPr="005432E1" w:rsidRDefault="005432E1" w:rsidP="005432E1">
      <w:pPr>
        <w:pStyle w:val="Paragrafoelenco"/>
        <w:spacing w:line="240" w:lineRule="auto"/>
        <w:ind w:left="360"/>
        <w:rPr>
          <w:ins w:id="2454" w:author="Cristian Sbrolli" w:date="2020-12-04T22:03:00Z"/>
          <w:rStyle w:val="Enfasidelicata"/>
          <w:rFonts w:cstheme="minorHAnsi"/>
          <w:sz w:val="24"/>
          <w:szCs w:val="24"/>
          <w:rPrChange w:id="2455" w:author="Cristian Sbrolli" w:date="2020-12-04T22:04:00Z">
            <w:rPr>
              <w:ins w:id="2456" w:author="Cristian Sbrolli" w:date="2020-12-04T22:03:00Z"/>
              <w:rStyle w:val="Enfasidelicata"/>
              <w:rFonts w:ascii="Bell MT" w:hAnsi="Bell MT"/>
              <w:sz w:val="44"/>
              <w:szCs w:val="44"/>
            </w:rPr>
          </w:rPrChange>
        </w:rPr>
      </w:pPr>
      <w:ins w:id="2457" w:author="Cristian Sbrolli" w:date="2020-12-04T22:03:00Z">
        <w:r w:rsidRPr="005432E1">
          <w:rPr>
            <w:rStyle w:val="Enfasidelicata"/>
            <w:rFonts w:cstheme="minorHAnsi"/>
            <w:sz w:val="24"/>
            <w:szCs w:val="24"/>
            <w:rPrChange w:id="2458" w:author="Cristian Sbrolli" w:date="2020-12-04T22:04:00Z">
              <w:rPr>
                <w:rStyle w:val="Enfasidelicata"/>
                <w:rFonts w:ascii="Bell MT" w:hAnsi="Bell MT"/>
                <w:sz w:val="44"/>
                <w:szCs w:val="44"/>
              </w:rPr>
            </w:rPrChange>
          </w:rPr>
          <w:t xml:space="preserve">no </w:t>
        </w:r>
        <w:proofErr w:type="spellStart"/>
        <w:r w:rsidRPr="005432E1">
          <w:rPr>
            <w:rStyle w:val="Enfasidelicata"/>
            <w:rFonts w:cstheme="minorHAnsi"/>
            <w:sz w:val="24"/>
            <w:szCs w:val="24"/>
            <w:rPrChange w:id="2459"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460" w:author="Cristian Sbrolli" w:date="2020-12-04T22:04:00Z">
              <w:rPr>
                <w:rStyle w:val="Enfasidelicata"/>
                <w:rFonts w:ascii="Bell MT" w:hAnsi="Bell MT"/>
                <w:sz w:val="44"/>
                <w:szCs w:val="44"/>
              </w:rPr>
            </w:rPrChange>
          </w:rPr>
          <w:t xml:space="preserve"> m1,m2: Market |</w:t>
        </w:r>
      </w:ins>
    </w:p>
    <w:p w14:paraId="17C40BB2" w14:textId="77777777" w:rsidR="005432E1" w:rsidRPr="005432E1" w:rsidRDefault="005432E1" w:rsidP="005432E1">
      <w:pPr>
        <w:pStyle w:val="Paragrafoelenco"/>
        <w:spacing w:line="240" w:lineRule="auto"/>
        <w:ind w:left="360"/>
        <w:rPr>
          <w:ins w:id="2461" w:author="Cristian Sbrolli" w:date="2020-12-04T22:03:00Z"/>
          <w:rStyle w:val="Enfasidelicata"/>
          <w:rFonts w:cstheme="minorHAnsi"/>
          <w:sz w:val="24"/>
          <w:szCs w:val="24"/>
          <w:rPrChange w:id="2462" w:author="Cristian Sbrolli" w:date="2020-12-04T22:04:00Z">
            <w:rPr>
              <w:ins w:id="2463" w:author="Cristian Sbrolli" w:date="2020-12-04T22:03:00Z"/>
              <w:rStyle w:val="Enfasidelicata"/>
              <w:rFonts w:ascii="Bell MT" w:hAnsi="Bell MT"/>
              <w:sz w:val="44"/>
              <w:szCs w:val="44"/>
            </w:rPr>
          </w:rPrChange>
        </w:rPr>
      </w:pPr>
      <w:ins w:id="2464" w:author="Cristian Sbrolli" w:date="2020-12-04T22:03:00Z">
        <w:r w:rsidRPr="005432E1">
          <w:rPr>
            <w:rStyle w:val="Enfasidelicata"/>
            <w:rFonts w:cstheme="minorHAnsi"/>
            <w:sz w:val="24"/>
            <w:szCs w:val="24"/>
            <w:rPrChange w:id="2465" w:author="Cristian Sbrolli" w:date="2020-12-04T22:04:00Z">
              <w:rPr>
                <w:rStyle w:val="Enfasidelicata"/>
                <w:rFonts w:ascii="Bell MT" w:hAnsi="Bell MT"/>
                <w:sz w:val="44"/>
                <w:szCs w:val="44"/>
              </w:rPr>
            </w:rPrChange>
          </w:rPr>
          <w:tab/>
          <w:t xml:space="preserve"> #(m1.dispensers &amp; m2. dispensers + m1.cashDesks &amp; m2.cashDesks +</w:t>
        </w:r>
      </w:ins>
    </w:p>
    <w:p w14:paraId="57016CA0" w14:textId="77777777" w:rsidR="005432E1" w:rsidRPr="005432E1" w:rsidRDefault="005432E1" w:rsidP="005432E1">
      <w:pPr>
        <w:pStyle w:val="Paragrafoelenco"/>
        <w:spacing w:line="240" w:lineRule="auto"/>
        <w:ind w:left="360"/>
        <w:rPr>
          <w:ins w:id="2466" w:author="Cristian Sbrolli" w:date="2020-12-04T22:03:00Z"/>
          <w:rStyle w:val="Enfasidelicata"/>
          <w:rFonts w:cstheme="minorHAnsi"/>
          <w:sz w:val="24"/>
          <w:szCs w:val="24"/>
          <w:rPrChange w:id="2467" w:author="Cristian Sbrolli" w:date="2020-12-04T22:04:00Z">
            <w:rPr>
              <w:ins w:id="2468" w:author="Cristian Sbrolli" w:date="2020-12-04T22:03:00Z"/>
              <w:rStyle w:val="Enfasidelicata"/>
              <w:rFonts w:ascii="Bell MT" w:hAnsi="Bell MT"/>
              <w:sz w:val="44"/>
              <w:szCs w:val="44"/>
            </w:rPr>
          </w:rPrChange>
        </w:rPr>
      </w:pPr>
      <w:ins w:id="2469" w:author="Cristian Sbrolli" w:date="2020-12-04T22:03:00Z">
        <w:r w:rsidRPr="005432E1">
          <w:rPr>
            <w:rStyle w:val="Enfasidelicata"/>
            <w:rFonts w:cstheme="minorHAnsi"/>
            <w:sz w:val="24"/>
            <w:szCs w:val="24"/>
            <w:rPrChange w:id="247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471" w:author="Cristian Sbrolli" w:date="2020-12-04T22:04:00Z">
              <w:rPr>
                <w:rStyle w:val="Enfasidelicata"/>
                <w:rFonts w:ascii="Bell MT" w:hAnsi="Bell MT"/>
                <w:sz w:val="44"/>
                <w:szCs w:val="44"/>
              </w:rPr>
            </w:rPrChange>
          </w:rPr>
          <w:tab/>
          <w:t xml:space="preserve"> m1.departments &amp; m2.departments + m1.ticketManager &amp; m2.ticketManager) != 0</w:t>
        </w:r>
      </w:ins>
    </w:p>
    <w:p w14:paraId="6CB12278" w14:textId="77777777" w:rsidR="005432E1" w:rsidRPr="005432E1" w:rsidRDefault="005432E1" w:rsidP="005432E1">
      <w:pPr>
        <w:pStyle w:val="Paragrafoelenco"/>
        <w:spacing w:line="240" w:lineRule="auto"/>
        <w:ind w:left="360"/>
        <w:rPr>
          <w:ins w:id="2472" w:author="Cristian Sbrolli" w:date="2020-12-04T22:03:00Z"/>
          <w:rStyle w:val="Enfasidelicata"/>
          <w:rFonts w:cstheme="minorHAnsi"/>
          <w:sz w:val="24"/>
          <w:szCs w:val="24"/>
          <w:rPrChange w:id="2473" w:author="Cristian Sbrolli" w:date="2020-12-04T22:04:00Z">
            <w:rPr>
              <w:ins w:id="2474" w:author="Cristian Sbrolli" w:date="2020-12-04T22:03:00Z"/>
              <w:rStyle w:val="Enfasidelicata"/>
              <w:rFonts w:ascii="Bell MT" w:hAnsi="Bell MT"/>
              <w:sz w:val="44"/>
              <w:szCs w:val="44"/>
            </w:rPr>
          </w:rPrChange>
        </w:rPr>
      </w:pPr>
      <w:ins w:id="2475" w:author="Cristian Sbrolli" w:date="2020-12-04T22:03:00Z">
        <w:r w:rsidRPr="005432E1">
          <w:rPr>
            <w:rStyle w:val="Enfasidelicata"/>
            <w:rFonts w:cstheme="minorHAnsi"/>
            <w:sz w:val="24"/>
            <w:szCs w:val="24"/>
            <w:rPrChange w:id="2476" w:author="Cristian Sbrolli" w:date="2020-12-04T22:04:00Z">
              <w:rPr>
                <w:rStyle w:val="Enfasidelicata"/>
                <w:rFonts w:ascii="Bell MT" w:hAnsi="Bell MT"/>
                <w:sz w:val="44"/>
                <w:szCs w:val="44"/>
              </w:rPr>
            </w:rPrChange>
          </w:rPr>
          <w:t>}</w:t>
        </w:r>
      </w:ins>
    </w:p>
    <w:p w14:paraId="62844875" w14:textId="77777777" w:rsidR="005432E1" w:rsidRPr="005432E1" w:rsidRDefault="005432E1" w:rsidP="005432E1">
      <w:pPr>
        <w:pStyle w:val="Paragrafoelenco"/>
        <w:spacing w:line="240" w:lineRule="auto"/>
        <w:ind w:left="360"/>
        <w:rPr>
          <w:ins w:id="2477" w:author="Cristian Sbrolli" w:date="2020-12-04T22:03:00Z"/>
          <w:rStyle w:val="Enfasidelicata"/>
          <w:rFonts w:cstheme="minorHAnsi"/>
          <w:sz w:val="24"/>
          <w:szCs w:val="24"/>
          <w:rPrChange w:id="2478" w:author="Cristian Sbrolli" w:date="2020-12-04T22:04:00Z">
            <w:rPr>
              <w:ins w:id="2479" w:author="Cristian Sbrolli" w:date="2020-12-04T22:03:00Z"/>
              <w:rStyle w:val="Enfasidelicata"/>
              <w:rFonts w:ascii="Bell MT" w:hAnsi="Bell MT"/>
              <w:sz w:val="44"/>
              <w:szCs w:val="44"/>
            </w:rPr>
          </w:rPrChange>
        </w:rPr>
      </w:pPr>
    </w:p>
    <w:p w14:paraId="07DC9BE1" w14:textId="77777777" w:rsidR="005432E1" w:rsidRPr="005432E1" w:rsidRDefault="005432E1" w:rsidP="005432E1">
      <w:pPr>
        <w:pStyle w:val="Paragrafoelenco"/>
        <w:spacing w:line="240" w:lineRule="auto"/>
        <w:ind w:left="360"/>
        <w:rPr>
          <w:ins w:id="2480" w:author="Cristian Sbrolli" w:date="2020-12-04T22:03:00Z"/>
          <w:rStyle w:val="Enfasidelicata"/>
          <w:rFonts w:cstheme="minorHAnsi"/>
          <w:sz w:val="24"/>
          <w:szCs w:val="24"/>
          <w:rPrChange w:id="2481" w:author="Cristian Sbrolli" w:date="2020-12-04T22:04:00Z">
            <w:rPr>
              <w:ins w:id="2482" w:author="Cristian Sbrolli" w:date="2020-12-04T22:03:00Z"/>
              <w:rStyle w:val="Enfasidelicata"/>
              <w:rFonts w:ascii="Bell MT" w:hAnsi="Bell MT"/>
              <w:sz w:val="44"/>
              <w:szCs w:val="44"/>
            </w:rPr>
          </w:rPrChange>
        </w:rPr>
      </w:pPr>
      <w:ins w:id="2483" w:author="Cristian Sbrolli" w:date="2020-12-04T22:03:00Z">
        <w:r w:rsidRPr="005432E1">
          <w:rPr>
            <w:rStyle w:val="Enfasidelicata"/>
            <w:rFonts w:cstheme="minorHAnsi"/>
            <w:sz w:val="24"/>
            <w:szCs w:val="24"/>
            <w:rPrChange w:id="2484" w:author="Cristian Sbrolli" w:date="2020-12-04T22:04:00Z">
              <w:rPr>
                <w:rStyle w:val="Enfasidelicata"/>
                <w:rFonts w:ascii="Bell MT" w:hAnsi="Bell MT"/>
                <w:sz w:val="44"/>
                <w:szCs w:val="44"/>
              </w:rPr>
            </w:rPrChange>
          </w:rPr>
          <w:t xml:space="preserve">//each ticket has a different </w:t>
        </w:r>
        <w:proofErr w:type="spellStart"/>
        <w:r w:rsidRPr="005432E1">
          <w:rPr>
            <w:rStyle w:val="Enfasidelicata"/>
            <w:rFonts w:cstheme="minorHAnsi"/>
            <w:sz w:val="24"/>
            <w:szCs w:val="24"/>
            <w:rPrChange w:id="2485" w:author="Cristian Sbrolli" w:date="2020-12-04T22:04:00Z">
              <w:rPr>
                <w:rStyle w:val="Enfasidelicata"/>
                <w:rFonts w:ascii="Bell MT" w:hAnsi="Bell MT"/>
                <w:sz w:val="44"/>
                <w:szCs w:val="44"/>
              </w:rPr>
            </w:rPrChange>
          </w:rPr>
          <w:t>QRCode</w:t>
        </w:r>
        <w:proofErr w:type="spellEnd"/>
      </w:ins>
    </w:p>
    <w:p w14:paraId="3554C561" w14:textId="77777777" w:rsidR="005432E1" w:rsidRPr="005432E1" w:rsidRDefault="005432E1" w:rsidP="005432E1">
      <w:pPr>
        <w:pStyle w:val="Paragrafoelenco"/>
        <w:spacing w:line="240" w:lineRule="auto"/>
        <w:ind w:left="360"/>
        <w:rPr>
          <w:ins w:id="2486" w:author="Cristian Sbrolli" w:date="2020-12-04T22:03:00Z"/>
          <w:rStyle w:val="Enfasidelicata"/>
          <w:rFonts w:cstheme="minorHAnsi"/>
          <w:sz w:val="24"/>
          <w:szCs w:val="24"/>
          <w:rPrChange w:id="2487" w:author="Cristian Sbrolli" w:date="2020-12-04T22:04:00Z">
            <w:rPr>
              <w:ins w:id="2488" w:author="Cristian Sbrolli" w:date="2020-12-04T22:03:00Z"/>
              <w:rStyle w:val="Enfasidelicata"/>
              <w:rFonts w:ascii="Bell MT" w:hAnsi="Bell MT"/>
              <w:sz w:val="44"/>
              <w:szCs w:val="44"/>
            </w:rPr>
          </w:rPrChange>
        </w:rPr>
      </w:pPr>
      <w:ins w:id="2489" w:author="Cristian Sbrolli" w:date="2020-12-04T22:03:00Z">
        <w:r w:rsidRPr="005432E1">
          <w:rPr>
            <w:rStyle w:val="Enfasidelicata"/>
            <w:rFonts w:cstheme="minorHAnsi"/>
            <w:sz w:val="24"/>
            <w:szCs w:val="24"/>
            <w:rPrChange w:id="2490" w:author="Cristian Sbrolli" w:date="2020-12-04T22:04:00Z">
              <w:rPr>
                <w:rStyle w:val="Enfasidelicata"/>
                <w:rFonts w:ascii="Bell MT" w:hAnsi="Bell MT"/>
                <w:sz w:val="44"/>
                <w:szCs w:val="44"/>
              </w:rPr>
            </w:rPrChange>
          </w:rPr>
          <w:t>fact {</w:t>
        </w:r>
      </w:ins>
    </w:p>
    <w:p w14:paraId="1024EE63" w14:textId="77777777" w:rsidR="005432E1" w:rsidRPr="005432E1" w:rsidRDefault="005432E1" w:rsidP="005432E1">
      <w:pPr>
        <w:pStyle w:val="Paragrafoelenco"/>
        <w:spacing w:line="240" w:lineRule="auto"/>
        <w:ind w:left="360"/>
        <w:rPr>
          <w:ins w:id="2491" w:author="Cristian Sbrolli" w:date="2020-12-04T22:03:00Z"/>
          <w:rStyle w:val="Enfasidelicata"/>
          <w:rFonts w:cstheme="minorHAnsi"/>
          <w:sz w:val="24"/>
          <w:szCs w:val="24"/>
          <w:rPrChange w:id="2492" w:author="Cristian Sbrolli" w:date="2020-12-04T22:04:00Z">
            <w:rPr>
              <w:ins w:id="2493" w:author="Cristian Sbrolli" w:date="2020-12-04T22:03:00Z"/>
              <w:rStyle w:val="Enfasidelicata"/>
              <w:rFonts w:ascii="Bell MT" w:hAnsi="Bell MT"/>
              <w:sz w:val="44"/>
              <w:szCs w:val="44"/>
            </w:rPr>
          </w:rPrChange>
        </w:rPr>
      </w:pPr>
      <w:ins w:id="2494" w:author="Cristian Sbrolli" w:date="2020-12-04T22:03:00Z">
        <w:r w:rsidRPr="005432E1">
          <w:rPr>
            <w:rStyle w:val="Enfasidelicata"/>
            <w:rFonts w:cstheme="minorHAnsi"/>
            <w:sz w:val="24"/>
            <w:szCs w:val="24"/>
            <w:rPrChange w:id="2495" w:author="Cristian Sbrolli" w:date="2020-12-04T22:04:00Z">
              <w:rPr>
                <w:rStyle w:val="Enfasidelicata"/>
                <w:rFonts w:ascii="Bell MT" w:hAnsi="Bell MT"/>
                <w:sz w:val="44"/>
                <w:szCs w:val="44"/>
              </w:rPr>
            </w:rPrChange>
          </w:rPr>
          <w:t xml:space="preserve">no </w:t>
        </w:r>
        <w:proofErr w:type="spellStart"/>
        <w:r w:rsidRPr="005432E1">
          <w:rPr>
            <w:rStyle w:val="Enfasidelicata"/>
            <w:rFonts w:cstheme="minorHAnsi"/>
            <w:sz w:val="24"/>
            <w:szCs w:val="24"/>
            <w:rPrChange w:id="2496"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497" w:author="Cristian Sbrolli" w:date="2020-12-04T22:04:00Z">
              <w:rPr>
                <w:rStyle w:val="Enfasidelicata"/>
                <w:rFonts w:ascii="Bell MT" w:hAnsi="Bell MT"/>
                <w:sz w:val="44"/>
                <w:szCs w:val="44"/>
              </w:rPr>
            </w:rPrChange>
          </w:rPr>
          <w:t xml:space="preserve"> t1,t2: Ticket |</w:t>
        </w:r>
      </w:ins>
    </w:p>
    <w:p w14:paraId="73D9FEC3" w14:textId="77777777" w:rsidR="005432E1" w:rsidRPr="005432E1" w:rsidRDefault="005432E1" w:rsidP="005432E1">
      <w:pPr>
        <w:pStyle w:val="Paragrafoelenco"/>
        <w:spacing w:line="240" w:lineRule="auto"/>
        <w:ind w:left="360"/>
        <w:rPr>
          <w:ins w:id="2498" w:author="Cristian Sbrolli" w:date="2020-12-04T22:03:00Z"/>
          <w:rStyle w:val="Enfasidelicata"/>
          <w:rFonts w:cstheme="minorHAnsi"/>
          <w:sz w:val="24"/>
          <w:szCs w:val="24"/>
          <w:rPrChange w:id="2499" w:author="Cristian Sbrolli" w:date="2020-12-04T22:04:00Z">
            <w:rPr>
              <w:ins w:id="2500" w:author="Cristian Sbrolli" w:date="2020-12-04T22:03:00Z"/>
              <w:rStyle w:val="Enfasidelicata"/>
              <w:rFonts w:ascii="Bell MT" w:hAnsi="Bell MT"/>
              <w:sz w:val="44"/>
              <w:szCs w:val="44"/>
            </w:rPr>
          </w:rPrChange>
        </w:rPr>
      </w:pPr>
      <w:ins w:id="2501" w:author="Cristian Sbrolli" w:date="2020-12-04T22:03:00Z">
        <w:r w:rsidRPr="005432E1">
          <w:rPr>
            <w:rStyle w:val="Enfasidelicata"/>
            <w:rFonts w:cstheme="minorHAnsi"/>
            <w:sz w:val="24"/>
            <w:szCs w:val="24"/>
            <w:rPrChange w:id="2502" w:author="Cristian Sbrolli" w:date="2020-12-04T22:04:00Z">
              <w:rPr>
                <w:rStyle w:val="Enfasidelicata"/>
                <w:rFonts w:ascii="Bell MT" w:hAnsi="Bell MT"/>
                <w:sz w:val="44"/>
                <w:szCs w:val="44"/>
              </w:rPr>
            </w:rPrChange>
          </w:rPr>
          <w:tab/>
          <w:t xml:space="preserve"> #(t1.ticketCode &amp; t2.ticketCode)!= 0</w:t>
        </w:r>
      </w:ins>
    </w:p>
    <w:p w14:paraId="0D0F84E4" w14:textId="77777777" w:rsidR="005432E1" w:rsidRPr="005432E1" w:rsidRDefault="005432E1" w:rsidP="005432E1">
      <w:pPr>
        <w:pStyle w:val="Paragrafoelenco"/>
        <w:spacing w:line="240" w:lineRule="auto"/>
        <w:ind w:left="360"/>
        <w:rPr>
          <w:ins w:id="2503" w:author="Cristian Sbrolli" w:date="2020-12-04T22:03:00Z"/>
          <w:rStyle w:val="Enfasidelicata"/>
          <w:rFonts w:cstheme="minorHAnsi"/>
          <w:sz w:val="24"/>
          <w:szCs w:val="24"/>
          <w:rPrChange w:id="2504" w:author="Cristian Sbrolli" w:date="2020-12-04T22:04:00Z">
            <w:rPr>
              <w:ins w:id="2505" w:author="Cristian Sbrolli" w:date="2020-12-04T22:03:00Z"/>
              <w:rStyle w:val="Enfasidelicata"/>
              <w:rFonts w:ascii="Bell MT" w:hAnsi="Bell MT"/>
              <w:sz w:val="44"/>
              <w:szCs w:val="44"/>
            </w:rPr>
          </w:rPrChange>
        </w:rPr>
      </w:pPr>
      <w:ins w:id="2506" w:author="Cristian Sbrolli" w:date="2020-12-04T22:03:00Z">
        <w:r w:rsidRPr="005432E1">
          <w:rPr>
            <w:rStyle w:val="Enfasidelicata"/>
            <w:rFonts w:cstheme="minorHAnsi"/>
            <w:sz w:val="24"/>
            <w:szCs w:val="24"/>
            <w:rPrChange w:id="2507" w:author="Cristian Sbrolli" w:date="2020-12-04T22:04:00Z">
              <w:rPr>
                <w:rStyle w:val="Enfasidelicata"/>
                <w:rFonts w:ascii="Bell MT" w:hAnsi="Bell MT"/>
                <w:sz w:val="44"/>
                <w:szCs w:val="44"/>
              </w:rPr>
            </w:rPrChange>
          </w:rPr>
          <w:t>}</w:t>
        </w:r>
      </w:ins>
    </w:p>
    <w:p w14:paraId="2769D0A8" w14:textId="77777777" w:rsidR="005432E1" w:rsidRPr="005432E1" w:rsidRDefault="005432E1" w:rsidP="005432E1">
      <w:pPr>
        <w:pStyle w:val="Paragrafoelenco"/>
        <w:spacing w:line="240" w:lineRule="auto"/>
        <w:ind w:left="360"/>
        <w:rPr>
          <w:ins w:id="2508" w:author="Cristian Sbrolli" w:date="2020-12-04T22:03:00Z"/>
          <w:rStyle w:val="Enfasidelicata"/>
          <w:rFonts w:cstheme="minorHAnsi"/>
          <w:sz w:val="24"/>
          <w:szCs w:val="24"/>
          <w:rPrChange w:id="2509" w:author="Cristian Sbrolli" w:date="2020-12-04T22:04:00Z">
            <w:rPr>
              <w:ins w:id="2510" w:author="Cristian Sbrolli" w:date="2020-12-04T22:03:00Z"/>
              <w:rStyle w:val="Enfasidelicata"/>
              <w:rFonts w:ascii="Bell MT" w:hAnsi="Bell MT"/>
              <w:sz w:val="44"/>
              <w:szCs w:val="44"/>
            </w:rPr>
          </w:rPrChange>
        </w:rPr>
      </w:pPr>
    </w:p>
    <w:p w14:paraId="21768EDB" w14:textId="77777777" w:rsidR="005432E1" w:rsidRPr="005432E1" w:rsidRDefault="005432E1" w:rsidP="005432E1">
      <w:pPr>
        <w:pStyle w:val="Paragrafoelenco"/>
        <w:spacing w:line="240" w:lineRule="auto"/>
        <w:ind w:left="360"/>
        <w:rPr>
          <w:ins w:id="2511" w:author="Cristian Sbrolli" w:date="2020-12-04T22:03:00Z"/>
          <w:rStyle w:val="Enfasidelicata"/>
          <w:rFonts w:cstheme="minorHAnsi"/>
          <w:sz w:val="24"/>
          <w:szCs w:val="24"/>
          <w:rPrChange w:id="2512" w:author="Cristian Sbrolli" w:date="2020-12-04T22:04:00Z">
            <w:rPr>
              <w:ins w:id="2513" w:author="Cristian Sbrolli" w:date="2020-12-04T22:03:00Z"/>
              <w:rStyle w:val="Enfasidelicata"/>
              <w:rFonts w:ascii="Bell MT" w:hAnsi="Bell MT"/>
              <w:sz w:val="44"/>
              <w:szCs w:val="44"/>
            </w:rPr>
          </w:rPrChange>
        </w:rPr>
      </w:pPr>
      <w:ins w:id="2514" w:author="Cristian Sbrolli" w:date="2020-12-04T22:03:00Z">
        <w:r w:rsidRPr="005432E1">
          <w:rPr>
            <w:rStyle w:val="Enfasidelicata"/>
            <w:rFonts w:cstheme="minorHAnsi"/>
            <w:sz w:val="24"/>
            <w:szCs w:val="24"/>
            <w:rPrChange w:id="2515" w:author="Cristian Sbrolli" w:date="2020-12-04T22:04:00Z">
              <w:rPr>
                <w:rStyle w:val="Enfasidelicata"/>
                <w:rFonts w:ascii="Bell MT" w:hAnsi="Bell MT"/>
                <w:sz w:val="44"/>
                <w:szCs w:val="44"/>
              </w:rPr>
            </w:rPrChange>
          </w:rPr>
          <w:t>//each category is associated to a Department in each Market</w:t>
        </w:r>
      </w:ins>
    </w:p>
    <w:p w14:paraId="5C532885" w14:textId="77777777" w:rsidR="005432E1" w:rsidRPr="005432E1" w:rsidRDefault="005432E1" w:rsidP="005432E1">
      <w:pPr>
        <w:pStyle w:val="Paragrafoelenco"/>
        <w:spacing w:line="240" w:lineRule="auto"/>
        <w:ind w:left="360"/>
        <w:rPr>
          <w:ins w:id="2516" w:author="Cristian Sbrolli" w:date="2020-12-04T22:03:00Z"/>
          <w:rStyle w:val="Enfasidelicata"/>
          <w:rFonts w:cstheme="minorHAnsi"/>
          <w:sz w:val="24"/>
          <w:szCs w:val="24"/>
          <w:rPrChange w:id="2517" w:author="Cristian Sbrolli" w:date="2020-12-04T22:04:00Z">
            <w:rPr>
              <w:ins w:id="2518" w:author="Cristian Sbrolli" w:date="2020-12-04T22:03:00Z"/>
              <w:rStyle w:val="Enfasidelicata"/>
              <w:rFonts w:ascii="Bell MT" w:hAnsi="Bell MT"/>
              <w:sz w:val="44"/>
              <w:szCs w:val="44"/>
            </w:rPr>
          </w:rPrChange>
        </w:rPr>
      </w:pPr>
      <w:ins w:id="2519" w:author="Cristian Sbrolli" w:date="2020-12-04T22:03:00Z">
        <w:r w:rsidRPr="005432E1">
          <w:rPr>
            <w:rStyle w:val="Enfasidelicata"/>
            <w:rFonts w:cstheme="minorHAnsi"/>
            <w:sz w:val="24"/>
            <w:szCs w:val="24"/>
            <w:rPrChange w:id="2520" w:author="Cristian Sbrolli" w:date="2020-12-04T22:04:00Z">
              <w:rPr>
                <w:rStyle w:val="Enfasidelicata"/>
                <w:rFonts w:ascii="Bell MT" w:hAnsi="Bell MT"/>
                <w:sz w:val="44"/>
                <w:szCs w:val="44"/>
              </w:rPr>
            </w:rPrChange>
          </w:rPr>
          <w:t>fact{</w:t>
        </w:r>
      </w:ins>
    </w:p>
    <w:p w14:paraId="7D4662A9" w14:textId="77777777" w:rsidR="005432E1" w:rsidRPr="005432E1" w:rsidRDefault="005432E1" w:rsidP="005432E1">
      <w:pPr>
        <w:pStyle w:val="Paragrafoelenco"/>
        <w:spacing w:line="240" w:lineRule="auto"/>
        <w:ind w:left="360"/>
        <w:rPr>
          <w:ins w:id="2521" w:author="Cristian Sbrolli" w:date="2020-12-04T22:03:00Z"/>
          <w:rStyle w:val="Enfasidelicata"/>
          <w:rFonts w:cstheme="minorHAnsi"/>
          <w:sz w:val="24"/>
          <w:szCs w:val="24"/>
          <w:rPrChange w:id="2522" w:author="Cristian Sbrolli" w:date="2020-12-04T22:04:00Z">
            <w:rPr>
              <w:ins w:id="2523" w:author="Cristian Sbrolli" w:date="2020-12-04T22:03:00Z"/>
              <w:rStyle w:val="Enfasidelicata"/>
              <w:rFonts w:ascii="Bell MT" w:hAnsi="Bell MT"/>
              <w:sz w:val="44"/>
              <w:szCs w:val="44"/>
            </w:rPr>
          </w:rPrChange>
        </w:rPr>
      </w:pPr>
      <w:ins w:id="2524" w:author="Cristian Sbrolli" w:date="2020-12-04T22:03:00Z">
        <w:r w:rsidRPr="005432E1">
          <w:rPr>
            <w:rStyle w:val="Enfasidelicata"/>
            <w:rFonts w:cstheme="minorHAnsi"/>
            <w:sz w:val="24"/>
            <w:szCs w:val="24"/>
            <w:rPrChange w:id="2525"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526"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527" w:author="Cristian Sbrolli" w:date="2020-12-04T22:04:00Z">
              <w:rPr>
                <w:rStyle w:val="Enfasidelicata"/>
                <w:rFonts w:ascii="Bell MT" w:hAnsi="Bell MT"/>
                <w:sz w:val="44"/>
                <w:szCs w:val="44"/>
              </w:rPr>
            </w:rPrChange>
          </w:rPr>
          <w:t xml:space="preserve"> d1,d2: Department | departments.d1 = departments.d2 implies no c: Category | c in d1.categories and c in d2.categories</w:t>
        </w:r>
      </w:ins>
    </w:p>
    <w:p w14:paraId="1043E043" w14:textId="77777777" w:rsidR="005432E1" w:rsidRPr="005432E1" w:rsidRDefault="005432E1" w:rsidP="005432E1">
      <w:pPr>
        <w:pStyle w:val="Paragrafoelenco"/>
        <w:spacing w:line="240" w:lineRule="auto"/>
        <w:ind w:left="360"/>
        <w:rPr>
          <w:ins w:id="2528" w:author="Cristian Sbrolli" w:date="2020-12-04T22:03:00Z"/>
          <w:rStyle w:val="Enfasidelicata"/>
          <w:rFonts w:cstheme="minorHAnsi"/>
          <w:sz w:val="24"/>
          <w:szCs w:val="24"/>
          <w:rPrChange w:id="2529" w:author="Cristian Sbrolli" w:date="2020-12-04T22:04:00Z">
            <w:rPr>
              <w:ins w:id="2530" w:author="Cristian Sbrolli" w:date="2020-12-04T22:03:00Z"/>
              <w:rStyle w:val="Enfasidelicata"/>
              <w:rFonts w:ascii="Bell MT" w:hAnsi="Bell MT"/>
              <w:sz w:val="44"/>
              <w:szCs w:val="44"/>
            </w:rPr>
          </w:rPrChange>
        </w:rPr>
      </w:pPr>
      <w:ins w:id="2531" w:author="Cristian Sbrolli" w:date="2020-12-04T22:03:00Z">
        <w:r w:rsidRPr="005432E1">
          <w:rPr>
            <w:rStyle w:val="Enfasidelicata"/>
            <w:rFonts w:cstheme="minorHAnsi"/>
            <w:sz w:val="24"/>
            <w:szCs w:val="24"/>
            <w:rPrChange w:id="2532" w:author="Cristian Sbrolli" w:date="2020-12-04T22:04:00Z">
              <w:rPr>
                <w:rStyle w:val="Enfasidelicata"/>
                <w:rFonts w:ascii="Bell MT" w:hAnsi="Bell MT"/>
                <w:sz w:val="44"/>
                <w:szCs w:val="44"/>
              </w:rPr>
            </w:rPrChange>
          </w:rPr>
          <w:t>}</w:t>
        </w:r>
      </w:ins>
    </w:p>
    <w:p w14:paraId="16FF2F5A" w14:textId="77777777" w:rsidR="005432E1" w:rsidRPr="005432E1" w:rsidRDefault="005432E1" w:rsidP="005432E1">
      <w:pPr>
        <w:pStyle w:val="Paragrafoelenco"/>
        <w:spacing w:line="240" w:lineRule="auto"/>
        <w:ind w:left="360"/>
        <w:rPr>
          <w:ins w:id="2533" w:author="Cristian Sbrolli" w:date="2020-12-04T22:03:00Z"/>
          <w:rStyle w:val="Enfasidelicata"/>
          <w:rFonts w:cstheme="minorHAnsi"/>
          <w:sz w:val="24"/>
          <w:szCs w:val="24"/>
          <w:rPrChange w:id="2534" w:author="Cristian Sbrolli" w:date="2020-12-04T22:04:00Z">
            <w:rPr>
              <w:ins w:id="2535" w:author="Cristian Sbrolli" w:date="2020-12-04T22:03:00Z"/>
              <w:rStyle w:val="Enfasidelicata"/>
              <w:rFonts w:ascii="Bell MT" w:hAnsi="Bell MT"/>
              <w:sz w:val="44"/>
              <w:szCs w:val="44"/>
            </w:rPr>
          </w:rPrChange>
        </w:rPr>
      </w:pPr>
    </w:p>
    <w:p w14:paraId="56C84E56" w14:textId="77777777" w:rsidR="005432E1" w:rsidRPr="005432E1" w:rsidRDefault="005432E1" w:rsidP="005432E1">
      <w:pPr>
        <w:pStyle w:val="Paragrafoelenco"/>
        <w:spacing w:line="240" w:lineRule="auto"/>
        <w:ind w:left="360"/>
        <w:rPr>
          <w:ins w:id="2536" w:author="Cristian Sbrolli" w:date="2020-12-04T22:03:00Z"/>
          <w:rStyle w:val="Enfasidelicata"/>
          <w:rFonts w:cstheme="minorHAnsi"/>
          <w:sz w:val="24"/>
          <w:szCs w:val="24"/>
          <w:rPrChange w:id="2537" w:author="Cristian Sbrolli" w:date="2020-12-04T22:04:00Z">
            <w:rPr>
              <w:ins w:id="2538" w:author="Cristian Sbrolli" w:date="2020-12-04T22:03:00Z"/>
              <w:rStyle w:val="Enfasidelicata"/>
              <w:rFonts w:ascii="Bell MT" w:hAnsi="Bell MT"/>
              <w:sz w:val="44"/>
              <w:szCs w:val="44"/>
            </w:rPr>
          </w:rPrChange>
        </w:rPr>
      </w:pPr>
      <w:ins w:id="2539" w:author="Cristian Sbrolli" w:date="2020-12-04T22:03:00Z">
        <w:r w:rsidRPr="005432E1">
          <w:rPr>
            <w:rStyle w:val="Enfasidelicata"/>
            <w:rFonts w:cstheme="minorHAnsi"/>
            <w:sz w:val="24"/>
            <w:szCs w:val="24"/>
            <w:rPrChange w:id="2540" w:author="Cristian Sbrolli" w:date="2020-12-04T22:04:00Z">
              <w:rPr>
                <w:rStyle w:val="Enfasidelicata"/>
                <w:rFonts w:ascii="Bell MT" w:hAnsi="Bell MT"/>
                <w:sz w:val="44"/>
                <w:szCs w:val="44"/>
              </w:rPr>
            </w:rPrChange>
          </w:rPr>
          <w:t xml:space="preserve">//different markets have no same </w:t>
        </w:r>
        <w:proofErr w:type="spellStart"/>
        <w:r w:rsidRPr="005432E1">
          <w:rPr>
            <w:rStyle w:val="Enfasidelicata"/>
            <w:rFonts w:cstheme="minorHAnsi"/>
            <w:sz w:val="24"/>
            <w:szCs w:val="24"/>
            <w:rPrChange w:id="2541" w:author="Cristian Sbrolli" w:date="2020-12-04T22:04:00Z">
              <w:rPr>
                <w:rStyle w:val="Enfasidelicata"/>
                <w:rFonts w:ascii="Bell MT" w:hAnsi="Bell MT"/>
                <w:sz w:val="44"/>
                <w:szCs w:val="44"/>
              </w:rPr>
            </w:rPrChange>
          </w:rPr>
          <w:t>QRcodeReader</w:t>
        </w:r>
        <w:proofErr w:type="spellEnd"/>
      </w:ins>
    </w:p>
    <w:p w14:paraId="5D720D63" w14:textId="77777777" w:rsidR="005432E1" w:rsidRPr="005432E1" w:rsidRDefault="005432E1" w:rsidP="005432E1">
      <w:pPr>
        <w:pStyle w:val="Paragrafoelenco"/>
        <w:spacing w:line="240" w:lineRule="auto"/>
        <w:ind w:left="360"/>
        <w:rPr>
          <w:ins w:id="2542" w:author="Cristian Sbrolli" w:date="2020-12-04T22:03:00Z"/>
          <w:rStyle w:val="Enfasidelicata"/>
          <w:rFonts w:cstheme="minorHAnsi"/>
          <w:sz w:val="24"/>
          <w:szCs w:val="24"/>
          <w:rPrChange w:id="2543" w:author="Cristian Sbrolli" w:date="2020-12-04T22:04:00Z">
            <w:rPr>
              <w:ins w:id="2544" w:author="Cristian Sbrolli" w:date="2020-12-04T22:03:00Z"/>
              <w:rStyle w:val="Enfasidelicata"/>
              <w:rFonts w:ascii="Bell MT" w:hAnsi="Bell MT"/>
              <w:sz w:val="44"/>
              <w:szCs w:val="44"/>
            </w:rPr>
          </w:rPrChange>
        </w:rPr>
      </w:pPr>
      <w:ins w:id="2545" w:author="Cristian Sbrolli" w:date="2020-12-04T22:03:00Z">
        <w:r w:rsidRPr="005432E1">
          <w:rPr>
            <w:rStyle w:val="Enfasidelicata"/>
            <w:rFonts w:cstheme="minorHAnsi"/>
            <w:sz w:val="24"/>
            <w:szCs w:val="24"/>
            <w:rPrChange w:id="2546" w:author="Cristian Sbrolli" w:date="2020-12-04T22:04:00Z">
              <w:rPr>
                <w:rStyle w:val="Enfasidelicata"/>
                <w:rFonts w:ascii="Bell MT" w:hAnsi="Bell MT"/>
                <w:sz w:val="44"/>
                <w:szCs w:val="44"/>
              </w:rPr>
            </w:rPrChange>
          </w:rPr>
          <w:t>fact{</w:t>
        </w:r>
      </w:ins>
    </w:p>
    <w:p w14:paraId="7B786820" w14:textId="77777777" w:rsidR="005432E1" w:rsidRPr="005432E1" w:rsidRDefault="005432E1" w:rsidP="005432E1">
      <w:pPr>
        <w:pStyle w:val="Paragrafoelenco"/>
        <w:spacing w:line="240" w:lineRule="auto"/>
        <w:ind w:left="360"/>
        <w:rPr>
          <w:ins w:id="2547" w:author="Cristian Sbrolli" w:date="2020-12-04T22:03:00Z"/>
          <w:rStyle w:val="Enfasidelicata"/>
          <w:rFonts w:cstheme="minorHAnsi"/>
          <w:sz w:val="24"/>
          <w:szCs w:val="24"/>
          <w:rPrChange w:id="2548" w:author="Cristian Sbrolli" w:date="2020-12-04T22:04:00Z">
            <w:rPr>
              <w:ins w:id="2549" w:author="Cristian Sbrolli" w:date="2020-12-04T22:03:00Z"/>
              <w:rStyle w:val="Enfasidelicata"/>
              <w:rFonts w:ascii="Bell MT" w:hAnsi="Bell MT"/>
              <w:sz w:val="44"/>
              <w:szCs w:val="44"/>
            </w:rPr>
          </w:rPrChange>
        </w:rPr>
      </w:pPr>
      <w:ins w:id="2550" w:author="Cristian Sbrolli" w:date="2020-12-04T22:03:00Z">
        <w:r w:rsidRPr="005432E1">
          <w:rPr>
            <w:rStyle w:val="Enfasidelicata"/>
            <w:rFonts w:cstheme="minorHAnsi"/>
            <w:sz w:val="24"/>
            <w:szCs w:val="24"/>
            <w:rPrChange w:id="2551" w:author="Cristian Sbrolli" w:date="2020-12-04T22:04:00Z">
              <w:rPr>
                <w:rStyle w:val="Enfasidelicata"/>
                <w:rFonts w:ascii="Bell MT" w:hAnsi="Bell MT"/>
                <w:sz w:val="44"/>
                <w:szCs w:val="44"/>
              </w:rPr>
            </w:rPrChange>
          </w:rPr>
          <w:lastRenderedPageBreak/>
          <w:t xml:space="preserve">all </w:t>
        </w:r>
        <w:proofErr w:type="spellStart"/>
        <w:r w:rsidRPr="005432E1">
          <w:rPr>
            <w:rStyle w:val="Enfasidelicata"/>
            <w:rFonts w:cstheme="minorHAnsi"/>
            <w:sz w:val="24"/>
            <w:szCs w:val="24"/>
            <w:rPrChange w:id="2552"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553" w:author="Cristian Sbrolli" w:date="2020-12-04T22:04:00Z">
              <w:rPr>
                <w:rStyle w:val="Enfasidelicata"/>
                <w:rFonts w:ascii="Bell MT" w:hAnsi="Bell MT"/>
                <w:sz w:val="44"/>
                <w:szCs w:val="44"/>
              </w:rPr>
            </w:rPrChange>
          </w:rPr>
          <w:t xml:space="preserve"> m1,m2: Market |  (m1.freeExit + m1.entrances + m1.cashDesks.reader) &amp; (m2.freeExit + m2.entrances + m2.cashDesks.reader) = none</w:t>
        </w:r>
      </w:ins>
    </w:p>
    <w:p w14:paraId="553F99AC" w14:textId="77777777" w:rsidR="005432E1" w:rsidRPr="005432E1" w:rsidRDefault="005432E1" w:rsidP="005432E1">
      <w:pPr>
        <w:pStyle w:val="Paragrafoelenco"/>
        <w:spacing w:line="240" w:lineRule="auto"/>
        <w:ind w:left="360"/>
        <w:rPr>
          <w:ins w:id="2554" w:author="Cristian Sbrolli" w:date="2020-12-04T22:03:00Z"/>
          <w:rStyle w:val="Enfasidelicata"/>
          <w:rFonts w:cstheme="minorHAnsi"/>
          <w:sz w:val="24"/>
          <w:szCs w:val="24"/>
          <w:rPrChange w:id="2555" w:author="Cristian Sbrolli" w:date="2020-12-04T22:04:00Z">
            <w:rPr>
              <w:ins w:id="2556" w:author="Cristian Sbrolli" w:date="2020-12-04T22:03:00Z"/>
              <w:rStyle w:val="Enfasidelicata"/>
              <w:rFonts w:ascii="Bell MT" w:hAnsi="Bell MT"/>
              <w:sz w:val="44"/>
              <w:szCs w:val="44"/>
            </w:rPr>
          </w:rPrChange>
        </w:rPr>
      </w:pPr>
      <w:ins w:id="2557" w:author="Cristian Sbrolli" w:date="2020-12-04T22:03:00Z">
        <w:r w:rsidRPr="005432E1">
          <w:rPr>
            <w:rStyle w:val="Enfasidelicata"/>
            <w:rFonts w:cstheme="minorHAnsi"/>
            <w:sz w:val="24"/>
            <w:szCs w:val="24"/>
            <w:rPrChange w:id="2558" w:author="Cristian Sbrolli" w:date="2020-12-04T22:04:00Z">
              <w:rPr>
                <w:rStyle w:val="Enfasidelicata"/>
                <w:rFonts w:ascii="Bell MT" w:hAnsi="Bell MT"/>
                <w:sz w:val="44"/>
                <w:szCs w:val="44"/>
              </w:rPr>
            </w:rPrChange>
          </w:rPr>
          <w:t>}</w:t>
        </w:r>
      </w:ins>
    </w:p>
    <w:p w14:paraId="03F733AE" w14:textId="77777777" w:rsidR="005432E1" w:rsidRPr="005432E1" w:rsidRDefault="005432E1" w:rsidP="005432E1">
      <w:pPr>
        <w:pStyle w:val="Paragrafoelenco"/>
        <w:spacing w:line="240" w:lineRule="auto"/>
        <w:ind w:left="360"/>
        <w:rPr>
          <w:ins w:id="2559" w:author="Cristian Sbrolli" w:date="2020-12-04T22:03:00Z"/>
          <w:rStyle w:val="Enfasidelicata"/>
          <w:rFonts w:cstheme="minorHAnsi"/>
          <w:sz w:val="24"/>
          <w:szCs w:val="24"/>
          <w:rPrChange w:id="2560" w:author="Cristian Sbrolli" w:date="2020-12-04T22:04:00Z">
            <w:rPr>
              <w:ins w:id="2561" w:author="Cristian Sbrolli" w:date="2020-12-04T22:03:00Z"/>
              <w:rStyle w:val="Enfasidelicata"/>
              <w:rFonts w:ascii="Bell MT" w:hAnsi="Bell MT"/>
              <w:sz w:val="44"/>
              <w:szCs w:val="44"/>
            </w:rPr>
          </w:rPrChange>
        </w:rPr>
      </w:pPr>
    </w:p>
    <w:p w14:paraId="3D8645AB" w14:textId="77777777" w:rsidR="005432E1" w:rsidRPr="005432E1" w:rsidRDefault="005432E1" w:rsidP="005432E1">
      <w:pPr>
        <w:pStyle w:val="Paragrafoelenco"/>
        <w:spacing w:line="240" w:lineRule="auto"/>
        <w:ind w:left="360"/>
        <w:rPr>
          <w:ins w:id="2562" w:author="Cristian Sbrolli" w:date="2020-12-04T22:03:00Z"/>
          <w:rStyle w:val="Enfasidelicata"/>
          <w:rFonts w:cstheme="minorHAnsi"/>
          <w:sz w:val="24"/>
          <w:szCs w:val="24"/>
          <w:rPrChange w:id="2563" w:author="Cristian Sbrolli" w:date="2020-12-04T22:04:00Z">
            <w:rPr>
              <w:ins w:id="2564" w:author="Cristian Sbrolli" w:date="2020-12-04T22:03:00Z"/>
              <w:rStyle w:val="Enfasidelicata"/>
              <w:rFonts w:ascii="Bell MT" w:hAnsi="Bell MT"/>
              <w:sz w:val="44"/>
              <w:szCs w:val="44"/>
            </w:rPr>
          </w:rPrChange>
        </w:rPr>
      </w:pPr>
      <w:ins w:id="2565" w:author="Cristian Sbrolli" w:date="2020-12-04T22:03:00Z">
        <w:r w:rsidRPr="005432E1">
          <w:rPr>
            <w:rStyle w:val="Enfasidelicata"/>
            <w:rFonts w:cstheme="minorHAnsi"/>
            <w:sz w:val="24"/>
            <w:szCs w:val="24"/>
            <w:rPrChange w:id="2566" w:author="Cristian Sbrolli" w:date="2020-12-04T22:04:00Z">
              <w:rPr>
                <w:rStyle w:val="Enfasidelicata"/>
                <w:rFonts w:ascii="Bell MT" w:hAnsi="Bell MT"/>
                <w:sz w:val="44"/>
                <w:szCs w:val="44"/>
              </w:rPr>
            </w:rPrChange>
          </w:rPr>
          <w:t>//each Device has a different GPS device</w:t>
        </w:r>
      </w:ins>
    </w:p>
    <w:p w14:paraId="632B9872" w14:textId="77777777" w:rsidR="005432E1" w:rsidRPr="005432E1" w:rsidRDefault="005432E1" w:rsidP="005432E1">
      <w:pPr>
        <w:pStyle w:val="Paragrafoelenco"/>
        <w:spacing w:line="240" w:lineRule="auto"/>
        <w:ind w:left="360"/>
        <w:rPr>
          <w:ins w:id="2567" w:author="Cristian Sbrolli" w:date="2020-12-04T22:03:00Z"/>
          <w:rStyle w:val="Enfasidelicata"/>
          <w:rFonts w:cstheme="minorHAnsi"/>
          <w:sz w:val="24"/>
          <w:szCs w:val="24"/>
          <w:rPrChange w:id="2568" w:author="Cristian Sbrolli" w:date="2020-12-04T22:04:00Z">
            <w:rPr>
              <w:ins w:id="2569" w:author="Cristian Sbrolli" w:date="2020-12-04T22:03:00Z"/>
              <w:rStyle w:val="Enfasidelicata"/>
              <w:rFonts w:ascii="Bell MT" w:hAnsi="Bell MT"/>
              <w:sz w:val="44"/>
              <w:szCs w:val="44"/>
            </w:rPr>
          </w:rPrChange>
        </w:rPr>
      </w:pPr>
      <w:ins w:id="2570" w:author="Cristian Sbrolli" w:date="2020-12-04T22:03:00Z">
        <w:r w:rsidRPr="005432E1">
          <w:rPr>
            <w:rStyle w:val="Enfasidelicata"/>
            <w:rFonts w:cstheme="minorHAnsi"/>
            <w:sz w:val="24"/>
            <w:szCs w:val="24"/>
            <w:rPrChange w:id="2571" w:author="Cristian Sbrolli" w:date="2020-12-04T22:04:00Z">
              <w:rPr>
                <w:rStyle w:val="Enfasidelicata"/>
                <w:rFonts w:ascii="Bell MT" w:hAnsi="Bell MT"/>
                <w:sz w:val="44"/>
                <w:szCs w:val="44"/>
              </w:rPr>
            </w:rPrChange>
          </w:rPr>
          <w:t>fact {</w:t>
        </w:r>
      </w:ins>
    </w:p>
    <w:p w14:paraId="1A8439C3" w14:textId="77777777" w:rsidR="005432E1" w:rsidRPr="005432E1" w:rsidRDefault="005432E1" w:rsidP="005432E1">
      <w:pPr>
        <w:pStyle w:val="Paragrafoelenco"/>
        <w:spacing w:line="240" w:lineRule="auto"/>
        <w:ind w:left="360"/>
        <w:rPr>
          <w:ins w:id="2572" w:author="Cristian Sbrolli" w:date="2020-12-04T22:03:00Z"/>
          <w:rStyle w:val="Enfasidelicata"/>
          <w:rFonts w:cstheme="minorHAnsi"/>
          <w:sz w:val="24"/>
          <w:szCs w:val="24"/>
          <w:rPrChange w:id="2573" w:author="Cristian Sbrolli" w:date="2020-12-04T22:04:00Z">
            <w:rPr>
              <w:ins w:id="2574" w:author="Cristian Sbrolli" w:date="2020-12-04T22:03:00Z"/>
              <w:rStyle w:val="Enfasidelicata"/>
              <w:rFonts w:ascii="Bell MT" w:hAnsi="Bell MT"/>
              <w:sz w:val="44"/>
              <w:szCs w:val="44"/>
            </w:rPr>
          </w:rPrChange>
        </w:rPr>
      </w:pPr>
      <w:ins w:id="2575" w:author="Cristian Sbrolli" w:date="2020-12-04T22:03:00Z">
        <w:r w:rsidRPr="005432E1">
          <w:rPr>
            <w:rStyle w:val="Enfasidelicata"/>
            <w:rFonts w:cstheme="minorHAnsi"/>
            <w:sz w:val="24"/>
            <w:szCs w:val="24"/>
            <w:rPrChange w:id="2576"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577"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578" w:author="Cristian Sbrolli" w:date="2020-12-04T22:04:00Z">
              <w:rPr>
                <w:rStyle w:val="Enfasidelicata"/>
                <w:rFonts w:ascii="Bell MT" w:hAnsi="Bell MT"/>
                <w:sz w:val="44"/>
                <w:szCs w:val="44"/>
              </w:rPr>
            </w:rPrChange>
          </w:rPr>
          <w:t xml:space="preserve"> d1,d2: </w:t>
        </w:r>
        <w:proofErr w:type="spellStart"/>
        <w:r w:rsidRPr="005432E1">
          <w:rPr>
            <w:rStyle w:val="Enfasidelicata"/>
            <w:rFonts w:cstheme="minorHAnsi"/>
            <w:sz w:val="24"/>
            <w:szCs w:val="24"/>
            <w:rPrChange w:id="2579" w:author="Cristian Sbrolli" w:date="2020-12-04T22:04:00Z">
              <w:rPr>
                <w:rStyle w:val="Enfasidelicata"/>
                <w:rFonts w:ascii="Bell MT" w:hAnsi="Bell MT"/>
                <w:sz w:val="44"/>
                <w:szCs w:val="44"/>
              </w:rPr>
            </w:rPrChange>
          </w:rPr>
          <w:t>SmartDevice</w:t>
        </w:r>
        <w:proofErr w:type="spellEnd"/>
        <w:r w:rsidRPr="005432E1">
          <w:rPr>
            <w:rStyle w:val="Enfasidelicata"/>
            <w:rFonts w:cstheme="minorHAnsi"/>
            <w:sz w:val="24"/>
            <w:szCs w:val="24"/>
            <w:rPrChange w:id="2580" w:author="Cristian Sbrolli" w:date="2020-12-04T22:04:00Z">
              <w:rPr>
                <w:rStyle w:val="Enfasidelicata"/>
                <w:rFonts w:ascii="Bell MT" w:hAnsi="Bell MT"/>
                <w:sz w:val="44"/>
                <w:szCs w:val="44"/>
              </w:rPr>
            </w:rPrChange>
          </w:rPr>
          <w:t xml:space="preserve"> |</w:t>
        </w:r>
      </w:ins>
    </w:p>
    <w:p w14:paraId="5DA8BA57" w14:textId="77777777" w:rsidR="005432E1" w:rsidRPr="005432E1" w:rsidRDefault="005432E1" w:rsidP="005432E1">
      <w:pPr>
        <w:pStyle w:val="Paragrafoelenco"/>
        <w:spacing w:line="240" w:lineRule="auto"/>
        <w:ind w:left="360"/>
        <w:rPr>
          <w:ins w:id="2581" w:author="Cristian Sbrolli" w:date="2020-12-04T22:03:00Z"/>
          <w:rStyle w:val="Enfasidelicata"/>
          <w:rFonts w:cstheme="minorHAnsi"/>
          <w:sz w:val="24"/>
          <w:szCs w:val="24"/>
          <w:rPrChange w:id="2582" w:author="Cristian Sbrolli" w:date="2020-12-04T22:04:00Z">
            <w:rPr>
              <w:ins w:id="2583" w:author="Cristian Sbrolli" w:date="2020-12-04T22:03:00Z"/>
              <w:rStyle w:val="Enfasidelicata"/>
              <w:rFonts w:ascii="Bell MT" w:hAnsi="Bell MT"/>
              <w:sz w:val="44"/>
              <w:szCs w:val="44"/>
            </w:rPr>
          </w:rPrChange>
        </w:rPr>
      </w:pPr>
      <w:ins w:id="2584" w:author="Cristian Sbrolli" w:date="2020-12-04T22:03:00Z">
        <w:r w:rsidRPr="005432E1">
          <w:rPr>
            <w:rStyle w:val="Enfasidelicata"/>
            <w:rFonts w:cstheme="minorHAnsi"/>
            <w:sz w:val="24"/>
            <w:szCs w:val="24"/>
            <w:rPrChange w:id="2585" w:author="Cristian Sbrolli" w:date="2020-12-04T22:04:00Z">
              <w:rPr>
                <w:rStyle w:val="Enfasidelicata"/>
                <w:rFonts w:ascii="Bell MT" w:hAnsi="Bell MT"/>
                <w:sz w:val="44"/>
                <w:szCs w:val="44"/>
              </w:rPr>
            </w:rPrChange>
          </w:rPr>
          <w:tab/>
          <w:t>(d1.localizationDevice != none and d2.localizationDevice != none) implies d1.localizationDevice != d2.localizationDevice</w:t>
        </w:r>
      </w:ins>
    </w:p>
    <w:p w14:paraId="2D0186E7" w14:textId="77777777" w:rsidR="005432E1" w:rsidRPr="005432E1" w:rsidRDefault="005432E1" w:rsidP="005432E1">
      <w:pPr>
        <w:pStyle w:val="Paragrafoelenco"/>
        <w:spacing w:line="240" w:lineRule="auto"/>
        <w:ind w:left="360"/>
        <w:rPr>
          <w:ins w:id="2586" w:author="Cristian Sbrolli" w:date="2020-12-04T22:03:00Z"/>
          <w:rStyle w:val="Enfasidelicata"/>
          <w:rFonts w:cstheme="minorHAnsi"/>
          <w:sz w:val="24"/>
          <w:szCs w:val="24"/>
          <w:rPrChange w:id="2587" w:author="Cristian Sbrolli" w:date="2020-12-04T22:04:00Z">
            <w:rPr>
              <w:ins w:id="2588" w:author="Cristian Sbrolli" w:date="2020-12-04T22:03:00Z"/>
              <w:rStyle w:val="Enfasidelicata"/>
              <w:rFonts w:ascii="Bell MT" w:hAnsi="Bell MT"/>
              <w:sz w:val="44"/>
              <w:szCs w:val="44"/>
            </w:rPr>
          </w:rPrChange>
        </w:rPr>
      </w:pPr>
      <w:ins w:id="2589" w:author="Cristian Sbrolli" w:date="2020-12-04T22:03:00Z">
        <w:r w:rsidRPr="005432E1">
          <w:rPr>
            <w:rStyle w:val="Enfasidelicata"/>
            <w:rFonts w:cstheme="minorHAnsi"/>
            <w:sz w:val="24"/>
            <w:szCs w:val="24"/>
            <w:rPrChange w:id="2590" w:author="Cristian Sbrolli" w:date="2020-12-04T22:04:00Z">
              <w:rPr>
                <w:rStyle w:val="Enfasidelicata"/>
                <w:rFonts w:ascii="Bell MT" w:hAnsi="Bell MT"/>
                <w:sz w:val="44"/>
                <w:szCs w:val="44"/>
              </w:rPr>
            </w:rPrChange>
          </w:rPr>
          <w:t>}</w:t>
        </w:r>
      </w:ins>
    </w:p>
    <w:p w14:paraId="2EA129F4" w14:textId="77777777" w:rsidR="005432E1" w:rsidRPr="005432E1" w:rsidRDefault="005432E1" w:rsidP="005432E1">
      <w:pPr>
        <w:pStyle w:val="Paragrafoelenco"/>
        <w:spacing w:line="240" w:lineRule="auto"/>
        <w:ind w:left="360"/>
        <w:rPr>
          <w:ins w:id="2591" w:author="Cristian Sbrolli" w:date="2020-12-04T22:03:00Z"/>
          <w:rStyle w:val="Enfasidelicata"/>
          <w:rFonts w:cstheme="minorHAnsi"/>
          <w:sz w:val="24"/>
          <w:szCs w:val="24"/>
          <w:rPrChange w:id="2592" w:author="Cristian Sbrolli" w:date="2020-12-04T22:04:00Z">
            <w:rPr>
              <w:ins w:id="2593" w:author="Cristian Sbrolli" w:date="2020-12-04T22:03:00Z"/>
              <w:rStyle w:val="Enfasidelicata"/>
              <w:rFonts w:ascii="Bell MT" w:hAnsi="Bell MT"/>
              <w:sz w:val="44"/>
              <w:szCs w:val="44"/>
            </w:rPr>
          </w:rPrChange>
        </w:rPr>
      </w:pPr>
    </w:p>
    <w:p w14:paraId="77D34DE7" w14:textId="77777777" w:rsidR="005432E1" w:rsidRPr="005432E1" w:rsidRDefault="005432E1" w:rsidP="005432E1">
      <w:pPr>
        <w:pStyle w:val="Paragrafoelenco"/>
        <w:spacing w:line="240" w:lineRule="auto"/>
        <w:ind w:left="360"/>
        <w:rPr>
          <w:ins w:id="2594" w:author="Cristian Sbrolli" w:date="2020-12-04T22:03:00Z"/>
          <w:rStyle w:val="Enfasidelicata"/>
          <w:rFonts w:cstheme="minorHAnsi"/>
          <w:sz w:val="24"/>
          <w:szCs w:val="24"/>
          <w:rPrChange w:id="2595" w:author="Cristian Sbrolli" w:date="2020-12-04T22:04:00Z">
            <w:rPr>
              <w:ins w:id="2596" w:author="Cristian Sbrolli" w:date="2020-12-04T22:03:00Z"/>
              <w:rStyle w:val="Enfasidelicata"/>
              <w:rFonts w:ascii="Bell MT" w:hAnsi="Bell MT"/>
              <w:sz w:val="44"/>
              <w:szCs w:val="44"/>
            </w:rPr>
          </w:rPrChange>
        </w:rPr>
      </w:pPr>
      <w:ins w:id="2597" w:author="Cristian Sbrolli" w:date="2020-12-04T22:03:00Z">
        <w:r w:rsidRPr="005432E1">
          <w:rPr>
            <w:rStyle w:val="Enfasidelicata"/>
            <w:rFonts w:cstheme="minorHAnsi"/>
            <w:sz w:val="24"/>
            <w:szCs w:val="24"/>
            <w:rPrChange w:id="2598" w:author="Cristian Sbrolli" w:date="2020-12-04T22:04:00Z">
              <w:rPr>
                <w:rStyle w:val="Enfasidelicata"/>
                <w:rFonts w:ascii="Bell MT" w:hAnsi="Bell MT"/>
                <w:sz w:val="44"/>
                <w:szCs w:val="44"/>
              </w:rPr>
            </w:rPrChange>
          </w:rPr>
          <w:t>//each ticket system is associated to one and only one market</w:t>
        </w:r>
      </w:ins>
    </w:p>
    <w:p w14:paraId="00609613" w14:textId="77777777" w:rsidR="005432E1" w:rsidRPr="005432E1" w:rsidRDefault="005432E1" w:rsidP="005432E1">
      <w:pPr>
        <w:pStyle w:val="Paragrafoelenco"/>
        <w:spacing w:line="240" w:lineRule="auto"/>
        <w:ind w:left="360"/>
        <w:rPr>
          <w:ins w:id="2599" w:author="Cristian Sbrolli" w:date="2020-12-04T22:03:00Z"/>
          <w:rStyle w:val="Enfasidelicata"/>
          <w:rFonts w:cstheme="minorHAnsi"/>
          <w:sz w:val="24"/>
          <w:szCs w:val="24"/>
          <w:rPrChange w:id="2600" w:author="Cristian Sbrolli" w:date="2020-12-04T22:04:00Z">
            <w:rPr>
              <w:ins w:id="2601" w:author="Cristian Sbrolli" w:date="2020-12-04T22:03:00Z"/>
              <w:rStyle w:val="Enfasidelicata"/>
              <w:rFonts w:ascii="Bell MT" w:hAnsi="Bell MT"/>
              <w:sz w:val="44"/>
              <w:szCs w:val="44"/>
            </w:rPr>
          </w:rPrChange>
        </w:rPr>
      </w:pPr>
      <w:ins w:id="2602" w:author="Cristian Sbrolli" w:date="2020-12-04T22:03:00Z">
        <w:r w:rsidRPr="005432E1">
          <w:rPr>
            <w:rStyle w:val="Enfasidelicata"/>
            <w:rFonts w:cstheme="minorHAnsi"/>
            <w:sz w:val="24"/>
            <w:szCs w:val="24"/>
            <w:rPrChange w:id="2603" w:author="Cristian Sbrolli" w:date="2020-12-04T22:04:00Z">
              <w:rPr>
                <w:rStyle w:val="Enfasidelicata"/>
                <w:rFonts w:ascii="Bell MT" w:hAnsi="Bell MT"/>
                <w:sz w:val="44"/>
                <w:szCs w:val="44"/>
              </w:rPr>
            </w:rPrChange>
          </w:rPr>
          <w:t>fact{</w:t>
        </w:r>
      </w:ins>
    </w:p>
    <w:p w14:paraId="146A13D2" w14:textId="77777777" w:rsidR="005432E1" w:rsidRPr="005432E1" w:rsidRDefault="005432E1" w:rsidP="005432E1">
      <w:pPr>
        <w:pStyle w:val="Paragrafoelenco"/>
        <w:spacing w:line="240" w:lineRule="auto"/>
        <w:ind w:left="360"/>
        <w:rPr>
          <w:ins w:id="2604" w:author="Cristian Sbrolli" w:date="2020-12-04T22:03:00Z"/>
          <w:rStyle w:val="Enfasidelicata"/>
          <w:rFonts w:cstheme="minorHAnsi"/>
          <w:sz w:val="24"/>
          <w:szCs w:val="24"/>
          <w:rPrChange w:id="2605" w:author="Cristian Sbrolli" w:date="2020-12-04T22:04:00Z">
            <w:rPr>
              <w:ins w:id="2606" w:author="Cristian Sbrolli" w:date="2020-12-04T22:03:00Z"/>
              <w:rStyle w:val="Enfasidelicata"/>
              <w:rFonts w:ascii="Bell MT" w:hAnsi="Bell MT"/>
              <w:sz w:val="44"/>
              <w:szCs w:val="44"/>
            </w:rPr>
          </w:rPrChange>
        </w:rPr>
      </w:pPr>
      <w:ins w:id="2607" w:author="Cristian Sbrolli" w:date="2020-12-04T22:03:00Z">
        <w:r w:rsidRPr="005432E1">
          <w:rPr>
            <w:rStyle w:val="Enfasidelicata"/>
            <w:rFonts w:cstheme="minorHAnsi"/>
            <w:sz w:val="24"/>
            <w:szCs w:val="24"/>
            <w:rPrChange w:id="2608" w:author="Cristian Sbrolli" w:date="2020-12-04T22:04:00Z">
              <w:rPr>
                <w:rStyle w:val="Enfasidelicata"/>
                <w:rFonts w:ascii="Bell MT" w:hAnsi="Bell MT"/>
                <w:sz w:val="44"/>
                <w:szCs w:val="44"/>
              </w:rPr>
            </w:rPrChange>
          </w:rPr>
          <w:t xml:space="preserve">all t: </w:t>
        </w:r>
        <w:proofErr w:type="spellStart"/>
        <w:r w:rsidRPr="005432E1">
          <w:rPr>
            <w:rStyle w:val="Enfasidelicata"/>
            <w:rFonts w:cstheme="minorHAnsi"/>
            <w:sz w:val="24"/>
            <w:szCs w:val="24"/>
            <w:rPrChange w:id="2609"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610" w:author="Cristian Sbrolli" w:date="2020-12-04T22:04:00Z">
              <w:rPr>
                <w:rStyle w:val="Enfasidelicata"/>
                <w:rFonts w:ascii="Bell MT" w:hAnsi="Bell MT"/>
                <w:sz w:val="44"/>
                <w:szCs w:val="44"/>
              </w:rPr>
            </w:rPrChange>
          </w:rPr>
          <w:t xml:space="preserve"> | </w:t>
        </w:r>
      </w:ins>
    </w:p>
    <w:p w14:paraId="44872C9E" w14:textId="77777777" w:rsidR="005432E1" w:rsidRPr="005432E1" w:rsidRDefault="005432E1" w:rsidP="005432E1">
      <w:pPr>
        <w:pStyle w:val="Paragrafoelenco"/>
        <w:spacing w:line="240" w:lineRule="auto"/>
        <w:ind w:left="360"/>
        <w:rPr>
          <w:ins w:id="2611" w:author="Cristian Sbrolli" w:date="2020-12-04T22:03:00Z"/>
          <w:rStyle w:val="Enfasidelicata"/>
          <w:rFonts w:cstheme="minorHAnsi"/>
          <w:sz w:val="24"/>
          <w:szCs w:val="24"/>
          <w:rPrChange w:id="2612" w:author="Cristian Sbrolli" w:date="2020-12-04T22:04:00Z">
            <w:rPr>
              <w:ins w:id="2613" w:author="Cristian Sbrolli" w:date="2020-12-04T22:03:00Z"/>
              <w:rStyle w:val="Enfasidelicata"/>
              <w:rFonts w:ascii="Bell MT" w:hAnsi="Bell MT"/>
              <w:sz w:val="44"/>
              <w:szCs w:val="44"/>
            </w:rPr>
          </w:rPrChange>
        </w:rPr>
      </w:pPr>
      <w:ins w:id="2614" w:author="Cristian Sbrolli" w:date="2020-12-04T22:03:00Z">
        <w:r w:rsidRPr="005432E1">
          <w:rPr>
            <w:rStyle w:val="Enfasidelicata"/>
            <w:rFonts w:cstheme="minorHAnsi"/>
            <w:sz w:val="24"/>
            <w:szCs w:val="24"/>
            <w:rPrChange w:id="2615" w:author="Cristian Sbrolli" w:date="2020-12-04T22:04:00Z">
              <w:rPr>
                <w:rStyle w:val="Enfasidelicata"/>
                <w:rFonts w:ascii="Bell MT" w:hAnsi="Bell MT"/>
                <w:sz w:val="44"/>
                <w:szCs w:val="44"/>
              </w:rPr>
            </w:rPrChange>
          </w:rPr>
          <w:tab/>
          <w:t>#(ticketManager.t) = 1</w:t>
        </w:r>
      </w:ins>
    </w:p>
    <w:p w14:paraId="10C77CA1" w14:textId="77777777" w:rsidR="005432E1" w:rsidRPr="005432E1" w:rsidRDefault="005432E1" w:rsidP="005432E1">
      <w:pPr>
        <w:pStyle w:val="Paragrafoelenco"/>
        <w:spacing w:line="240" w:lineRule="auto"/>
        <w:ind w:left="360"/>
        <w:rPr>
          <w:ins w:id="2616" w:author="Cristian Sbrolli" w:date="2020-12-04T22:03:00Z"/>
          <w:rStyle w:val="Enfasidelicata"/>
          <w:rFonts w:cstheme="minorHAnsi"/>
          <w:sz w:val="24"/>
          <w:szCs w:val="24"/>
          <w:rPrChange w:id="2617" w:author="Cristian Sbrolli" w:date="2020-12-04T22:04:00Z">
            <w:rPr>
              <w:ins w:id="2618" w:author="Cristian Sbrolli" w:date="2020-12-04T22:03:00Z"/>
              <w:rStyle w:val="Enfasidelicata"/>
              <w:rFonts w:ascii="Bell MT" w:hAnsi="Bell MT"/>
              <w:sz w:val="44"/>
              <w:szCs w:val="44"/>
            </w:rPr>
          </w:rPrChange>
        </w:rPr>
      </w:pPr>
      <w:ins w:id="2619" w:author="Cristian Sbrolli" w:date="2020-12-04T22:03:00Z">
        <w:r w:rsidRPr="005432E1">
          <w:rPr>
            <w:rStyle w:val="Enfasidelicata"/>
            <w:rFonts w:cstheme="minorHAnsi"/>
            <w:sz w:val="24"/>
            <w:szCs w:val="24"/>
            <w:rPrChange w:id="2620" w:author="Cristian Sbrolli" w:date="2020-12-04T22:04:00Z">
              <w:rPr>
                <w:rStyle w:val="Enfasidelicata"/>
                <w:rFonts w:ascii="Bell MT" w:hAnsi="Bell MT"/>
                <w:sz w:val="44"/>
                <w:szCs w:val="44"/>
              </w:rPr>
            </w:rPrChange>
          </w:rPr>
          <w:t>}</w:t>
        </w:r>
      </w:ins>
    </w:p>
    <w:p w14:paraId="5004E043" w14:textId="77777777" w:rsidR="005432E1" w:rsidRPr="005432E1" w:rsidRDefault="005432E1" w:rsidP="005432E1">
      <w:pPr>
        <w:pStyle w:val="Paragrafoelenco"/>
        <w:spacing w:line="240" w:lineRule="auto"/>
        <w:ind w:left="360"/>
        <w:rPr>
          <w:ins w:id="2621" w:author="Cristian Sbrolli" w:date="2020-12-04T22:03:00Z"/>
          <w:rStyle w:val="Enfasidelicata"/>
          <w:rFonts w:cstheme="minorHAnsi"/>
          <w:sz w:val="24"/>
          <w:szCs w:val="24"/>
          <w:rPrChange w:id="2622" w:author="Cristian Sbrolli" w:date="2020-12-04T22:04:00Z">
            <w:rPr>
              <w:ins w:id="2623" w:author="Cristian Sbrolli" w:date="2020-12-04T22:03:00Z"/>
              <w:rStyle w:val="Enfasidelicata"/>
              <w:rFonts w:ascii="Bell MT" w:hAnsi="Bell MT"/>
              <w:sz w:val="44"/>
              <w:szCs w:val="44"/>
            </w:rPr>
          </w:rPrChange>
        </w:rPr>
      </w:pPr>
    </w:p>
    <w:p w14:paraId="661C57E2" w14:textId="77777777" w:rsidR="005432E1" w:rsidRPr="005432E1" w:rsidRDefault="005432E1" w:rsidP="005432E1">
      <w:pPr>
        <w:pStyle w:val="Paragrafoelenco"/>
        <w:spacing w:line="240" w:lineRule="auto"/>
        <w:ind w:left="360"/>
        <w:rPr>
          <w:ins w:id="2624" w:author="Cristian Sbrolli" w:date="2020-12-04T22:03:00Z"/>
          <w:rStyle w:val="Enfasidelicata"/>
          <w:rFonts w:cstheme="minorHAnsi"/>
          <w:sz w:val="24"/>
          <w:szCs w:val="24"/>
          <w:rPrChange w:id="2625" w:author="Cristian Sbrolli" w:date="2020-12-04T22:04:00Z">
            <w:rPr>
              <w:ins w:id="2626" w:author="Cristian Sbrolli" w:date="2020-12-04T22:03:00Z"/>
              <w:rStyle w:val="Enfasidelicata"/>
              <w:rFonts w:ascii="Bell MT" w:hAnsi="Bell MT"/>
              <w:sz w:val="44"/>
              <w:szCs w:val="44"/>
            </w:rPr>
          </w:rPrChange>
        </w:rPr>
      </w:pPr>
      <w:ins w:id="2627" w:author="Cristian Sbrolli" w:date="2020-12-04T22:03:00Z">
        <w:r w:rsidRPr="005432E1">
          <w:rPr>
            <w:rStyle w:val="Enfasidelicata"/>
            <w:rFonts w:cstheme="minorHAnsi"/>
            <w:sz w:val="24"/>
            <w:szCs w:val="24"/>
            <w:rPrChange w:id="2628"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629" w:author="Cristian Sbrolli" w:date="2020-12-04T22:04:00Z">
              <w:rPr>
                <w:rStyle w:val="Enfasidelicata"/>
                <w:rFonts w:ascii="Bell MT" w:hAnsi="Bell MT"/>
                <w:sz w:val="44"/>
                <w:szCs w:val="44"/>
              </w:rPr>
            </w:rPrChange>
          </w:rPr>
          <w:t>eachQRCodeReader</w:t>
        </w:r>
        <w:proofErr w:type="spellEnd"/>
        <w:r w:rsidRPr="005432E1">
          <w:rPr>
            <w:rStyle w:val="Enfasidelicata"/>
            <w:rFonts w:cstheme="minorHAnsi"/>
            <w:sz w:val="24"/>
            <w:szCs w:val="24"/>
            <w:rPrChange w:id="2630" w:author="Cristian Sbrolli" w:date="2020-12-04T22:04:00Z">
              <w:rPr>
                <w:rStyle w:val="Enfasidelicata"/>
                <w:rFonts w:ascii="Bell MT" w:hAnsi="Bell MT"/>
                <w:sz w:val="44"/>
                <w:szCs w:val="44"/>
              </w:rPr>
            </w:rPrChange>
          </w:rPr>
          <w:t xml:space="preserve"> is associated to a desk, an </w:t>
        </w:r>
        <w:proofErr w:type="gramStart"/>
        <w:r w:rsidRPr="005432E1">
          <w:rPr>
            <w:rStyle w:val="Enfasidelicata"/>
            <w:rFonts w:cstheme="minorHAnsi"/>
            <w:sz w:val="24"/>
            <w:szCs w:val="24"/>
            <w:rPrChange w:id="2631" w:author="Cristian Sbrolli" w:date="2020-12-04T22:04:00Z">
              <w:rPr>
                <w:rStyle w:val="Enfasidelicata"/>
                <w:rFonts w:ascii="Bell MT" w:hAnsi="Bell MT"/>
                <w:sz w:val="44"/>
                <w:szCs w:val="44"/>
              </w:rPr>
            </w:rPrChange>
          </w:rPr>
          <w:t>entrance</w:t>
        </w:r>
        <w:proofErr w:type="gramEnd"/>
        <w:r w:rsidRPr="005432E1">
          <w:rPr>
            <w:rStyle w:val="Enfasidelicata"/>
            <w:rFonts w:cstheme="minorHAnsi"/>
            <w:sz w:val="24"/>
            <w:szCs w:val="24"/>
            <w:rPrChange w:id="2632" w:author="Cristian Sbrolli" w:date="2020-12-04T22:04:00Z">
              <w:rPr>
                <w:rStyle w:val="Enfasidelicata"/>
                <w:rFonts w:ascii="Bell MT" w:hAnsi="Bell MT"/>
                <w:sz w:val="44"/>
                <w:szCs w:val="44"/>
              </w:rPr>
            </w:rPrChange>
          </w:rPr>
          <w:t xml:space="preserve"> or an exit</w:t>
        </w:r>
      </w:ins>
    </w:p>
    <w:p w14:paraId="6864685E" w14:textId="77777777" w:rsidR="005432E1" w:rsidRPr="005432E1" w:rsidRDefault="005432E1" w:rsidP="005432E1">
      <w:pPr>
        <w:pStyle w:val="Paragrafoelenco"/>
        <w:spacing w:line="240" w:lineRule="auto"/>
        <w:ind w:left="360"/>
        <w:rPr>
          <w:ins w:id="2633" w:author="Cristian Sbrolli" w:date="2020-12-04T22:03:00Z"/>
          <w:rStyle w:val="Enfasidelicata"/>
          <w:rFonts w:cstheme="minorHAnsi"/>
          <w:sz w:val="24"/>
          <w:szCs w:val="24"/>
          <w:rPrChange w:id="2634" w:author="Cristian Sbrolli" w:date="2020-12-04T22:04:00Z">
            <w:rPr>
              <w:ins w:id="2635" w:author="Cristian Sbrolli" w:date="2020-12-04T22:03:00Z"/>
              <w:rStyle w:val="Enfasidelicata"/>
              <w:rFonts w:ascii="Bell MT" w:hAnsi="Bell MT"/>
              <w:sz w:val="44"/>
              <w:szCs w:val="44"/>
            </w:rPr>
          </w:rPrChange>
        </w:rPr>
      </w:pPr>
      <w:ins w:id="2636" w:author="Cristian Sbrolli" w:date="2020-12-04T22:03:00Z">
        <w:r w:rsidRPr="005432E1">
          <w:rPr>
            <w:rStyle w:val="Enfasidelicata"/>
            <w:rFonts w:cstheme="minorHAnsi"/>
            <w:sz w:val="24"/>
            <w:szCs w:val="24"/>
            <w:rPrChange w:id="2637" w:author="Cristian Sbrolli" w:date="2020-12-04T22:04:00Z">
              <w:rPr>
                <w:rStyle w:val="Enfasidelicata"/>
                <w:rFonts w:ascii="Bell MT" w:hAnsi="Bell MT"/>
                <w:sz w:val="44"/>
                <w:szCs w:val="44"/>
              </w:rPr>
            </w:rPrChange>
          </w:rPr>
          <w:t>fact {</w:t>
        </w:r>
      </w:ins>
    </w:p>
    <w:p w14:paraId="6F04D43C" w14:textId="77777777" w:rsidR="005432E1" w:rsidRPr="005432E1" w:rsidRDefault="005432E1" w:rsidP="005432E1">
      <w:pPr>
        <w:pStyle w:val="Paragrafoelenco"/>
        <w:spacing w:line="240" w:lineRule="auto"/>
        <w:ind w:left="360"/>
        <w:rPr>
          <w:ins w:id="2638" w:author="Cristian Sbrolli" w:date="2020-12-04T22:03:00Z"/>
          <w:rStyle w:val="Enfasidelicata"/>
          <w:rFonts w:cstheme="minorHAnsi"/>
          <w:sz w:val="24"/>
          <w:szCs w:val="24"/>
          <w:rPrChange w:id="2639" w:author="Cristian Sbrolli" w:date="2020-12-04T22:04:00Z">
            <w:rPr>
              <w:ins w:id="2640" w:author="Cristian Sbrolli" w:date="2020-12-04T22:03:00Z"/>
              <w:rStyle w:val="Enfasidelicata"/>
              <w:rFonts w:ascii="Bell MT" w:hAnsi="Bell MT"/>
              <w:sz w:val="44"/>
              <w:szCs w:val="44"/>
            </w:rPr>
          </w:rPrChange>
        </w:rPr>
      </w:pPr>
      <w:ins w:id="2641" w:author="Cristian Sbrolli" w:date="2020-12-04T22:03:00Z">
        <w:r w:rsidRPr="005432E1">
          <w:rPr>
            <w:rStyle w:val="Enfasidelicata"/>
            <w:rFonts w:cstheme="minorHAnsi"/>
            <w:sz w:val="24"/>
            <w:szCs w:val="24"/>
            <w:rPrChange w:id="2642"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643" w:author="Cristian Sbrolli" w:date="2020-12-04T22:04:00Z">
              <w:rPr>
                <w:rStyle w:val="Enfasidelicata"/>
                <w:rFonts w:ascii="Bell MT" w:hAnsi="Bell MT"/>
                <w:sz w:val="44"/>
                <w:szCs w:val="44"/>
              </w:rPr>
            </w:rPrChange>
          </w:rPr>
          <w:t>qr</w:t>
        </w:r>
        <w:proofErr w:type="spellEnd"/>
        <w:r w:rsidRPr="005432E1">
          <w:rPr>
            <w:rStyle w:val="Enfasidelicata"/>
            <w:rFonts w:cstheme="minorHAnsi"/>
            <w:sz w:val="24"/>
            <w:szCs w:val="24"/>
            <w:rPrChange w:id="2644"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645"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2646" w:author="Cristian Sbrolli" w:date="2020-12-04T22:04:00Z">
              <w:rPr>
                <w:rStyle w:val="Enfasidelicata"/>
                <w:rFonts w:ascii="Bell MT" w:hAnsi="Bell MT"/>
                <w:sz w:val="44"/>
                <w:szCs w:val="44"/>
              </w:rPr>
            </w:rPrChange>
          </w:rPr>
          <w:t xml:space="preserve"> | #(freeExit.qr + </w:t>
        </w:r>
        <w:proofErr w:type="spellStart"/>
        <w:r w:rsidRPr="005432E1">
          <w:rPr>
            <w:rStyle w:val="Enfasidelicata"/>
            <w:rFonts w:cstheme="minorHAnsi"/>
            <w:sz w:val="24"/>
            <w:szCs w:val="24"/>
            <w:rPrChange w:id="2647" w:author="Cristian Sbrolli" w:date="2020-12-04T22:04:00Z">
              <w:rPr>
                <w:rStyle w:val="Enfasidelicata"/>
                <w:rFonts w:ascii="Bell MT" w:hAnsi="Bell MT"/>
                <w:sz w:val="44"/>
                <w:szCs w:val="44"/>
              </w:rPr>
            </w:rPrChange>
          </w:rPr>
          <w:t>entrances.qr</w:t>
        </w:r>
        <w:proofErr w:type="spellEnd"/>
        <w:r w:rsidRPr="005432E1">
          <w:rPr>
            <w:rStyle w:val="Enfasidelicata"/>
            <w:rFonts w:cstheme="minorHAnsi"/>
            <w:sz w:val="24"/>
            <w:szCs w:val="24"/>
            <w:rPrChange w:id="2648"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649" w:author="Cristian Sbrolli" w:date="2020-12-04T22:04:00Z">
              <w:rPr>
                <w:rStyle w:val="Enfasidelicata"/>
                <w:rFonts w:ascii="Bell MT" w:hAnsi="Bell MT"/>
                <w:sz w:val="44"/>
                <w:szCs w:val="44"/>
              </w:rPr>
            </w:rPrChange>
          </w:rPr>
          <w:t>reader.qr</w:t>
        </w:r>
        <w:proofErr w:type="spellEnd"/>
        <w:r w:rsidRPr="005432E1">
          <w:rPr>
            <w:rStyle w:val="Enfasidelicata"/>
            <w:rFonts w:cstheme="minorHAnsi"/>
            <w:sz w:val="24"/>
            <w:szCs w:val="24"/>
            <w:rPrChange w:id="2650" w:author="Cristian Sbrolli" w:date="2020-12-04T22:04:00Z">
              <w:rPr>
                <w:rStyle w:val="Enfasidelicata"/>
                <w:rFonts w:ascii="Bell MT" w:hAnsi="Bell MT"/>
                <w:sz w:val="44"/>
                <w:szCs w:val="44"/>
              </w:rPr>
            </w:rPrChange>
          </w:rPr>
          <w:t>) = 1</w:t>
        </w:r>
      </w:ins>
    </w:p>
    <w:p w14:paraId="274EE5D4" w14:textId="77777777" w:rsidR="005432E1" w:rsidRPr="005432E1" w:rsidRDefault="005432E1" w:rsidP="005432E1">
      <w:pPr>
        <w:pStyle w:val="Paragrafoelenco"/>
        <w:spacing w:line="240" w:lineRule="auto"/>
        <w:ind w:left="360"/>
        <w:rPr>
          <w:ins w:id="2651" w:author="Cristian Sbrolli" w:date="2020-12-04T22:03:00Z"/>
          <w:rStyle w:val="Enfasidelicata"/>
          <w:rFonts w:cstheme="minorHAnsi"/>
          <w:sz w:val="24"/>
          <w:szCs w:val="24"/>
          <w:rPrChange w:id="2652" w:author="Cristian Sbrolli" w:date="2020-12-04T22:04:00Z">
            <w:rPr>
              <w:ins w:id="2653" w:author="Cristian Sbrolli" w:date="2020-12-04T22:03:00Z"/>
              <w:rStyle w:val="Enfasidelicata"/>
              <w:rFonts w:ascii="Bell MT" w:hAnsi="Bell MT"/>
              <w:sz w:val="44"/>
              <w:szCs w:val="44"/>
            </w:rPr>
          </w:rPrChange>
        </w:rPr>
      </w:pPr>
      <w:ins w:id="2654" w:author="Cristian Sbrolli" w:date="2020-12-04T22:03:00Z">
        <w:r w:rsidRPr="005432E1">
          <w:rPr>
            <w:rStyle w:val="Enfasidelicata"/>
            <w:rFonts w:cstheme="minorHAnsi"/>
            <w:sz w:val="24"/>
            <w:szCs w:val="24"/>
            <w:rPrChange w:id="2655" w:author="Cristian Sbrolli" w:date="2020-12-04T22:04:00Z">
              <w:rPr>
                <w:rStyle w:val="Enfasidelicata"/>
                <w:rFonts w:ascii="Bell MT" w:hAnsi="Bell MT"/>
                <w:sz w:val="44"/>
                <w:szCs w:val="44"/>
              </w:rPr>
            </w:rPrChange>
          </w:rPr>
          <w:t>}</w:t>
        </w:r>
      </w:ins>
    </w:p>
    <w:p w14:paraId="18D3BC60" w14:textId="77777777" w:rsidR="005432E1" w:rsidRPr="005432E1" w:rsidRDefault="005432E1" w:rsidP="005432E1">
      <w:pPr>
        <w:pStyle w:val="Paragrafoelenco"/>
        <w:spacing w:line="240" w:lineRule="auto"/>
        <w:ind w:left="360"/>
        <w:rPr>
          <w:ins w:id="2656" w:author="Cristian Sbrolli" w:date="2020-12-04T22:03:00Z"/>
          <w:rStyle w:val="Enfasidelicata"/>
          <w:rFonts w:cstheme="minorHAnsi"/>
          <w:sz w:val="24"/>
          <w:szCs w:val="24"/>
          <w:rPrChange w:id="2657" w:author="Cristian Sbrolli" w:date="2020-12-04T22:04:00Z">
            <w:rPr>
              <w:ins w:id="2658" w:author="Cristian Sbrolli" w:date="2020-12-04T22:03:00Z"/>
              <w:rStyle w:val="Enfasidelicata"/>
              <w:rFonts w:ascii="Bell MT" w:hAnsi="Bell MT"/>
              <w:sz w:val="44"/>
              <w:szCs w:val="44"/>
            </w:rPr>
          </w:rPrChange>
        </w:rPr>
      </w:pPr>
    </w:p>
    <w:p w14:paraId="0DEE77DC" w14:textId="77777777" w:rsidR="005432E1" w:rsidRPr="005432E1" w:rsidRDefault="005432E1" w:rsidP="005432E1">
      <w:pPr>
        <w:pStyle w:val="Paragrafoelenco"/>
        <w:spacing w:line="240" w:lineRule="auto"/>
        <w:ind w:left="360"/>
        <w:rPr>
          <w:ins w:id="2659" w:author="Cristian Sbrolli" w:date="2020-12-04T22:03:00Z"/>
          <w:rStyle w:val="Enfasidelicata"/>
          <w:rFonts w:cstheme="minorHAnsi"/>
          <w:sz w:val="24"/>
          <w:szCs w:val="24"/>
          <w:rPrChange w:id="2660" w:author="Cristian Sbrolli" w:date="2020-12-04T22:04:00Z">
            <w:rPr>
              <w:ins w:id="2661" w:author="Cristian Sbrolli" w:date="2020-12-04T22:03:00Z"/>
              <w:rStyle w:val="Enfasidelicata"/>
              <w:rFonts w:ascii="Bell MT" w:hAnsi="Bell MT"/>
              <w:sz w:val="44"/>
              <w:szCs w:val="44"/>
            </w:rPr>
          </w:rPrChange>
        </w:rPr>
      </w:pPr>
      <w:ins w:id="2662" w:author="Cristian Sbrolli" w:date="2020-12-04T22:03:00Z">
        <w:r w:rsidRPr="005432E1">
          <w:rPr>
            <w:rStyle w:val="Enfasidelicata"/>
            <w:rFonts w:cstheme="minorHAnsi"/>
            <w:sz w:val="24"/>
            <w:szCs w:val="24"/>
            <w:rPrChange w:id="2663" w:author="Cristian Sbrolli" w:date="2020-12-04T22:04:00Z">
              <w:rPr>
                <w:rStyle w:val="Enfasidelicata"/>
                <w:rFonts w:ascii="Bell MT" w:hAnsi="Bell MT"/>
                <w:sz w:val="44"/>
                <w:szCs w:val="44"/>
              </w:rPr>
            </w:rPrChange>
          </w:rPr>
          <w:t xml:space="preserve">//each </w:t>
        </w:r>
        <w:proofErr w:type="spellStart"/>
        <w:r w:rsidRPr="005432E1">
          <w:rPr>
            <w:rStyle w:val="Enfasidelicata"/>
            <w:rFonts w:cstheme="minorHAnsi"/>
            <w:sz w:val="24"/>
            <w:szCs w:val="24"/>
            <w:rPrChange w:id="2664" w:author="Cristian Sbrolli" w:date="2020-12-04T22:04:00Z">
              <w:rPr>
                <w:rStyle w:val="Enfasidelicata"/>
                <w:rFonts w:ascii="Bell MT" w:hAnsi="Bell MT"/>
                <w:sz w:val="44"/>
                <w:szCs w:val="44"/>
              </w:rPr>
            </w:rPrChange>
          </w:rPr>
          <w:t>QRCode</w:t>
        </w:r>
        <w:proofErr w:type="spellEnd"/>
        <w:r w:rsidRPr="005432E1">
          <w:rPr>
            <w:rStyle w:val="Enfasidelicata"/>
            <w:rFonts w:cstheme="minorHAnsi"/>
            <w:sz w:val="24"/>
            <w:szCs w:val="24"/>
            <w:rPrChange w:id="2665" w:author="Cristian Sbrolli" w:date="2020-12-04T22:04:00Z">
              <w:rPr>
                <w:rStyle w:val="Enfasidelicata"/>
                <w:rFonts w:ascii="Bell MT" w:hAnsi="Bell MT"/>
                <w:sz w:val="44"/>
                <w:szCs w:val="44"/>
              </w:rPr>
            </w:rPrChange>
          </w:rPr>
          <w:t xml:space="preserve"> is associated to one ticket</w:t>
        </w:r>
      </w:ins>
    </w:p>
    <w:p w14:paraId="1078E341" w14:textId="77777777" w:rsidR="005432E1" w:rsidRPr="005432E1" w:rsidRDefault="005432E1" w:rsidP="005432E1">
      <w:pPr>
        <w:pStyle w:val="Paragrafoelenco"/>
        <w:spacing w:line="240" w:lineRule="auto"/>
        <w:ind w:left="360"/>
        <w:rPr>
          <w:ins w:id="2666" w:author="Cristian Sbrolli" w:date="2020-12-04T22:03:00Z"/>
          <w:rStyle w:val="Enfasidelicata"/>
          <w:rFonts w:cstheme="minorHAnsi"/>
          <w:sz w:val="24"/>
          <w:szCs w:val="24"/>
          <w:rPrChange w:id="2667" w:author="Cristian Sbrolli" w:date="2020-12-04T22:04:00Z">
            <w:rPr>
              <w:ins w:id="2668" w:author="Cristian Sbrolli" w:date="2020-12-04T22:03:00Z"/>
              <w:rStyle w:val="Enfasidelicata"/>
              <w:rFonts w:ascii="Bell MT" w:hAnsi="Bell MT"/>
              <w:sz w:val="44"/>
              <w:szCs w:val="44"/>
            </w:rPr>
          </w:rPrChange>
        </w:rPr>
      </w:pPr>
      <w:ins w:id="2669" w:author="Cristian Sbrolli" w:date="2020-12-04T22:03:00Z">
        <w:r w:rsidRPr="005432E1">
          <w:rPr>
            <w:rStyle w:val="Enfasidelicata"/>
            <w:rFonts w:cstheme="minorHAnsi"/>
            <w:sz w:val="24"/>
            <w:szCs w:val="24"/>
            <w:rPrChange w:id="2670" w:author="Cristian Sbrolli" w:date="2020-12-04T22:04:00Z">
              <w:rPr>
                <w:rStyle w:val="Enfasidelicata"/>
                <w:rFonts w:ascii="Bell MT" w:hAnsi="Bell MT"/>
                <w:sz w:val="44"/>
                <w:szCs w:val="44"/>
              </w:rPr>
            </w:rPrChange>
          </w:rPr>
          <w:t>fact{</w:t>
        </w:r>
      </w:ins>
    </w:p>
    <w:p w14:paraId="08B2EE29" w14:textId="77777777" w:rsidR="005432E1" w:rsidRPr="005432E1" w:rsidRDefault="005432E1" w:rsidP="005432E1">
      <w:pPr>
        <w:pStyle w:val="Paragrafoelenco"/>
        <w:spacing w:line="240" w:lineRule="auto"/>
        <w:ind w:left="360"/>
        <w:rPr>
          <w:ins w:id="2671" w:author="Cristian Sbrolli" w:date="2020-12-04T22:03:00Z"/>
          <w:rStyle w:val="Enfasidelicata"/>
          <w:rFonts w:cstheme="minorHAnsi"/>
          <w:sz w:val="24"/>
          <w:szCs w:val="24"/>
          <w:rPrChange w:id="2672" w:author="Cristian Sbrolli" w:date="2020-12-04T22:04:00Z">
            <w:rPr>
              <w:ins w:id="2673" w:author="Cristian Sbrolli" w:date="2020-12-04T22:03:00Z"/>
              <w:rStyle w:val="Enfasidelicata"/>
              <w:rFonts w:ascii="Bell MT" w:hAnsi="Bell MT"/>
              <w:sz w:val="44"/>
              <w:szCs w:val="44"/>
            </w:rPr>
          </w:rPrChange>
        </w:rPr>
      </w:pPr>
      <w:ins w:id="2674" w:author="Cristian Sbrolli" w:date="2020-12-04T22:03:00Z">
        <w:r w:rsidRPr="005432E1">
          <w:rPr>
            <w:rStyle w:val="Enfasidelicata"/>
            <w:rFonts w:cstheme="minorHAnsi"/>
            <w:sz w:val="24"/>
            <w:szCs w:val="24"/>
            <w:rPrChange w:id="2675" w:author="Cristian Sbrolli" w:date="2020-12-04T22:04:00Z">
              <w:rPr>
                <w:rStyle w:val="Enfasidelicata"/>
                <w:rFonts w:ascii="Bell MT" w:hAnsi="Bell MT"/>
                <w:sz w:val="44"/>
                <w:szCs w:val="44"/>
              </w:rPr>
            </w:rPrChange>
          </w:rPr>
          <w:t xml:space="preserve">all c: </w:t>
        </w:r>
        <w:proofErr w:type="spellStart"/>
        <w:r w:rsidRPr="005432E1">
          <w:rPr>
            <w:rStyle w:val="Enfasidelicata"/>
            <w:rFonts w:cstheme="minorHAnsi"/>
            <w:sz w:val="24"/>
            <w:szCs w:val="24"/>
            <w:rPrChange w:id="2676" w:author="Cristian Sbrolli" w:date="2020-12-04T22:04:00Z">
              <w:rPr>
                <w:rStyle w:val="Enfasidelicata"/>
                <w:rFonts w:ascii="Bell MT" w:hAnsi="Bell MT"/>
                <w:sz w:val="44"/>
                <w:szCs w:val="44"/>
              </w:rPr>
            </w:rPrChange>
          </w:rPr>
          <w:t>QRCode</w:t>
        </w:r>
        <w:proofErr w:type="spellEnd"/>
        <w:r w:rsidRPr="005432E1">
          <w:rPr>
            <w:rStyle w:val="Enfasidelicata"/>
            <w:rFonts w:cstheme="minorHAnsi"/>
            <w:sz w:val="24"/>
            <w:szCs w:val="24"/>
            <w:rPrChange w:id="2677" w:author="Cristian Sbrolli" w:date="2020-12-04T22:04:00Z">
              <w:rPr>
                <w:rStyle w:val="Enfasidelicata"/>
                <w:rFonts w:ascii="Bell MT" w:hAnsi="Bell MT"/>
                <w:sz w:val="44"/>
                <w:szCs w:val="44"/>
              </w:rPr>
            </w:rPrChange>
          </w:rPr>
          <w:t xml:space="preserve"> | #(ticketCode.c) = 1 </w:t>
        </w:r>
      </w:ins>
    </w:p>
    <w:p w14:paraId="5367618D" w14:textId="77777777" w:rsidR="005432E1" w:rsidRPr="005432E1" w:rsidRDefault="005432E1" w:rsidP="005432E1">
      <w:pPr>
        <w:pStyle w:val="Paragrafoelenco"/>
        <w:spacing w:line="240" w:lineRule="auto"/>
        <w:ind w:left="360"/>
        <w:rPr>
          <w:ins w:id="2678" w:author="Cristian Sbrolli" w:date="2020-12-04T22:03:00Z"/>
          <w:rStyle w:val="Enfasidelicata"/>
          <w:rFonts w:cstheme="minorHAnsi"/>
          <w:sz w:val="24"/>
          <w:szCs w:val="24"/>
          <w:rPrChange w:id="2679" w:author="Cristian Sbrolli" w:date="2020-12-04T22:04:00Z">
            <w:rPr>
              <w:ins w:id="2680" w:author="Cristian Sbrolli" w:date="2020-12-04T22:03:00Z"/>
              <w:rStyle w:val="Enfasidelicata"/>
              <w:rFonts w:ascii="Bell MT" w:hAnsi="Bell MT"/>
              <w:sz w:val="44"/>
              <w:szCs w:val="44"/>
            </w:rPr>
          </w:rPrChange>
        </w:rPr>
      </w:pPr>
      <w:ins w:id="2681" w:author="Cristian Sbrolli" w:date="2020-12-04T22:03:00Z">
        <w:r w:rsidRPr="005432E1">
          <w:rPr>
            <w:rStyle w:val="Enfasidelicata"/>
            <w:rFonts w:cstheme="minorHAnsi"/>
            <w:sz w:val="24"/>
            <w:szCs w:val="24"/>
            <w:rPrChange w:id="2682" w:author="Cristian Sbrolli" w:date="2020-12-04T22:04:00Z">
              <w:rPr>
                <w:rStyle w:val="Enfasidelicata"/>
                <w:rFonts w:ascii="Bell MT" w:hAnsi="Bell MT"/>
                <w:sz w:val="44"/>
                <w:szCs w:val="44"/>
              </w:rPr>
            </w:rPrChange>
          </w:rPr>
          <w:t>}</w:t>
        </w:r>
      </w:ins>
    </w:p>
    <w:p w14:paraId="40164314" w14:textId="77777777" w:rsidR="005432E1" w:rsidRPr="005432E1" w:rsidRDefault="005432E1" w:rsidP="005432E1">
      <w:pPr>
        <w:pStyle w:val="Paragrafoelenco"/>
        <w:spacing w:line="240" w:lineRule="auto"/>
        <w:ind w:left="360"/>
        <w:rPr>
          <w:ins w:id="2683" w:author="Cristian Sbrolli" w:date="2020-12-04T22:03:00Z"/>
          <w:rStyle w:val="Enfasidelicata"/>
          <w:rFonts w:cstheme="minorHAnsi"/>
          <w:sz w:val="24"/>
          <w:szCs w:val="24"/>
          <w:rPrChange w:id="2684" w:author="Cristian Sbrolli" w:date="2020-12-04T22:04:00Z">
            <w:rPr>
              <w:ins w:id="2685" w:author="Cristian Sbrolli" w:date="2020-12-04T22:03:00Z"/>
              <w:rStyle w:val="Enfasidelicata"/>
              <w:rFonts w:ascii="Bell MT" w:hAnsi="Bell MT"/>
              <w:sz w:val="44"/>
              <w:szCs w:val="44"/>
            </w:rPr>
          </w:rPrChange>
        </w:rPr>
      </w:pPr>
    </w:p>
    <w:p w14:paraId="31181C7A" w14:textId="77777777" w:rsidR="005432E1" w:rsidRPr="005432E1" w:rsidRDefault="005432E1" w:rsidP="005432E1">
      <w:pPr>
        <w:pStyle w:val="Paragrafoelenco"/>
        <w:spacing w:line="240" w:lineRule="auto"/>
        <w:ind w:left="360"/>
        <w:rPr>
          <w:ins w:id="2686" w:author="Cristian Sbrolli" w:date="2020-12-04T22:03:00Z"/>
          <w:rStyle w:val="Enfasidelicata"/>
          <w:rFonts w:cstheme="minorHAnsi"/>
          <w:sz w:val="24"/>
          <w:szCs w:val="24"/>
          <w:rPrChange w:id="2687" w:author="Cristian Sbrolli" w:date="2020-12-04T22:04:00Z">
            <w:rPr>
              <w:ins w:id="2688" w:author="Cristian Sbrolli" w:date="2020-12-04T22:03:00Z"/>
              <w:rStyle w:val="Enfasidelicata"/>
              <w:rFonts w:ascii="Bell MT" w:hAnsi="Bell MT"/>
              <w:sz w:val="44"/>
              <w:szCs w:val="44"/>
            </w:rPr>
          </w:rPrChange>
        </w:rPr>
      </w:pPr>
      <w:ins w:id="2689" w:author="Cristian Sbrolli" w:date="2020-12-04T22:03:00Z">
        <w:r w:rsidRPr="005432E1">
          <w:rPr>
            <w:rStyle w:val="Enfasidelicata"/>
            <w:rFonts w:cstheme="minorHAnsi"/>
            <w:sz w:val="24"/>
            <w:szCs w:val="24"/>
            <w:rPrChange w:id="2690" w:author="Cristian Sbrolli" w:date="2020-12-04T22:04:00Z">
              <w:rPr>
                <w:rStyle w:val="Enfasidelicata"/>
                <w:rFonts w:ascii="Bell MT" w:hAnsi="Bell MT"/>
                <w:sz w:val="44"/>
                <w:szCs w:val="44"/>
              </w:rPr>
            </w:rPrChange>
          </w:rPr>
          <w:t>//each ticket dispenser is associated to one market</w:t>
        </w:r>
      </w:ins>
    </w:p>
    <w:p w14:paraId="05092F5E" w14:textId="77777777" w:rsidR="005432E1" w:rsidRPr="005432E1" w:rsidRDefault="005432E1" w:rsidP="005432E1">
      <w:pPr>
        <w:pStyle w:val="Paragrafoelenco"/>
        <w:spacing w:line="240" w:lineRule="auto"/>
        <w:ind w:left="360"/>
        <w:rPr>
          <w:ins w:id="2691" w:author="Cristian Sbrolli" w:date="2020-12-04T22:03:00Z"/>
          <w:rStyle w:val="Enfasidelicata"/>
          <w:rFonts w:cstheme="minorHAnsi"/>
          <w:sz w:val="24"/>
          <w:szCs w:val="24"/>
          <w:rPrChange w:id="2692" w:author="Cristian Sbrolli" w:date="2020-12-04T22:04:00Z">
            <w:rPr>
              <w:ins w:id="2693" w:author="Cristian Sbrolli" w:date="2020-12-04T22:03:00Z"/>
              <w:rStyle w:val="Enfasidelicata"/>
              <w:rFonts w:ascii="Bell MT" w:hAnsi="Bell MT"/>
              <w:sz w:val="44"/>
              <w:szCs w:val="44"/>
            </w:rPr>
          </w:rPrChange>
        </w:rPr>
      </w:pPr>
      <w:ins w:id="2694" w:author="Cristian Sbrolli" w:date="2020-12-04T22:03:00Z">
        <w:r w:rsidRPr="005432E1">
          <w:rPr>
            <w:rStyle w:val="Enfasidelicata"/>
            <w:rFonts w:cstheme="minorHAnsi"/>
            <w:sz w:val="24"/>
            <w:szCs w:val="24"/>
            <w:rPrChange w:id="2695" w:author="Cristian Sbrolli" w:date="2020-12-04T22:04:00Z">
              <w:rPr>
                <w:rStyle w:val="Enfasidelicata"/>
                <w:rFonts w:ascii="Bell MT" w:hAnsi="Bell MT"/>
                <w:sz w:val="44"/>
                <w:szCs w:val="44"/>
              </w:rPr>
            </w:rPrChange>
          </w:rPr>
          <w:t>fact{</w:t>
        </w:r>
      </w:ins>
    </w:p>
    <w:p w14:paraId="4C6AE1B8" w14:textId="77777777" w:rsidR="005432E1" w:rsidRPr="005432E1" w:rsidRDefault="005432E1" w:rsidP="005432E1">
      <w:pPr>
        <w:pStyle w:val="Paragrafoelenco"/>
        <w:spacing w:line="240" w:lineRule="auto"/>
        <w:ind w:left="360"/>
        <w:rPr>
          <w:ins w:id="2696" w:author="Cristian Sbrolli" w:date="2020-12-04T22:03:00Z"/>
          <w:rStyle w:val="Enfasidelicata"/>
          <w:rFonts w:cstheme="minorHAnsi"/>
          <w:sz w:val="24"/>
          <w:szCs w:val="24"/>
          <w:rPrChange w:id="2697" w:author="Cristian Sbrolli" w:date="2020-12-04T22:04:00Z">
            <w:rPr>
              <w:ins w:id="2698" w:author="Cristian Sbrolli" w:date="2020-12-04T22:03:00Z"/>
              <w:rStyle w:val="Enfasidelicata"/>
              <w:rFonts w:ascii="Bell MT" w:hAnsi="Bell MT"/>
              <w:sz w:val="44"/>
              <w:szCs w:val="44"/>
            </w:rPr>
          </w:rPrChange>
        </w:rPr>
      </w:pPr>
      <w:ins w:id="2699" w:author="Cristian Sbrolli" w:date="2020-12-04T22:03:00Z">
        <w:r w:rsidRPr="005432E1">
          <w:rPr>
            <w:rStyle w:val="Enfasidelicata"/>
            <w:rFonts w:cstheme="minorHAnsi"/>
            <w:sz w:val="24"/>
            <w:szCs w:val="24"/>
            <w:rPrChange w:id="2700" w:author="Cristian Sbrolli" w:date="2020-12-04T22:04:00Z">
              <w:rPr>
                <w:rStyle w:val="Enfasidelicata"/>
                <w:rFonts w:ascii="Bell MT" w:hAnsi="Bell MT"/>
                <w:sz w:val="44"/>
                <w:szCs w:val="44"/>
              </w:rPr>
            </w:rPrChange>
          </w:rPr>
          <w:t>all td: TicketDispenser | #(dispensers.td) = 1</w:t>
        </w:r>
      </w:ins>
    </w:p>
    <w:p w14:paraId="3B622F01" w14:textId="77777777" w:rsidR="005432E1" w:rsidRPr="005432E1" w:rsidRDefault="005432E1" w:rsidP="005432E1">
      <w:pPr>
        <w:pStyle w:val="Paragrafoelenco"/>
        <w:spacing w:line="240" w:lineRule="auto"/>
        <w:ind w:left="360"/>
        <w:rPr>
          <w:ins w:id="2701" w:author="Cristian Sbrolli" w:date="2020-12-04T22:03:00Z"/>
          <w:rStyle w:val="Enfasidelicata"/>
          <w:rFonts w:cstheme="minorHAnsi"/>
          <w:sz w:val="24"/>
          <w:szCs w:val="24"/>
          <w:rPrChange w:id="2702" w:author="Cristian Sbrolli" w:date="2020-12-04T22:04:00Z">
            <w:rPr>
              <w:ins w:id="2703" w:author="Cristian Sbrolli" w:date="2020-12-04T22:03:00Z"/>
              <w:rStyle w:val="Enfasidelicata"/>
              <w:rFonts w:ascii="Bell MT" w:hAnsi="Bell MT"/>
              <w:sz w:val="44"/>
              <w:szCs w:val="44"/>
            </w:rPr>
          </w:rPrChange>
        </w:rPr>
      </w:pPr>
      <w:ins w:id="2704" w:author="Cristian Sbrolli" w:date="2020-12-04T22:03:00Z">
        <w:r w:rsidRPr="005432E1">
          <w:rPr>
            <w:rStyle w:val="Enfasidelicata"/>
            <w:rFonts w:cstheme="minorHAnsi"/>
            <w:sz w:val="24"/>
            <w:szCs w:val="24"/>
            <w:rPrChange w:id="2705" w:author="Cristian Sbrolli" w:date="2020-12-04T22:04:00Z">
              <w:rPr>
                <w:rStyle w:val="Enfasidelicata"/>
                <w:rFonts w:ascii="Bell MT" w:hAnsi="Bell MT"/>
                <w:sz w:val="44"/>
                <w:szCs w:val="44"/>
              </w:rPr>
            </w:rPrChange>
          </w:rPr>
          <w:t>}</w:t>
        </w:r>
      </w:ins>
    </w:p>
    <w:p w14:paraId="40B20710" w14:textId="77777777" w:rsidR="005432E1" w:rsidRPr="005432E1" w:rsidRDefault="005432E1" w:rsidP="005432E1">
      <w:pPr>
        <w:pStyle w:val="Paragrafoelenco"/>
        <w:spacing w:line="240" w:lineRule="auto"/>
        <w:ind w:left="360"/>
        <w:rPr>
          <w:ins w:id="2706" w:author="Cristian Sbrolli" w:date="2020-12-04T22:03:00Z"/>
          <w:rStyle w:val="Enfasidelicata"/>
          <w:rFonts w:cstheme="minorHAnsi"/>
          <w:sz w:val="24"/>
          <w:szCs w:val="24"/>
          <w:rPrChange w:id="2707" w:author="Cristian Sbrolli" w:date="2020-12-04T22:04:00Z">
            <w:rPr>
              <w:ins w:id="2708" w:author="Cristian Sbrolli" w:date="2020-12-04T22:03:00Z"/>
              <w:rStyle w:val="Enfasidelicata"/>
              <w:rFonts w:ascii="Bell MT" w:hAnsi="Bell MT"/>
              <w:sz w:val="44"/>
              <w:szCs w:val="44"/>
            </w:rPr>
          </w:rPrChange>
        </w:rPr>
      </w:pPr>
    </w:p>
    <w:p w14:paraId="08C5D884" w14:textId="77777777" w:rsidR="005432E1" w:rsidRPr="005432E1" w:rsidRDefault="005432E1" w:rsidP="005432E1">
      <w:pPr>
        <w:pStyle w:val="Paragrafoelenco"/>
        <w:spacing w:line="240" w:lineRule="auto"/>
        <w:ind w:left="360"/>
        <w:rPr>
          <w:ins w:id="2709" w:author="Cristian Sbrolli" w:date="2020-12-04T22:03:00Z"/>
          <w:rStyle w:val="Enfasidelicata"/>
          <w:rFonts w:cstheme="minorHAnsi"/>
          <w:sz w:val="24"/>
          <w:szCs w:val="24"/>
          <w:rPrChange w:id="2710" w:author="Cristian Sbrolli" w:date="2020-12-04T22:04:00Z">
            <w:rPr>
              <w:ins w:id="2711" w:author="Cristian Sbrolli" w:date="2020-12-04T22:03:00Z"/>
              <w:rStyle w:val="Enfasidelicata"/>
              <w:rFonts w:ascii="Bell MT" w:hAnsi="Bell MT"/>
              <w:sz w:val="44"/>
              <w:szCs w:val="44"/>
            </w:rPr>
          </w:rPrChange>
        </w:rPr>
      </w:pPr>
      <w:ins w:id="2712" w:author="Cristian Sbrolli" w:date="2020-12-04T22:03:00Z">
        <w:r w:rsidRPr="005432E1">
          <w:rPr>
            <w:rStyle w:val="Enfasidelicata"/>
            <w:rFonts w:cstheme="minorHAnsi"/>
            <w:sz w:val="24"/>
            <w:szCs w:val="24"/>
            <w:rPrChange w:id="2713" w:author="Cristian Sbrolli" w:date="2020-12-04T22:04:00Z">
              <w:rPr>
                <w:rStyle w:val="Enfasidelicata"/>
                <w:rFonts w:ascii="Bell MT" w:hAnsi="Bell MT"/>
                <w:sz w:val="44"/>
                <w:szCs w:val="44"/>
              </w:rPr>
            </w:rPrChange>
          </w:rPr>
          <w:t xml:space="preserve">//each </w:t>
        </w:r>
        <w:proofErr w:type="spellStart"/>
        <w:r w:rsidRPr="005432E1">
          <w:rPr>
            <w:rStyle w:val="Enfasidelicata"/>
            <w:rFonts w:cstheme="minorHAnsi"/>
            <w:sz w:val="24"/>
            <w:szCs w:val="24"/>
            <w:rPrChange w:id="2714" w:author="Cristian Sbrolli" w:date="2020-12-04T22:04:00Z">
              <w:rPr>
                <w:rStyle w:val="Enfasidelicata"/>
                <w:rFonts w:ascii="Bell MT" w:hAnsi="Bell MT"/>
                <w:sz w:val="44"/>
                <w:szCs w:val="44"/>
              </w:rPr>
            </w:rPrChange>
          </w:rPr>
          <w:t>cashDesk</w:t>
        </w:r>
        <w:proofErr w:type="spellEnd"/>
        <w:r w:rsidRPr="005432E1">
          <w:rPr>
            <w:rStyle w:val="Enfasidelicata"/>
            <w:rFonts w:cstheme="minorHAnsi"/>
            <w:sz w:val="24"/>
            <w:szCs w:val="24"/>
            <w:rPrChange w:id="2715" w:author="Cristian Sbrolli" w:date="2020-12-04T22:04:00Z">
              <w:rPr>
                <w:rStyle w:val="Enfasidelicata"/>
                <w:rFonts w:ascii="Bell MT" w:hAnsi="Bell MT"/>
                <w:sz w:val="44"/>
                <w:szCs w:val="44"/>
              </w:rPr>
            </w:rPrChange>
          </w:rPr>
          <w:t xml:space="preserve"> is associated to one market</w:t>
        </w:r>
      </w:ins>
    </w:p>
    <w:p w14:paraId="2910026B" w14:textId="77777777" w:rsidR="005432E1" w:rsidRPr="005432E1" w:rsidRDefault="005432E1" w:rsidP="005432E1">
      <w:pPr>
        <w:pStyle w:val="Paragrafoelenco"/>
        <w:spacing w:line="240" w:lineRule="auto"/>
        <w:ind w:left="360"/>
        <w:rPr>
          <w:ins w:id="2716" w:author="Cristian Sbrolli" w:date="2020-12-04T22:03:00Z"/>
          <w:rStyle w:val="Enfasidelicata"/>
          <w:rFonts w:cstheme="minorHAnsi"/>
          <w:sz w:val="24"/>
          <w:szCs w:val="24"/>
          <w:rPrChange w:id="2717" w:author="Cristian Sbrolli" w:date="2020-12-04T22:04:00Z">
            <w:rPr>
              <w:ins w:id="2718" w:author="Cristian Sbrolli" w:date="2020-12-04T22:03:00Z"/>
              <w:rStyle w:val="Enfasidelicata"/>
              <w:rFonts w:ascii="Bell MT" w:hAnsi="Bell MT"/>
              <w:sz w:val="44"/>
              <w:szCs w:val="44"/>
            </w:rPr>
          </w:rPrChange>
        </w:rPr>
      </w:pPr>
      <w:ins w:id="2719" w:author="Cristian Sbrolli" w:date="2020-12-04T22:03:00Z">
        <w:r w:rsidRPr="005432E1">
          <w:rPr>
            <w:rStyle w:val="Enfasidelicata"/>
            <w:rFonts w:cstheme="minorHAnsi"/>
            <w:sz w:val="24"/>
            <w:szCs w:val="24"/>
            <w:rPrChange w:id="2720" w:author="Cristian Sbrolli" w:date="2020-12-04T22:04:00Z">
              <w:rPr>
                <w:rStyle w:val="Enfasidelicata"/>
                <w:rFonts w:ascii="Bell MT" w:hAnsi="Bell MT"/>
                <w:sz w:val="44"/>
                <w:szCs w:val="44"/>
              </w:rPr>
            </w:rPrChange>
          </w:rPr>
          <w:t>fact{</w:t>
        </w:r>
      </w:ins>
    </w:p>
    <w:p w14:paraId="66397AC4" w14:textId="77777777" w:rsidR="005432E1" w:rsidRPr="005432E1" w:rsidRDefault="005432E1" w:rsidP="005432E1">
      <w:pPr>
        <w:pStyle w:val="Paragrafoelenco"/>
        <w:spacing w:line="240" w:lineRule="auto"/>
        <w:ind w:left="360"/>
        <w:rPr>
          <w:ins w:id="2721" w:author="Cristian Sbrolli" w:date="2020-12-04T22:03:00Z"/>
          <w:rStyle w:val="Enfasidelicata"/>
          <w:rFonts w:cstheme="minorHAnsi"/>
          <w:sz w:val="24"/>
          <w:szCs w:val="24"/>
          <w:rPrChange w:id="2722" w:author="Cristian Sbrolli" w:date="2020-12-04T22:04:00Z">
            <w:rPr>
              <w:ins w:id="2723" w:author="Cristian Sbrolli" w:date="2020-12-04T22:03:00Z"/>
              <w:rStyle w:val="Enfasidelicata"/>
              <w:rFonts w:ascii="Bell MT" w:hAnsi="Bell MT"/>
              <w:sz w:val="44"/>
              <w:szCs w:val="44"/>
            </w:rPr>
          </w:rPrChange>
        </w:rPr>
      </w:pPr>
      <w:ins w:id="2724" w:author="Cristian Sbrolli" w:date="2020-12-04T22:03:00Z">
        <w:r w:rsidRPr="005432E1">
          <w:rPr>
            <w:rStyle w:val="Enfasidelicata"/>
            <w:rFonts w:cstheme="minorHAnsi"/>
            <w:sz w:val="24"/>
            <w:szCs w:val="24"/>
            <w:rPrChange w:id="2725" w:author="Cristian Sbrolli" w:date="2020-12-04T22:04:00Z">
              <w:rPr>
                <w:rStyle w:val="Enfasidelicata"/>
                <w:rFonts w:ascii="Bell MT" w:hAnsi="Bell MT"/>
                <w:sz w:val="44"/>
                <w:szCs w:val="44"/>
              </w:rPr>
            </w:rPrChange>
          </w:rPr>
          <w:t xml:space="preserve">all cd: </w:t>
        </w:r>
        <w:proofErr w:type="spellStart"/>
        <w:r w:rsidRPr="005432E1">
          <w:rPr>
            <w:rStyle w:val="Enfasidelicata"/>
            <w:rFonts w:cstheme="minorHAnsi"/>
            <w:sz w:val="24"/>
            <w:szCs w:val="24"/>
            <w:rPrChange w:id="2726" w:author="Cristian Sbrolli" w:date="2020-12-04T22:04:00Z">
              <w:rPr>
                <w:rStyle w:val="Enfasidelicata"/>
                <w:rFonts w:ascii="Bell MT" w:hAnsi="Bell MT"/>
                <w:sz w:val="44"/>
                <w:szCs w:val="44"/>
              </w:rPr>
            </w:rPrChange>
          </w:rPr>
          <w:t>CashDesk</w:t>
        </w:r>
        <w:proofErr w:type="spellEnd"/>
        <w:r w:rsidRPr="005432E1">
          <w:rPr>
            <w:rStyle w:val="Enfasidelicata"/>
            <w:rFonts w:cstheme="minorHAnsi"/>
            <w:sz w:val="24"/>
            <w:szCs w:val="24"/>
            <w:rPrChange w:id="2727" w:author="Cristian Sbrolli" w:date="2020-12-04T22:04:00Z">
              <w:rPr>
                <w:rStyle w:val="Enfasidelicata"/>
                <w:rFonts w:ascii="Bell MT" w:hAnsi="Bell MT"/>
                <w:sz w:val="44"/>
                <w:szCs w:val="44"/>
              </w:rPr>
            </w:rPrChange>
          </w:rPr>
          <w:t xml:space="preserve"> | #(cashDesks.cd) = 1</w:t>
        </w:r>
      </w:ins>
    </w:p>
    <w:p w14:paraId="46279E60" w14:textId="77777777" w:rsidR="005432E1" w:rsidRPr="005432E1" w:rsidRDefault="005432E1" w:rsidP="005432E1">
      <w:pPr>
        <w:pStyle w:val="Paragrafoelenco"/>
        <w:spacing w:line="240" w:lineRule="auto"/>
        <w:ind w:left="360"/>
        <w:rPr>
          <w:ins w:id="2728" w:author="Cristian Sbrolli" w:date="2020-12-04T22:03:00Z"/>
          <w:rStyle w:val="Enfasidelicata"/>
          <w:rFonts w:cstheme="minorHAnsi"/>
          <w:sz w:val="24"/>
          <w:szCs w:val="24"/>
          <w:rPrChange w:id="2729" w:author="Cristian Sbrolli" w:date="2020-12-04T22:04:00Z">
            <w:rPr>
              <w:ins w:id="2730" w:author="Cristian Sbrolli" w:date="2020-12-04T22:03:00Z"/>
              <w:rStyle w:val="Enfasidelicata"/>
              <w:rFonts w:ascii="Bell MT" w:hAnsi="Bell MT"/>
              <w:sz w:val="44"/>
              <w:szCs w:val="44"/>
            </w:rPr>
          </w:rPrChange>
        </w:rPr>
      </w:pPr>
      <w:ins w:id="2731" w:author="Cristian Sbrolli" w:date="2020-12-04T22:03:00Z">
        <w:r w:rsidRPr="005432E1">
          <w:rPr>
            <w:rStyle w:val="Enfasidelicata"/>
            <w:rFonts w:cstheme="minorHAnsi"/>
            <w:sz w:val="24"/>
            <w:szCs w:val="24"/>
            <w:rPrChange w:id="2732" w:author="Cristian Sbrolli" w:date="2020-12-04T22:04:00Z">
              <w:rPr>
                <w:rStyle w:val="Enfasidelicata"/>
                <w:rFonts w:ascii="Bell MT" w:hAnsi="Bell MT"/>
                <w:sz w:val="44"/>
                <w:szCs w:val="44"/>
              </w:rPr>
            </w:rPrChange>
          </w:rPr>
          <w:t>}</w:t>
        </w:r>
      </w:ins>
    </w:p>
    <w:p w14:paraId="78F3954C" w14:textId="77777777" w:rsidR="005432E1" w:rsidRPr="005432E1" w:rsidRDefault="005432E1" w:rsidP="005432E1">
      <w:pPr>
        <w:pStyle w:val="Paragrafoelenco"/>
        <w:spacing w:line="240" w:lineRule="auto"/>
        <w:ind w:left="360"/>
        <w:rPr>
          <w:ins w:id="2733" w:author="Cristian Sbrolli" w:date="2020-12-04T22:03:00Z"/>
          <w:rStyle w:val="Enfasidelicata"/>
          <w:rFonts w:cstheme="minorHAnsi"/>
          <w:sz w:val="24"/>
          <w:szCs w:val="24"/>
          <w:rPrChange w:id="2734" w:author="Cristian Sbrolli" w:date="2020-12-04T22:04:00Z">
            <w:rPr>
              <w:ins w:id="2735" w:author="Cristian Sbrolli" w:date="2020-12-04T22:03:00Z"/>
              <w:rStyle w:val="Enfasidelicata"/>
              <w:rFonts w:ascii="Bell MT" w:hAnsi="Bell MT"/>
              <w:sz w:val="44"/>
              <w:szCs w:val="44"/>
            </w:rPr>
          </w:rPrChange>
        </w:rPr>
      </w:pPr>
    </w:p>
    <w:p w14:paraId="33B38F4D" w14:textId="77777777" w:rsidR="005432E1" w:rsidRPr="005432E1" w:rsidRDefault="005432E1" w:rsidP="005432E1">
      <w:pPr>
        <w:pStyle w:val="Paragrafoelenco"/>
        <w:spacing w:line="240" w:lineRule="auto"/>
        <w:ind w:left="360"/>
        <w:rPr>
          <w:ins w:id="2736" w:author="Cristian Sbrolli" w:date="2020-12-04T22:03:00Z"/>
          <w:rStyle w:val="Enfasidelicata"/>
          <w:rFonts w:cstheme="minorHAnsi"/>
          <w:sz w:val="24"/>
          <w:szCs w:val="24"/>
          <w:rPrChange w:id="2737" w:author="Cristian Sbrolli" w:date="2020-12-04T22:04:00Z">
            <w:rPr>
              <w:ins w:id="2738" w:author="Cristian Sbrolli" w:date="2020-12-04T22:03:00Z"/>
              <w:rStyle w:val="Enfasidelicata"/>
              <w:rFonts w:ascii="Bell MT" w:hAnsi="Bell MT"/>
              <w:sz w:val="44"/>
              <w:szCs w:val="44"/>
            </w:rPr>
          </w:rPrChange>
        </w:rPr>
      </w:pPr>
      <w:ins w:id="2739" w:author="Cristian Sbrolli" w:date="2020-12-04T22:03:00Z">
        <w:r w:rsidRPr="005432E1">
          <w:rPr>
            <w:rStyle w:val="Enfasidelicata"/>
            <w:rFonts w:cstheme="minorHAnsi"/>
            <w:sz w:val="24"/>
            <w:szCs w:val="24"/>
            <w:rPrChange w:id="2740" w:author="Cristian Sbrolli" w:date="2020-12-04T22:04:00Z">
              <w:rPr>
                <w:rStyle w:val="Enfasidelicata"/>
                <w:rFonts w:ascii="Bell MT" w:hAnsi="Bell MT"/>
                <w:sz w:val="44"/>
                <w:szCs w:val="44"/>
              </w:rPr>
            </w:rPrChange>
          </w:rPr>
          <w:t>//each department is associated to one market</w:t>
        </w:r>
      </w:ins>
    </w:p>
    <w:p w14:paraId="0A8D5F35" w14:textId="77777777" w:rsidR="005432E1" w:rsidRPr="005432E1" w:rsidRDefault="005432E1" w:rsidP="005432E1">
      <w:pPr>
        <w:pStyle w:val="Paragrafoelenco"/>
        <w:spacing w:line="240" w:lineRule="auto"/>
        <w:ind w:left="360"/>
        <w:rPr>
          <w:ins w:id="2741" w:author="Cristian Sbrolli" w:date="2020-12-04T22:03:00Z"/>
          <w:rStyle w:val="Enfasidelicata"/>
          <w:rFonts w:cstheme="minorHAnsi"/>
          <w:sz w:val="24"/>
          <w:szCs w:val="24"/>
          <w:rPrChange w:id="2742" w:author="Cristian Sbrolli" w:date="2020-12-04T22:04:00Z">
            <w:rPr>
              <w:ins w:id="2743" w:author="Cristian Sbrolli" w:date="2020-12-04T22:03:00Z"/>
              <w:rStyle w:val="Enfasidelicata"/>
              <w:rFonts w:ascii="Bell MT" w:hAnsi="Bell MT"/>
              <w:sz w:val="44"/>
              <w:szCs w:val="44"/>
            </w:rPr>
          </w:rPrChange>
        </w:rPr>
      </w:pPr>
      <w:ins w:id="2744" w:author="Cristian Sbrolli" w:date="2020-12-04T22:03:00Z">
        <w:r w:rsidRPr="005432E1">
          <w:rPr>
            <w:rStyle w:val="Enfasidelicata"/>
            <w:rFonts w:cstheme="minorHAnsi"/>
            <w:sz w:val="24"/>
            <w:szCs w:val="24"/>
            <w:rPrChange w:id="2745" w:author="Cristian Sbrolli" w:date="2020-12-04T22:04:00Z">
              <w:rPr>
                <w:rStyle w:val="Enfasidelicata"/>
                <w:rFonts w:ascii="Bell MT" w:hAnsi="Bell MT"/>
                <w:sz w:val="44"/>
                <w:szCs w:val="44"/>
              </w:rPr>
            </w:rPrChange>
          </w:rPr>
          <w:t>fact{</w:t>
        </w:r>
      </w:ins>
    </w:p>
    <w:p w14:paraId="6C8A2CBF" w14:textId="77777777" w:rsidR="005432E1" w:rsidRPr="005432E1" w:rsidRDefault="005432E1" w:rsidP="005432E1">
      <w:pPr>
        <w:pStyle w:val="Paragrafoelenco"/>
        <w:spacing w:line="240" w:lineRule="auto"/>
        <w:ind w:left="360"/>
        <w:rPr>
          <w:ins w:id="2746" w:author="Cristian Sbrolli" w:date="2020-12-04T22:03:00Z"/>
          <w:rStyle w:val="Enfasidelicata"/>
          <w:rFonts w:cstheme="minorHAnsi"/>
          <w:sz w:val="24"/>
          <w:szCs w:val="24"/>
          <w:rPrChange w:id="2747" w:author="Cristian Sbrolli" w:date="2020-12-04T22:04:00Z">
            <w:rPr>
              <w:ins w:id="2748" w:author="Cristian Sbrolli" w:date="2020-12-04T22:03:00Z"/>
              <w:rStyle w:val="Enfasidelicata"/>
              <w:rFonts w:ascii="Bell MT" w:hAnsi="Bell MT"/>
              <w:sz w:val="44"/>
              <w:szCs w:val="44"/>
            </w:rPr>
          </w:rPrChange>
        </w:rPr>
      </w:pPr>
      <w:ins w:id="2749" w:author="Cristian Sbrolli" w:date="2020-12-04T22:03:00Z">
        <w:r w:rsidRPr="005432E1">
          <w:rPr>
            <w:rStyle w:val="Enfasidelicata"/>
            <w:rFonts w:cstheme="minorHAnsi"/>
            <w:sz w:val="24"/>
            <w:szCs w:val="24"/>
            <w:rPrChange w:id="2750" w:author="Cristian Sbrolli" w:date="2020-12-04T22:04:00Z">
              <w:rPr>
                <w:rStyle w:val="Enfasidelicata"/>
                <w:rFonts w:ascii="Bell MT" w:hAnsi="Bell MT"/>
                <w:sz w:val="44"/>
                <w:szCs w:val="44"/>
              </w:rPr>
            </w:rPrChange>
          </w:rPr>
          <w:t>all d: Department | #(departments.d) = 1</w:t>
        </w:r>
      </w:ins>
    </w:p>
    <w:p w14:paraId="0BE399F2" w14:textId="77777777" w:rsidR="005432E1" w:rsidRPr="005432E1" w:rsidRDefault="005432E1" w:rsidP="005432E1">
      <w:pPr>
        <w:pStyle w:val="Paragrafoelenco"/>
        <w:spacing w:line="240" w:lineRule="auto"/>
        <w:ind w:left="360"/>
        <w:rPr>
          <w:ins w:id="2751" w:author="Cristian Sbrolli" w:date="2020-12-04T22:03:00Z"/>
          <w:rStyle w:val="Enfasidelicata"/>
          <w:rFonts w:cstheme="minorHAnsi"/>
          <w:sz w:val="24"/>
          <w:szCs w:val="24"/>
          <w:rPrChange w:id="2752" w:author="Cristian Sbrolli" w:date="2020-12-04T22:04:00Z">
            <w:rPr>
              <w:ins w:id="2753" w:author="Cristian Sbrolli" w:date="2020-12-04T22:03:00Z"/>
              <w:rStyle w:val="Enfasidelicata"/>
              <w:rFonts w:ascii="Bell MT" w:hAnsi="Bell MT"/>
              <w:sz w:val="44"/>
              <w:szCs w:val="44"/>
            </w:rPr>
          </w:rPrChange>
        </w:rPr>
      </w:pPr>
      <w:ins w:id="2754" w:author="Cristian Sbrolli" w:date="2020-12-04T22:03:00Z">
        <w:r w:rsidRPr="005432E1">
          <w:rPr>
            <w:rStyle w:val="Enfasidelicata"/>
            <w:rFonts w:cstheme="minorHAnsi"/>
            <w:sz w:val="24"/>
            <w:szCs w:val="24"/>
            <w:rPrChange w:id="2755" w:author="Cristian Sbrolli" w:date="2020-12-04T22:04:00Z">
              <w:rPr>
                <w:rStyle w:val="Enfasidelicata"/>
                <w:rFonts w:ascii="Bell MT" w:hAnsi="Bell MT"/>
                <w:sz w:val="44"/>
                <w:szCs w:val="44"/>
              </w:rPr>
            </w:rPrChange>
          </w:rPr>
          <w:t>}</w:t>
        </w:r>
      </w:ins>
    </w:p>
    <w:p w14:paraId="35958473" w14:textId="77777777" w:rsidR="005432E1" w:rsidRPr="005432E1" w:rsidRDefault="005432E1" w:rsidP="005432E1">
      <w:pPr>
        <w:pStyle w:val="Paragrafoelenco"/>
        <w:spacing w:line="240" w:lineRule="auto"/>
        <w:ind w:left="360"/>
        <w:rPr>
          <w:ins w:id="2756" w:author="Cristian Sbrolli" w:date="2020-12-04T22:03:00Z"/>
          <w:rStyle w:val="Enfasidelicata"/>
          <w:rFonts w:cstheme="minorHAnsi"/>
          <w:sz w:val="24"/>
          <w:szCs w:val="24"/>
          <w:rPrChange w:id="2757" w:author="Cristian Sbrolli" w:date="2020-12-04T22:04:00Z">
            <w:rPr>
              <w:ins w:id="2758" w:author="Cristian Sbrolli" w:date="2020-12-04T22:03:00Z"/>
              <w:rStyle w:val="Enfasidelicata"/>
              <w:rFonts w:ascii="Bell MT" w:hAnsi="Bell MT"/>
              <w:sz w:val="44"/>
              <w:szCs w:val="44"/>
            </w:rPr>
          </w:rPrChange>
        </w:rPr>
      </w:pPr>
    </w:p>
    <w:p w14:paraId="4406F7B5" w14:textId="77777777" w:rsidR="005432E1" w:rsidRPr="005432E1" w:rsidRDefault="005432E1" w:rsidP="005432E1">
      <w:pPr>
        <w:pStyle w:val="Paragrafoelenco"/>
        <w:spacing w:line="240" w:lineRule="auto"/>
        <w:ind w:left="360"/>
        <w:rPr>
          <w:ins w:id="2759" w:author="Cristian Sbrolli" w:date="2020-12-04T22:03:00Z"/>
          <w:rStyle w:val="Enfasidelicata"/>
          <w:rFonts w:cstheme="minorHAnsi"/>
          <w:sz w:val="24"/>
          <w:szCs w:val="24"/>
          <w:rPrChange w:id="2760" w:author="Cristian Sbrolli" w:date="2020-12-04T22:04:00Z">
            <w:rPr>
              <w:ins w:id="2761" w:author="Cristian Sbrolli" w:date="2020-12-04T22:03:00Z"/>
              <w:rStyle w:val="Enfasidelicata"/>
              <w:rFonts w:ascii="Bell MT" w:hAnsi="Bell MT"/>
              <w:sz w:val="44"/>
              <w:szCs w:val="44"/>
            </w:rPr>
          </w:rPrChange>
        </w:rPr>
      </w:pPr>
      <w:ins w:id="2762" w:author="Cristian Sbrolli" w:date="2020-12-04T22:03:00Z">
        <w:r w:rsidRPr="005432E1">
          <w:rPr>
            <w:rStyle w:val="Enfasidelicata"/>
            <w:rFonts w:cstheme="minorHAnsi"/>
            <w:sz w:val="24"/>
            <w:szCs w:val="24"/>
            <w:rPrChange w:id="2763" w:author="Cristian Sbrolli" w:date="2020-12-04T22:04:00Z">
              <w:rPr>
                <w:rStyle w:val="Enfasidelicata"/>
                <w:rFonts w:ascii="Bell MT" w:hAnsi="Bell MT"/>
                <w:sz w:val="44"/>
                <w:szCs w:val="44"/>
              </w:rPr>
            </w:rPrChange>
          </w:rPr>
          <w:t>//each item is associated to one category</w:t>
        </w:r>
      </w:ins>
    </w:p>
    <w:p w14:paraId="5A59C2FA" w14:textId="77777777" w:rsidR="005432E1" w:rsidRPr="005432E1" w:rsidRDefault="005432E1" w:rsidP="005432E1">
      <w:pPr>
        <w:pStyle w:val="Paragrafoelenco"/>
        <w:spacing w:line="240" w:lineRule="auto"/>
        <w:ind w:left="360"/>
        <w:rPr>
          <w:ins w:id="2764" w:author="Cristian Sbrolli" w:date="2020-12-04T22:03:00Z"/>
          <w:rStyle w:val="Enfasidelicata"/>
          <w:rFonts w:cstheme="minorHAnsi"/>
          <w:sz w:val="24"/>
          <w:szCs w:val="24"/>
          <w:rPrChange w:id="2765" w:author="Cristian Sbrolli" w:date="2020-12-04T22:04:00Z">
            <w:rPr>
              <w:ins w:id="2766" w:author="Cristian Sbrolli" w:date="2020-12-04T22:03:00Z"/>
              <w:rStyle w:val="Enfasidelicata"/>
              <w:rFonts w:ascii="Bell MT" w:hAnsi="Bell MT"/>
              <w:sz w:val="44"/>
              <w:szCs w:val="44"/>
            </w:rPr>
          </w:rPrChange>
        </w:rPr>
      </w:pPr>
      <w:ins w:id="2767" w:author="Cristian Sbrolli" w:date="2020-12-04T22:03:00Z">
        <w:r w:rsidRPr="005432E1">
          <w:rPr>
            <w:rStyle w:val="Enfasidelicata"/>
            <w:rFonts w:cstheme="minorHAnsi"/>
            <w:sz w:val="24"/>
            <w:szCs w:val="24"/>
            <w:rPrChange w:id="2768" w:author="Cristian Sbrolli" w:date="2020-12-04T22:04:00Z">
              <w:rPr>
                <w:rStyle w:val="Enfasidelicata"/>
                <w:rFonts w:ascii="Bell MT" w:hAnsi="Bell MT"/>
                <w:sz w:val="44"/>
                <w:szCs w:val="44"/>
              </w:rPr>
            </w:rPrChange>
          </w:rPr>
          <w:t>fact{</w:t>
        </w:r>
      </w:ins>
    </w:p>
    <w:p w14:paraId="4099E40F" w14:textId="77777777" w:rsidR="005432E1" w:rsidRPr="005432E1" w:rsidRDefault="005432E1" w:rsidP="005432E1">
      <w:pPr>
        <w:pStyle w:val="Paragrafoelenco"/>
        <w:spacing w:line="240" w:lineRule="auto"/>
        <w:ind w:left="360"/>
        <w:rPr>
          <w:ins w:id="2769" w:author="Cristian Sbrolli" w:date="2020-12-04T22:03:00Z"/>
          <w:rStyle w:val="Enfasidelicata"/>
          <w:rFonts w:cstheme="minorHAnsi"/>
          <w:sz w:val="24"/>
          <w:szCs w:val="24"/>
          <w:rPrChange w:id="2770" w:author="Cristian Sbrolli" w:date="2020-12-04T22:04:00Z">
            <w:rPr>
              <w:ins w:id="2771" w:author="Cristian Sbrolli" w:date="2020-12-04T22:03:00Z"/>
              <w:rStyle w:val="Enfasidelicata"/>
              <w:rFonts w:ascii="Bell MT" w:hAnsi="Bell MT"/>
              <w:sz w:val="44"/>
              <w:szCs w:val="44"/>
            </w:rPr>
          </w:rPrChange>
        </w:rPr>
      </w:pPr>
      <w:ins w:id="2772" w:author="Cristian Sbrolli" w:date="2020-12-04T22:03:00Z">
        <w:r w:rsidRPr="005432E1">
          <w:rPr>
            <w:rStyle w:val="Enfasidelicata"/>
            <w:rFonts w:cstheme="minorHAnsi"/>
            <w:sz w:val="24"/>
            <w:szCs w:val="24"/>
            <w:rPrChange w:id="2773" w:author="Cristian Sbrolli" w:date="2020-12-04T22:04:00Z">
              <w:rPr>
                <w:rStyle w:val="Enfasidelicata"/>
                <w:rFonts w:ascii="Bell MT" w:hAnsi="Bell MT"/>
                <w:sz w:val="44"/>
                <w:szCs w:val="44"/>
              </w:rPr>
            </w:rPrChange>
          </w:rPr>
          <w:t>all i: Item | #(products.i) = 1</w:t>
        </w:r>
      </w:ins>
    </w:p>
    <w:p w14:paraId="6ACEFB39" w14:textId="77777777" w:rsidR="005432E1" w:rsidRPr="005432E1" w:rsidRDefault="005432E1" w:rsidP="005432E1">
      <w:pPr>
        <w:pStyle w:val="Paragrafoelenco"/>
        <w:spacing w:line="240" w:lineRule="auto"/>
        <w:ind w:left="360"/>
        <w:rPr>
          <w:ins w:id="2774" w:author="Cristian Sbrolli" w:date="2020-12-04T22:03:00Z"/>
          <w:rStyle w:val="Enfasidelicata"/>
          <w:rFonts w:cstheme="minorHAnsi"/>
          <w:sz w:val="24"/>
          <w:szCs w:val="24"/>
          <w:rPrChange w:id="2775" w:author="Cristian Sbrolli" w:date="2020-12-04T22:04:00Z">
            <w:rPr>
              <w:ins w:id="2776" w:author="Cristian Sbrolli" w:date="2020-12-04T22:03:00Z"/>
              <w:rStyle w:val="Enfasidelicata"/>
              <w:rFonts w:ascii="Bell MT" w:hAnsi="Bell MT"/>
              <w:sz w:val="44"/>
              <w:szCs w:val="44"/>
            </w:rPr>
          </w:rPrChange>
        </w:rPr>
      </w:pPr>
      <w:ins w:id="2777" w:author="Cristian Sbrolli" w:date="2020-12-04T22:03:00Z">
        <w:r w:rsidRPr="005432E1">
          <w:rPr>
            <w:rStyle w:val="Enfasidelicata"/>
            <w:rFonts w:cstheme="minorHAnsi"/>
            <w:sz w:val="24"/>
            <w:szCs w:val="24"/>
            <w:rPrChange w:id="2778" w:author="Cristian Sbrolli" w:date="2020-12-04T22:04:00Z">
              <w:rPr>
                <w:rStyle w:val="Enfasidelicata"/>
                <w:rFonts w:ascii="Bell MT" w:hAnsi="Bell MT"/>
                <w:sz w:val="44"/>
                <w:szCs w:val="44"/>
              </w:rPr>
            </w:rPrChange>
          </w:rPr>
          <w:lastRenderedPageBreak/>
          <w:t>}</w:t>
        </w:r>
      </w:ins>
    </w:p>
    <w:p w14:paraId="2188A981" w14:textId="77777777" w:rsidR="005432E1" w:rsidRPr="005432E1" w:rsidRDefault="005432E1" w:rsidP="005432E1">
      <w:pPr>
        <w:pStyle w:val="Paragrafoelenco"/>
        <w:spacing w:line="240" w:lineRule="auto"/>
        <w:ind w:left="360"/>
        <w:rPr>
          <w:ins w:id="2779" w:author="Cristian Sbrolli" w:date="2020-12-04T22:03:00Z"/>
          <w:rStyle w:val="Enfasidelicata"/>
          <w:rFonts w:cstheme="minorHAnsi"/>
          <w:sz w:val="24"/>
          <w:szCs w:val="24"/>
          <w:rPrChange w:id="2780" w:author="Cristian Sbrolli" w:date="2020-12-04T22:04:00Z">
            <w:rPr>
              <w:ins w:id="2781" w:author="Cristian Sbrolli" w:date="2020-12-04T22:03:00Z"/>
              <w:rStyle w:val="Enfasidelicata"/>
              <w:rFonts w:ascii="Bell MT" w:hAnsi="Bell MT"/>
              <w:sz w:val="44"/>
              <w:szCs w:val="44"/>
            </w:rPr>
          </w:rPrChange>
        </w:rPr>
      </w:pPr>
    </w:p>
    <w:p w14:paraId="12DB6DA4" w14:textId="77777777" w:rsidR="005432E1" w:rsidRPr="005432E1" w:rsidRDefault="005432E1" w:rsidP="005432E1">
      <w:pPr>
        <w:pStyle w:val="Paragrafoelenco"/>
        <w:spacing w:line="240" w:lineRule="auto"/>
        <w:ind w:left="360"/>
        <w:rPr>
          <w:ins w:id="2782" w:author="Cristian Sbrolli" w:date="2020-12-04T22:03:00Z"/>
          <w:rStyle w:val="Enfasidelicata"/>
          <w:rFonts w:cstheme="minorHAnsi"/>
          <w:sz w:val="24"/>
          <w:szCs w:val="24"/>
          <w:rPrChange w:id="2783" w:author="Cristian Sbrolli" w:date="2020-12-04T22:04:00Z">
            <w:rPr>
              <w:ins w:id="2784" w:author="Cristian Sbrolli" w:date="2020-12-04T22:03:00Z"/>
              <w:rStyle w:val="Enfasidelicata"/>
              <w:rFonts w:ascii="Bell MT" w:hAnsi="Bell MT"/>
              <w:sz w:val="44"/>
              <w:szCs w:val="44"/>
            </w:rPr>
          </w:rPrChange>
        </w:rPr>
      </w:pPr>
      <w:ins w:id="2785" w:author="Cristian Sbrolli" w:date="2020-12-04T22:03:00Z">
        <w:r w:rsidRPr="005432E1">
          <w:rPr>
            <w:rStyle w:val="Enfasidelicata"/>
            <w:rFonts w:cstheme="minorHAnsi"/>
            <w:sz w:val="24"/>
            <w:szCs w:val="24"/>
            <w:rPrChange w:id="2786" w:author="Cristian Sbrolli" w:date="2020-12-04T22:04:00Z">
              <w:rPr>
                <w:rStyle w:val="Enfasidelicata"/>
                <w:rFonts w:ascii="Bell MT" w:hAnsi="Bell MT"/>
                <w:sz w:val="44"/>
                <w:szCs w:val="44"/>
              </w:rPr>
            </w:rPrChange>
          </w:rPr>
          <w:t xml:space="preserve">//each GPS is associated to a </w:t>
        </w:r>
        <w:proofErr w:type="spellStart"/>
        <w:r w:rsidRPr="005432E1">
          <w:rPr>
            <w:rStyle w:val="Enfasidelicata"/>
            <w:rFonts w:cstheme="minorHAnsi"/>
            <w:sz w:val="24"/>
            <w:szCs w:val="24"/>
            <w:rPrChange w:id="2787" w:author="Cristian Sbrolli" w:date="2020-12-04T22:04:00Z">
              <w:rPr>
                <w:rStyle w:val="Enfasidelicata"/>
                <w:rFonts w:ascii="Bell MT" w:hAnsi="Bell MT"/>
                <w:sz w:val="44"/>
                <w:szCs w:val="44"/>
              </w:rPr>
            </w:rPrChange>
          </w:rPr>
          <w:t>SmartDevice</w:t>
        </w:r>
        <w:proofErr w:type="spellEnd"/>
      </w:ins>
    </w:p>
    <w:p w14:paraId="0709F3C4" w14:textId="77777777" w:rsidR="005432E1" w:rsidRPr="005432E1" w:rsidRDefault="005432E1" w:rsidP="005432E1">
      <w:pPr>
        <w:pStyle w:val="Paragrafoelenco"/>
        <w:spacing w:line="240" w:lineRule="auto"/>
        <w:ind w:left="360"/>
        <w:rPr>
          <w:ins w:id="2788" w:author="Cristian Sbrolli" w:date="2020-12-04T22:03:00Z"/>
          <w:rStyle w:val="Enfasidelicata"/>
          <w:rFonts w:cstheme="minorHAnsi"/>
          <w:sz w:val="24"/>
          <w:szCs w:val="24"/>
          <w:rPrChange w:id="2789" w:author="Cristian Sbrolli" w:date="2020-12-04T22:04:00Z">
            <w:rPr>
              <w:ins w:id="2790" w:author="Cristian Sbrolli" w:date="2020-12-04T22:03:00Z"/>
              <w:rStyle w:val="Enfasidelicata"/>
              <w:rFonts w:ascii="Bell MT" w:hAnsi="Bell MT"/>
              <w:sz w:val="44"/>
              <w:szCs w:val="44"/>
            </w:rPr>
          </w:rPrChange>
        </w:rPr>
      </w:pPr>
      <w:ins w:id="2791" w:author="Cristian Sbrolli" w:date="2020-12-04T22:03:00Z">
        <w:r w:rsidRPr="005432E1">
          <w:rPr>
            <w:rStyle w:val="Enfasidelicata"/>
            <w:rFonts w:cstheme="minorHAnsi"/>
            <w:sz w:val="24"/>
            <w:szCs w:val="24"/>
            <w:rPrChange w:id="2792" w:author="Cristian Sbrolli" w:date="2020-12-04T22:04:00Z">
              <w:rPr>
                <w:rStyle w:val="Enfasidelicata"/>
                <w:rFonts w:ascii="Bell MT" w:hAnsi="Bell MT"/>
                <w:sz w:val="44"/>
                <w:szCs w:val="44"/>
              </w:rPr>
            </w:rPrChange>
          </w:rPr>
          <w:t>fact {</w:t>
        </w:r>
      </w:ins>
    </w:p>
    <w:p w14:paraId="23D948BF" w14:textId="77777777" w:rsidR="005432E1" w:rsidRPr="005432E1" w:rsidRDefault="005432E1" w:rsidP="005432E1">
      <w:pPr>
        <w:pStyle w:val="Paragrafoelenco"/>
        <w:spacing w:line="240" w:lineRule="auto"/>
        <w:ind w:left="360"/>
        <w:rPr>
          <w:ins w:id="2793" w:author="Cristian Sbrolli" w:date="2020-12-04T22:03:00Z"/>
          <w:rStyle w:val="Enfasidelicata"/>
          <w:rFonts w:cstheme="minorHAnsi"/>
          <w:sz w:val="24"/>
          <w:szCs w:val="24"/>
          <w:rPrChange w:id="2794" w:author="Cristian Sbrolli" w:date="2020-12-04T22:04:00Z">
            <w:rPr>
              <w:ins w:id="2795" w:author="Cristian Sbrolli" w:date="2020-12-04T22:03:00Z"/>
              <w:rStyle w:val="Enfasidelicata"/>
              <w:rFonts w:ascii="Bell MT" w:hAnsi="Bell MT"/>
              <w:sz w:val="44"/>
              <w:szCs w:val="44"/>
            </w:rPr>
          </w:rPrChange>
        </w:rPr>
      </w:pPr>
      <w:ins w:id="2796" w:author="Cristian Sbrolli" w:date="2020-12-04T22:03:00Z">
        <w:r w:rsidRPr="005432E1">
          <w:rPr>
            <w:rStyle w:val="Enfasidelicata"/>
            <w:rFonts w:cstheme="minorHAnsi"/>
            <w:sz w:val="24"/>
            <w:szCs w:val="24"/>
            <w:rPrChange w:id="2797" w:author="Cristian Sbrolli" w:date="2020-12-04T22:04:00Z">
              <w:rPr>
                <w:rStyle w:val="Enfasidelicata"/>
                <w:rFonts w:ascii="Bell MT" w:hAnsi="Bell MT"/>
                <w:sz w:val="44"/>
                <w:szCs w:val="44"/>
              </w:rPr>
            </w:rPrChange>
          </w:rPr>
          <w:t xml:space="preserve">all g: GPS | #(localizationDevice.g) =1 </w:t>
        </w:r>
      </w:ins>
    </w:p>
    <w:p w14:paraId="61C8971C" w14:textId="77777777" w:rsidR="005432E1" w:rsidRPr="005432E1" w:rsidRDefault="005432E1" w:rsidP="005432E1">
      <w:pPr>
        <w:pStyle w:val="Paragrafoelenco"/>
        <w:spacing w:line="240" w:lineRule="auto"/>
        <w:ind w:left="360"/>
        <w:rPr>
          <w:ins w:id="2798" w:author="Cristian Sbrolli" w:date="2020-12-04T22:03:00Z"/>
          <w:rStyle w:val="Enfasidelicata"/>
          <w:rFonts w:cstheme="minorHAnsi"/>
          <w:sz w:val="24"/>
          <w:szCs w:val="24"/>
          <w:rPrChange w:id="2799" w:author="Cristian Sbrolli" w:date="2020-12-04T22:04:00Z">
            <w:rPr>
              <w:ins w:id="2800" w:author="Cristian Sbrolli" w:date="2020-12-04T22:03:00Z"/>
              <w:rStyle w:val="Enfasidelicata"/>
              <w:rFonts w:ascii="Bell MT" w:hAnsi="Bell MT"/>
              <w:sz w:val="44"/>
              <w:szCs w:val="44"/>
            </w:rPr>
          </w:rPrChange>
        </w:rPr>
      </w:pPr>
      <w:ins w:id="2801" w:author="Cristian Sbrolli" w:date="2020-12-04T22:03:00Z">
        <w:r w:rsidRPr="005432E1">
          <w:rPr>
            <w:rStyle w:val="Enfasidelicata"/>
            <w:rFonts w:cstheme="minorHAnsi"/>
            <w:sz w:val="24"/>
            <w:szCs w:val="24"/>
            <w:rPrChange w:id="2802" w:author="Cristian Sbrolli" w:date="2020-12-04T22:04:00Z">
              <w:rPr>
                <w:rStyle w:val="Enfasidelicata"/>
                <w:rFonts w:ascii="Bell MT" w:hAnsi="Bell MT"/>
                <w:sz w:val="44"/>
                <w:szCs w:val="44"/>
              </w:rPr>
            </w:rPrChange>
          </w:rPr>
          <w:t>}</w:t>
        </w:r>
      </w:ins>
    </w:p>
    <w:p w14:paraId="6759F133" w14:textId="77777777" w:rsidR="005432E1" w:rsidRPr="005432E1" w:rsidRDefault="005432E1" w:rsidP="005432E1">
      <w:pPr>
        <w:pStyle w:val="Paragrafoelenco"/>
        <w:spacing w:line="240" w:lineRule="auto"/>
        <w:ind w:left="360"/>
        <w:rPr>
          <w:ins w:id="2803" w:author="Cristian Sbrolli" w:date="2020-12-04T22:03:00Z"/>
          <w:rStyle w:val="Enfasidelicata"/>
          <w:rFonts w:cstheme="minorHAnsi"/>
          <w:sz w:val="24"/>
          <w:szCs w:val="24"/>
          <w:rPrChange w:id="2804" w:author="Cristian Sbrolli" w:date="2020-12-04T22:04:00Z">
            <w:rPr>
              <w:ins w:id="2805" w:author="Cristian Sbrolli" w:date="2020-12-04T22:03:00Z"/>
              <w:rStyle w:val="Enfasidelicata"/>
              <w:rFonts w:ascii="Bell MT" w:hAnsi="Bell MT"/>
              <w:sz w:val="44"/>
              <w:szCs w:val="44"/>
            </w:rPr>
          </w:rPrChange>
        </w:rPr>
      </w:pPr>
    </w:p>
    <w:p w14:paraId="00871E2D" w14:textId="77777777" w:rsidR="005432E1" w:rsidRPr="005432E1" w:rsidRDefault="005432E1" w:rsidP="005432E1">
      <w:pPr>
        <w:pStyle w:val="Paragrafoelenco"/>
        <w:spacing w:line="240" w:lineRule="auto"/>
        <w:ind w:left="360"/>
        <w:rPr>
          <w:ins w:id="2806" w:author="Cristian Sbrolli" w:date="2020-12-04T22:03:00Z"/>
          <w:rStyle w:val="Enfasidelicata"/>
          <w:rFonts w:cstheme="minorHAnsi"/>
          <w:sz w:val="24"/>
          <w:szCs w:val="24"/>
          <w:rPrChange w:id="2807" w:author="Cristian Sbrolli" w:date="2020-12-04T22:04:00Z">
            <w:rPr>
              <w:ins w:id="2808" w:author="Cristian Sbrolli" w:date="2020-12-04T22:03:00Z"/>
              <w:rStyle w:val="Enfasidelicata"/>
              <w:rFonts w:ascii="Bell MT" w:hAnsi="Bell MT"/>
              <w:sz w:val="44"/>
              <w:szCs w:val="44"/>
            </w:rPr>
          </w:rPrChange>
        </w:rPr>
      </w:pPr>
      <w:ins w:id="2809" w:author="Cristian Sbrolli" w:date="2020-12-04T22:03:00Z">
        <w:r w:rsidRPr="005432E1">
          <w:rPr>
            <w:rStyle w:val="Enfasidelicata"/>
            <w:rFonts w:cstheme="minorHAnsi"/>
            <w:sz w:val="24"/>
            <w:szCs w:val="24"/>
            <w:rPrChange w:id="2810" w:author="Cristian Sbrolli" w:date="2020-12-04T22:04:00Z">
              <w:rPr>
                <w:rStyle w:val="Enfasidelicata"/>
                <w:rFonts w:ascii="Bell MT" w:hAnsi="Bell MT"/>
                <w:sz w:val="44"/>
                <w:szCs w:val="44"/>
              </w:rPr>
            </w:rPrChange>
          </w:rPr>
          <w:t xml:space="preserve">//each </w:t>
        </w:r>
        <w:proofErr w:type="spellStart"/>
        <w:r w:rsidRPr="005432E1">
          <w:rPr>
            <w:rStyle w:val="Enfasidelicata"/>
            <w:rFonts w:cstheme="minorHAnsi"/>
            <w:sz w:val="24"/>
            <w:szCs w:val="24"/>
            <w:rPrChange w:id="2811" w:author="Cristian Sbrolli" w:date="2020-12-04T22:04:00Z">
              <w:rPr>
                <w:rStyle w:val="Enfasidelicata"/>
                <w:rFonts w:ascii="Bell MT" w:hAnsi="Bell MT"/>
                <w:sz w:val="44"/>
                <w:szCs w:val="44"/>
              </w:rPr>
            </w:rPrChange>
          </w:rPr>
          <w:t>SmartDevice</w:t>
        </w:r>
        <w:proofErr w:type="spellEnd"/>
        <w:r w:rsidRPr="005432E1">
          <w:rPr>
            <w:rStyle w:val="Enfasidelicata"/>
            <w:rFonts w:cstheme="minorHAnsi"/>
            <w:sz w:val="24"/>
            <w:szCs w:val="24"/>
            <w:rPrChange w:id="2812" w:author="Cristian Sbrolli" w:date="2020-12-04T22:04:00Z">
              <w:rPr>
                <w:rStyle w:val="Enfasidelicata"/>
                <w:rFonts w:ascii="Bell MT" w:hAnsi="Bell MT"/>
                <w:sz w:val="44"/>
                <w:szCs w:val="44"/>
              </w:rPr>
            </w:rPrChange>
          </w:rPr>
          <w:t xml:space="preserve"> is associated to a Virtual User</w:t>
        </w:r>
      </w:ins>
    </w:p>
    <w:p w14:paraId="5A9D665C" w14:textId="77777777" w:rsidR="005432E1" w:rsidRPr="005432E1" w:rsidRDefault="005432E1" w:rsidP="005432E1">
      <w:pPr>
        <w:pStyle w:val="Paragrafoelenco"/>
        <w:spacing w:line="240" w:lineRule="auto"/>
        <w:ind w:left="360"/>
        <w:rPr>
          <w:ins w:id="2813" w:author="Cristian Sbrolli" w:date="2020-12-04T22:03:00Z"/>
          <w:rStyle w:val="Enfasidelicata"/>
          <w:rFonts w:cstheme="minorHAnsi"/>
          <w:sz w:val="24"/>
          <w:szCs w:val="24"/>
          <w:rPrChange w:id="2814" w:author="Cristian Sbrolli" w:date="2020-12-04T22:04:00Z">
            <w:rPr>
              <w:ins w:id="2815" w:author="Cristian Sbrolli" w:date="2020-12-04T22:03:00Z"/>
              <w:rStyle w:val="Enfasidelicata"/>
              <w:rFonts w:ascii="Bell MT" w:hAnsi="Bell MT"/>
              <w:sz w:val="44"/>
              <w:szCs w:val="44"/>
            </w:rPr>
          </w:rPrChange>
        </w:rPr>
      </w:pPr>
      <w:ins w:id="2816" w:author="Cristian Sbrolli" w:date="2020-12-04T22:03:00Z">
        <w:r w:rsidRPr="005432E1">
          <w:rPr>
            <w:rStyle w:val="Enfasidelicata"/>
            <w:rFonts w:cstheme="minorHAnsi"/>
            <w:sz w:val="24"/>
            <w:szCs w:val="24"/>
            <w:rPrChange w:id="2817" w:author="Cristian Sbrolli" w:date="2020-12-04T22:04:00Z">
              <w:rPr>
                <w:rStyle w:val="Enfasidelicata"/>
                <w:rFonts w:ascii="Bell MT" w:hAnsi="Bell MT"/>
                <w:sz w:val="44"/>
                <w:szCs w:val="44"/>
              </w:rPr>
            </w:rPrChange>
          </w:rPr>
          <w:t>fact {</w:t>
        </w:r>
      </w:ins>
    </w:p>
    <w:p w14:paraId="636CB23C" w14:textId="77777777" w:rsidR="005432E1" w:rsidRPr="005432E1" w:rsidRDefault="005432E1" w:rsidP="005432E1">
      <w:pPr>
        <w:pStyle w:val="Paragrafoelenco"/>
        <w:spacing w:line="240" w:lineRule="auto"/>
        <w:ind w:left="360"/>
        <w:rPr>
          <w:ins w:id="2818" w:author="Cristian Sbrolli" w:date="2020-12-04T22:03:00Z"/>
          <w:rStyle w:val="Enfasidelicata"/>
          <w:rFonts w:cstheme="minorHAnsi"/>
          <w:sz w:val="24"/>
          <w:szCs w:val="24"/>
          <w:rPrChange w:id="2819" w:author="Cristian Sbrolli" w:date="2020-12-04T22:04:00Z">
            <w:rPr>
              <w:ins w:id="2820" w:author="Cristian Sbrolli" w:date="2020-12-04T22:03:00Z"/>
              <w:rStyle w:val="Enfasidelicata"/>
              <w:rFonts w:ascii="Bell MT" w:hAnsi="Bell MT"/>
              <w:sz w:val="44"/>
              <w:szCs w:val="44"/>
            </w:rPr>
          </w:rPrChange>
        </w:rPr>
      </w:pPr>
      <w:ins w:id="2821" w:author="Cristian Sbrolli" w:date="2020-12-04T22:03:00Z">
        <w:r w:rsidRPr="005432E1">
          <w:rPr>
            <w:rStyle w:val="Enfasidelicata"/>
            <w:rFonts w:cstheme="minorHAnsi"/>
            <w:sz w:val="24"/>
            <w:szCs w:val="24"/>
            <w:rPrChange w:id="2822"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823" w:author="Cristian Sbrolli" w:date="2020-12-04T22:04:00Z">
              <w:rPr>
                <w:rStyle w:val="Enfasidelicata"/>
                <w:rFonts w:ascii="Bell MT" w:hAnsi="Bell MT"/>
                <w:sz w:val="44"/>
                <w:szCs w:val="44"/>
              </w:rPr>
            </w:rPrChange>
          </w:rPr>
          <w:t>sd</w:t>
        </w:r>
        <w:proofErr w:type="spellEnd"/>
        <w:r w:rsidRPr="005432E1">
          <w:rPr>
            <w:rStyle w:val="Enfasidelicata"/>
            <w:rFonts w:cstheme="minorHAnsi"/>
            <w:sz w:val="24"/>
            <w:szCs w:val="24"/>
            <w:rPrChange w:id="2824"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825" w:author="Cristian Sbrolli" w:date="2020-12-04T22:04:00Z">
              <w:rPr>
                <w:rStyle w:val="Enfasidelicata"/>
                <w:rFonts w:ascii="Bell MT" w:hAnsi="Bell MT"/>
                <w:sz w:val="44"/>
                <w:szCs w:val="44"/>
              </w:rPr>
            </w:rPrChange>
          </w:rPr>
          <w:t>SmartDevice</w:t>
        </w:r>
        <w:proofErr w:type="spellEnd"/>
        <w:r w:rsidRPr="005432E1">
          <w:rPr>
            <w:rStyle w:val="Enfasidelicata"/>
            <w:rFonts w:cstheme="minorHAnsi"/>
            <w:sz w:val="24"/>
            <w:szCs w:val="24"/>
            <w:rPrChange w:id="2826" w:author="Cristian Sbrolli" w:date="2020-12-04T22:04:00Z">
              <w:rPr>
                <w:rStyle w:val="Enfasidelicata"/>
                <w:rFonts w:ascii="Bell MT" w:hAnsi="Bell MT"/>
                <w:sz w:val="44"/>
                <w:szCs w:val="44"/>
              </w:rPr>
            </w:rPrChange>
          </w:rPr>
          <w:t xml:space="preserve"> | #(userDevice.sd) =1 </w:t>
        </w:r>
      </w:ins>
    </w:p>
    <w:p w14:paraId="5BFE92CB" w14:textId="77777777" w:rsidR="005432E1" w:rsidRPr="005432E1" w:rsidRDefault="005432E1" w:rsidP="005432E1">
      <w:pPr>
        <w:pStyle w:val="Paragrafoelenco"/>
        <w:spacing w:line="240" w:lineRule="auto"/>
        <w:ind w:left="360"/>
        <w:rPr>
          <w:ins w:id="2827" w:author="Cristian Sbrolli" w:date="2020-12-04T22:03:00Z"/>
          <w:rStyle w:val="Enfasidelicata"/>
          <w:rFonts w:cstheme="minorHAnsi"/>
          <w:sz w:val="24"/>
          <w:szCs w:val="24"/>
          <w:rPrChange w:id="2828" w:author="Cristian Sbrolli" w:date="2020-12-04T22:04:00Z">
            <w:rPr>
              <w:ins w:id="2829" w:author="Cristian Sbrolli" w:date="2020-12-04T22:03:00Z"/>
              <w:rStyle w:val="Enfasidelicata"/>
              <w:rFonts w:ascii="Bell MT" w:hAnsi="Bell MT"/>
              <w:sz w:val="44"/>
              <w:szCs w:val="44"/>
            </w:rPr>
          </w:rPrChange>
        </w:rPr>
      </w:pPr>
      <w:ins w:id="2830" w:author="Cristian Sbrolli" w:date="2020-12-04T22:03:00Z">
        <w:r w:rsidRPr="005432E1">
          <w:rPr>
            <w:rStyle w:val="Enfasidelicata"/>
            <w:rFonts w:cstheme="minorHAnsi"/>
            <w:sz w:val="24"/>
            <w:szCs w:val="24"/>
            <w:rPrChange w:id="2831" w:author="Cristian Sbrolli" w:date="2020-12-04T22:04:00Z">
              <w:rPr>
                <w:rStyle w:val="Enfasidelicata"/>
                <w:rFonts w:ascii="Bell MT" w:hAnsi="Bell MT"/>
                <w:sz w:val="44"/>
                <w:szCs w:val="44"/>
              </w:rPr>
            </w:rPrChange>
          </w:rPr>
          <w:t>}</w:t>
        </w:r>
      </w:ins>
    </w:p>
    <w:p w14:paraId="50525E45" w14:textId="5DD59D6D" w:rsidR="005432E1" w:rsidRDefault="005432E1" w:rsidP="005432E1">
      <w:pPr>
        <w:pStyle w:val="Paragrafoelenco"/>
        <w:spacing w:line="240" w:lineRule="auto"/>
        <w:ind w:left="360"/>
        <w:rPr>
          <w:ins w:id="2832" w:author="Cristian Sbrolli" w:date="2020-12-05T03:22:00Z"/>
          <w:rStyle w:val="Enfasidelicata"/>
          <w:rFonts w:cstheme="minorHAnsi"/>
          <w:sz w:val="24"/>
          <w:szCs w:val="24"/>
        </w:rPr>
      </w:pPr>
    </w:p>
    <w:p w14:paraId="564702D1" w14:textId="77777777" w:rsidR="00846914" w:rsidRPr="00846914" w:rsidRDefault="00846914" w:rsidP="00846914">
      <w:pPr>
        <w:pStyle w:val="Paragrafoelenco"/>
        <w:spacing w:line="240" w:lineRule="auto"/>
        <w:ind w:left="360"/>
        <w:rPr>
          <w:ins w:id="2833" w:author="Cristian Sbrolli" w:date="2020-12-05T03:22:00Z"/>
          <w:rStyle w:val="Enfasidelicata"/>
          <w:rFonts w:cstheme="minorHAnsi"/>
          <w:sz w:val="24"/>
          <w:szCs w:val="24"/>
        </w:rPr>
      </w:pPr>
      <w:ins w:id="2834" w:author="Cristian Sbrolli" w:date="2020-12-05T03:22:00Z">
        <w:r w:rsidRPr="00846914">
          <w:rPr>
            <w:rStyle w:val="Enfasidelicata"/>
            <w:rFonts w:cstheme="minorHAnsi"/>
            <w:sz w:val="24"/>
            <w:szCs w:val="24"/>
          </w:rPr>
          <w:t>//each category is associated at least to one department</w:t>
        </w:r>
      </w:ins>
    </w:p>
    <w:p w14:paraId="7D43E3BD" w14:textId="77777777" w:rsidR="00846914" w:rsidRPr="00846914" w:rsidRDefault="00846914" w:rsidP="00846914">
      <w:pPr>
        <w:pStyle w:val="Paragrafoelenco"/>
        <w:spacing w:line="240" w:lineRule="auto"/>
        <w:ind w:left="360"/>
        <w:rPr>
          <w:ins w:id="2835" w:author="Cristian Sbrolli" w:date="2020-12-05T03:22:00Z"/>
          <w:rStyle w:val="Enfasidelicata"/>
          <w:rFonts w:cstheme="minorHAnsi"/>
          <w:sz w:val="24"/>
          <w:szCs w:val="24"/>
        </w:rPr>
      </w:pPr>
      <w:ins w:id="2836" w:author="Cristian Sbrolli" w:date="2020-12-05T03:22:00Z">
        <w:r w:rsidRPr="00846914">
          <w:rPr>
            <w:rStyle w:val="Enfasidelicata"/>
            <w:rFonts w:cstheme="minorHAnsi"/>
            <w:sz w:val="24"/>
            <w:szCs w:val="24"/>
          </w:rPr>
          <w:t>fact{</w:t>
        </w:r>
      </w:ins>
    </w:p>
    <w:p w14:paraId="3084C55E" w14:textId="77777777" w:rsidR="00846914" w:rsidRPr="00846914" w:rsidRDefault="00846914" w:rsidP="00846914">
      <w:pPr>
        <w:pStyle w:val="Paragrafoelenco"/>
        <w:spacing w:line="240" w:lineRule="auto"/>
        <w:ind w:left="360"/>
        <w:rPr>
          <w:ins w:id="2837" w:author="Cristian Sbrolli" w:date="2020-12-05T03:22:00Z"/>
          <w:rStyle w:val="Enfasidelicata"/>
          <w:rFonts w:cstheme="minorHAnsi"/>
          <w:sz w:val="24"/>
          <w:szCs w:val="24"/>
        </w:rPr>
      </w:pPr>
      <w:ins w:id="2838" w:author="Cristian Sbrolli" w:date="2020-12-05T03:22:00Z">
        <w:r w:rsidRPr="00846914">
          <w:rPr>
            <w:rStyle w:val="Enfasidelicata"/>
            <w:rFonts w:cstheme="minorHAnsi"/>
            <w:sz w:val="24"/>
            <w:szCs w:val="24"/>
          </w:rPr>
          <w:t>all c: Category | #categories.c &gt;= 1</w:t>
        </w:r>
      </w:ins>
    </w:p>
    <w:p w14:paraId="67054459" w14:textId="70947CCA" w:rsidR="00846914" w:rsidRDefault="00846914" w:rsidP="00846914">
      <w:pPr>
        <w:pStyle w:val="Paragrafoelenco"/>
        <w:spacing w:line="240" w:lineRule="auto"/>
        <w:ind w:left="360"/>
        <w:rPr>
          <w:ins w:id="2839" w:author="Cristian Sbrolli" w:date="2020-12-05T03:22:00Z"/>
          <w:rStyle w:val="Enfasidelicata"/>
          <w:rFonts w:cstheme="minorHAnsi"/>
          <w:sz w:val="24"/>
          <w:szCs w:val="24"/>
        </w:rPr>
      </w:pPr>
      <w:ins w:id="2840" w:author="Cristian Sbrolli" w:date="2020-12-05T03:22:00Z">
        <w:r w:rsidRPr="00846914">
          <w:rPr>
            <w:rStyle w:val="Enfasidelicata"/>
            <w:rFonts w:cstheme="minorHAnsi"/>
            <w:sz w:val="24"/>
            <w:szCs w:val="24"/>
          </w:rPr>
          <w:t>}</w:t>
        </w:r>
      </w:ins>
    </w:p>
    <w:p w14:paraId="13B9E6BD" w14:textId="77777777" w:rsidR="00846914" w:rsidRPr="005432E1" w:rsidRDefault="00846914" w:rsidP="005432E1">
      <w:pPr>
        <w:pStyle w:val="Paragrafoelenco"/>
        <w:spacing w:line="240" w:lineRule="auto"/>
        <w:ind w:left="360"/>
        <w:rPr>
          <w:ins w:id="2841" w:author="Cristian Sbrolli" w:date="2020-12-04T22:03:00Z"/>
          <w:rStyle w:val="Enfasidelicata"/>
          <w:rFonts w:cstheme="minorHAnsi"/>
          <w:sz w:val="24"/>
          <w:szCs w:val="24"/>
          <w:rPrChange w:id="2842" w:author="Cristian Sbrolli" w:date="2020-12-04T22:04:00Z">
            <w:rPr>
              <w:ins w:id="2843" w:author="Cristian Sbrolli" w:date="2020-12-04T22:03:00Z"/>
              <w:rStyle w:val="Enfasidelicata"/>
              <w:rFonts w:ascii="Bell MT" w:hAnsi="Bell MT"/>
              <w:sz w:val="44"/>
              <w:szCs w:val="44"/>
            </w:rPr>
          </w:rPrChange>
        </w:rPr>
      </w:pPr>
    </w:p>
    <w:p w14:paraId="02F765D2" w14:textId="77777777" w:rsidR="005432E1" w:rsidRPr="005432E1" w:rsidRDefault="005432E1" w:rsidP="005432E1">
      <w:pPr>
        <w:pStyle w:val="Paragrafoelenco"/>
        <w:spacing w:line="240" w:lineRule="auto"/>
        <w:ind w:left="360"/>
        <w:rPr>
          <w:ins w:id="2844" w:author="Cristian Sbrolli" w:date="2020-12-04T22:03:00Z"/>
          <w:rStyle w:val="Enfasidelicata"/>
          <w:rFonts w:cstheme="minorHAnsi"/>
          <w:sz w:val="24"/>
          <w:szCs w:val="24"/>
          <w:rPrChange w:id="2845" w:author="Cristian Sbrolli" w:date="2020-12-04T22:04:00Z">
            <w:rPr>
              <w:ins w:id="2846" w:author="Cristian Sbrolli" w:date="2020-12-04T22:03:00Z"/>
              <w:rStyle w:val="Enfasidelicata"/>
              <w:rFonts w:ascii="Bell MT" w:hAnsi="Bell MT"/>
              <w:sz w:val="44"/>
              <w:szCs w:val="44"/>
            </w:rPr>
          </w:rPrChange>
        </w:rPr>
      </w:pPr>
      <w:ins w:id="2847" w:author="Cristian Sbrolli" w:date="2020-12-04T22:03:00Z">
        <w:r w:rsidRPr="005432E1">
          <w:rPr>
            <w:rStyle w:val="Enfasidelicata"/>
            <w:rFonts w:cstheme="minorHAnsi"/>
            <w:sz w:val="24"/>
            <w:szCs w:val="24"/>
            <w:rPrChange w:id="2848" w:author="Cristian Sbrolli" w:date="2020-12-04T22:04:00Z">
              <w:rPr>
                <w:rStyle w:val="Enfasidelicata"/>
                <w:rFonts w:ascii="Bell MT" w:hAnsi="Bell MT"/>
                <w:sz w:val="44"/>
                <w:szCs w:val="44"/>
              </w:rPr>
            </w:rPrChange>
          </w:rPr>
          <w:t>//each ticket of any type belongs to a correct type of user</w:t>
        </w:r>
      </w:ins>
    </w:p>
    <w:p w14:paraId="6809DA37" w14:textId="77777777" w:rsidR="005432E1" w:rsidRPr="005432E1" w:rsidRDefault="005432E1" w:rsidP="005432E1">
      <w:pPr>
        <w:pStyle w:val="Paragrafoelenco"/>
        <w:spacing w:line="240" w:lineRule="auto"/>
        <w:ind w:left="360"/>
        <w:rPr>
          <w:ins w:id="2849" w:author="Cristian Sbrolli" w:date="2020-12-04T22:03:00Z"/>
          <w:rStyle w:val="Enfasidelicata"/>
          <w:rFonts w:cstheme="minorHAnsi"/>
          <w:sz w:val="24"/>
          <w:szCs w:val="24"/>
          <w:rPrChange w:id="2850" w:author="Cristian Sbrolli" w:date="2020-12-04T22:04:00Z">
            <w:rPr>
              <w:ins w:id="2851" w:author="Cristian Sbrolli" w:date="2020-12-04T22:03:00Z"/>
              <w:rStyle w:val="Enfasidelicata"/>
              <w:rFonts w:ascii="Bell MT" w:hAnsi="Bell MT"/>
              <w:sz w:val="44"/>
              <w:szCs w:val="44"/>
            </w:rPr>
          </w:rPrChange>
        </w:rPr>
      </w:pPr>
      <w:ins w:id="2852" w:author="Cristian Sbrolli" w:date="2020-12-04T22:03:00Z">
        <w:r w:rsidRPr="005432E1">
          <w:rPr>
            <w:rStyle w:val="Enfasidelicata"/>
            <w:rFonts w:cstheme="minorHAnsi"/>
            <w:sz w:val="24"/>
            <w:szCs w:val="24"/>
            <w:rPrChange w:id="2853" w:author="Cristian Sbrolli" w:date="2020-12-04T22:04:00Z">
              <w:rPr>
                <w:rStyle w:val="Enfasidelicata"/>
                <w:rFonts w:ascii="Bell MT" w:hAnsi="Bell MT"/>
                <w:sz w:val="44"/>
                <w:szCs w:val="44"/>
              </w:rPr>
            </w:rPrChange>
          </w:rPr>
          <w:t>fact{</w:t>
        </w:r>
      </w:ins>
    </w:p>
    <w:p w14:paraId="5D056146" w14:textId="77777777" w:rsidR="005432E1" w:rsidRPr="005432E1" w:rsidRDefault="005432E1" w:rsidP="005432E1">
      <w:pPr>
        <w:pStyle w:val="Paragrafoelenco"/>
        <w:spacing w:line="240" w:lineRule="auto"/>
        <w:ind w:left="360"/>
        <w:rPr>
          <w:ins w:id="2854" w:author="Cristian Sbrolli" w:date="2020-12-04T22:03:00Z"/>
          <w:rStyle w:val="Enfasidelicata"/>
          <w:rFonts w:cstheme="minorHAnsi"/>
          <w:sz w:val="24"/>
          <w:szCs w:val="24"/>
          <w:rPrChange w:id="2855" w:author="Cristian Sbrolli" w:date="2020-12-04T22:04:00Z">
            <w:rPr>
              <w:ins w:id="2856" w:author="Cristian Sbrolli" w:date="2020-12-04T22:03:00Z"/>
              <w:rStyle w:val="Enfasidelicata"/>
              <w:rFonts w:ascii="Bell MT" w:hAnsi="Bell MT"/>
              <w:sz w:val="44"/>
              <w:szCs w:val="44"/>
            </w:rPr>
          </w:rPrChange>
        </w:rPr>
      </w:pPr>
      <w:ins w:id="2857" w:author="Cristian Sbrolli" w:date="2020-12-04T22:03:00Z">
        <w:r w:rsidRPr="005432E1">
          <w:rPr>
            <w:rStyle w:val="Enfasidelicata"/>
            <w:rFonts w:cstheme="minorHAnsi"/>
            <w:sz w:val="24"/>
            <w:szCs w:val="24"/>
            <w:rPrChange w:id="2858"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859" w:author="Cristian Sbrolli" w:date="2020-12-04T22:04:00Z">
              <w:rPr>
                <w:rStyle w:val="Enfasidelicata"/>
                <w:rFonts w:ascii="Bell MT" w:hAnsi="Bell MT"/>
                <w:sz w:val="44"/>
                <w:szCs w:val="44"/>
              </w:rPr>
            </w:rPrChange>
          </w:rPr>
          <w:t>vt</w:t>
        </w:r>
        <w:proofErr w:type="spellEnd"/>
        <w:r w:rsidRPr="005432E1">
          <w:rPr>
            <w:rStyle w:val="Enfasidelicata"/>
            <w:rFonts w:cstheme="minorHAnsi"/>
            <w:sz w:val="24"/>
            <w:szCs w:val="24"/>
            <w:rPrChange w:id="2860"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861" w:author="Cristian Sbrolli" w:date="2020-12-04T22:04:00Z">
              <w:rPr>
                <w:rStyle w:val="Enfasidelicata"/>
                <w:rFonts w:ascii="Bell MT" w:hAnsi="Bell MT"/>
                <w:sz w:val="44"/>
                <w:szCs w:val="44"/>
              </w:rPr>
            </w:rPrChange>
          </w:rPr>
          <w:t>VirtualTicket</w:t>
        </w:r>
        <w:proofErr w:type="spellEnd"/>
        <w:r w:rsidRPr="005432E1">
          <w:rPr>
            <w:rStyle w:val="Enfasidelicata"/>
            <w:rFonts w:cstheme="minorHAnsi"/>
            <w:sz w:val="24"/>
            <w:szCs w:val="24"/>
            <w:rPrChange w:id="2862" w:author="Cristian Sbrolli" w:date="2020-12-04T22:04:00Z">
              <w:rPr>
                <w:rStyle w:val="Enfasidelicata"/>
                <w:rFonts w:ascii="Bell MT" w:hAnsi="Bell MT"/>
                <w:sz w:val="44"/>
                <w:szCs w:val="44"/>
              </w:rPr>
            </w:rPrChange>
          </w:rPr>
          <w:t xml:space="preserve"> |  #(userVTickets.vt) = 1</w:t>
        </w:r>
      </w:ins>
    </w:p>
    <w:p w14:paraId="32719D7C" w14:textId="77777777" w:rsidR="005432E1" w:rsidRPr="005432E1" w:rsidRDefault="005432E1" w:rsidP="005432E1">
      <w:pPr>
        <w:pStyle w:val="Paragrafoelenco"/>
        <w:spacing w:line="240" w:lineRule="auto"/>
        <w:ind w:left="360"/>
        <w:rPr>
          <w:ins w:id="2863" w:author="Cristian Sbrolli" w:date="2020-12-04T22:03:00Z"/>
          <w:rStyle w:val="Enfasidelicata"/>
          <w:rFonts w:cstheme="minorHAnsi"/>
          <w:sz w:val="24"/>
          <w:szCs w:val="24"/>
          <w:rPrChange w:id="2864" w:author="Cristian Sbrolli" w:date="2020-12-04T22:04:00Z">
            <w:rPr>
              <w:ins w:id="2865" w:author="Cristian Sbrolli" w:date="2020-12-04T22:03:00Z"/>
              <w:rStyle w:val="Enfasidelicata"/>
              <w:rFonts w:ascii="Bell MT" w:hAnsi="Bell MT"/>
              <w:sz w:val="44"/>
              <w:szCs w:val="44"/>
            </w:rPr>
          </w:rPrChange>
        </w:rPr>
      </w:pPr>
      <w:ins w:id="2866" w:author="Cristian Sbrolli" w:date="2020-12-04T22:03:00Z">
        <w:r w:rsidRPr="005432E1">
          <w:rPr>
            <w:rStyle w:val="Enfasidelicata"/>
            <w:rFonts w:cstheme="minorHAnsi"/>
            <w:sz w:val="24"/>
            <w:szCs w:val="24"/>
            <w:rPrChange w:id="2867"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868" w:author="Cristian Sbrolli" w:date="2020-12-04T22:04:00Z">
              <w:rPr>
                <w:rStyle w:val="Enfasidelicata"/>
                <w:rFonts w:ascii="Bell MT" w:hAnsi="Bell MT"/>
                <w:sz w:val="44"/>
                <w:szCs w:val="44"/>
              </w:rPr>
            </w:rPrChange>
          </w:rPr>
          <w:t>pt</w:t>
        </w:r>
        <w:proofErr w:type="spellEnd"/>
        <w:r w:rsidRPr="005432E1">
          <w:rPr>
            <w:rStyle w:val="Enfasidelicata"/>
            <w:rFonts w:cstheme="minorHAnsi"/>
            <w:sz w:val="24"/>
            <w:szCs w:val="24"/>
            <w:rPrChange w:id="2869"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870" w:author="Cristian Sbrolli" w:date="2020-12-04T22:04:00Z">
              <w:rPr>
                <w:rStyle w:val="Enfasidelicata"/>
                <w:rFonts w:ascii="Bell MT" w:hAnsi="Bell MT"/>
                <w:sz w:val="44"/>
                <w:szCs w:val="44"/>
              </w:rPr>
            </w:rPrChange>
          </w:rPr>
          <w:t>PhysicalTicket</w:t>
        </w:r>
        <w:proofErr w:type="spellEnd"/>
        <w:r w:rsidRPr="005432E1">
          <w:rPr>
            <w:rStyle w:val="Enfasidelicata"/>
            <w:rFonts w:cstheme="minorHAnsi"/>
            <w:sz w:val="24"/>
            <w:szCs w:val="24"/>
            <w:rPrChange w:id="2871" w:author="Cristian Sbrolli" w:date="2020-12-04T22:04:00Z">
              <w:rPr>
                <w:rStyle w:val="Enfasidelicata"/>
                <w:rFonts w:ascii="Bell MT" w:hAnsi="Bell MT"/>
                <w:sz w:val="44"/>
                <w:szCs w:val="44"/>
              </w:rPr>
            </w:rPrChange>
          </w:rPr>
          <w:t xml:space="preserve"> | #(userPTickets.pt) = 1</w:t>
        </w:r>
      </w:ins>
    </w:p>
    <w:p w14:paraId="4BB37CD5" w14:textId="77777777" w:rsidR="005432E1" w:rsidRPr="005432E1" w:rsidRDefault="005432E1" w:rsidP="005432E1">
      <w:pPr>
        <w:pStyle w:val="Paragrafoelenco"/>
        <w:spacing w:line="240" w:lineRule="auto"/>
        <w:ind w:left="360"/>
        <w:rPr>
          <w:ins w:id="2872" w:author="Cristian Sbrolli" w:date="2020-12-04T22:03:00Z"/>
          <w:rStyle w:val="Enfasidelicata"/>
          <w:rFonts w:cstheme="minorHAnsi"/>
          <w:sz w:val="24"/>
          <w:szCs w:val="24"/>
          <w:rPrChange w:id="2873" w:author="Cristian Sbrolli" w:date="2020-12-04T22:04:00Z">
            <w:rPr>
              <w:ins w:id="2874" w:author="Cristian Sbrolli" w:date="2020-12-04T22:03:00Z"/>
              <w:rStyle w:val="Enfasidelicata"/>
              <w:rFonts w:ascii="Bell MT" w:hAnsi="Bell MT"/>
              <w:sz w:val="44"/>
              <w:szCs w:val="44"/>
            </w:rPr>
          </w:rPrChange>
        </w:rPr>
      </w:pPr>
      <w:ins w:id="2875" w:author="Cristian Sbrolli" w:date="2020-12-04T22:03:00Z">
        <w:r w:rsidRPr="005432E1">
          <w:rPr>
            <w:rStyle w:val="Enfasidelicata"/>
            <w:rFonts w:cstheme="minorHAnsi"/>
            <w:sz w:val="24"/>
            <w:szCs w:val="24"/>
            <w:rPrChange w:id="2876" w:author="Cristian Sbrolli" w:date="2020-12-04T22:04:00Z">
              <w:rPr>
                <w:rStyle w:val="Enfasidelicata"/>
                <w:rFonts w:ascii="Bell MT" w:hAnsi="Bell MT"/>
                <w:sz w:val="44"/>
                <w:szCs w:val="44"/>
              </w:rPr>
            </w:rPrChange>
          </w:rPr>
          <w:t>all vs: Visit | #(userVisits.vs) = 1</w:t>
        </w:r>
      </w:ins>
    </w:p>
    <w:p w14:paraId="5AC447F9" w14:textId="624818E3" w:rsidR="000477F7" w:rsidRPr="002C295C" w:rsidRDefault="005432E1" w:rsidP="002C295C">
      <w:pPr>
        <w:pStyle w:val="Paragrafoelenco"/>
        <w:spacing w:line="240" w:lineRule="auto"/>
        <w:ind w:left="360"/>
        <w:rPr>
          <w:ins w:id="2877" w:author="Cristian Sbrolli" w:date="2020-12-05T00:14:00Z"/>
          <w:rStyle w:val="Enfasidelicata"/>
          <w:rFonts w:cstheme="minorHAnsi"/>
          <w:sz w:val="24"/>
          <w:szCs w:val="24"/>
        </w:rPr>
      </w:pPr>
      <w:ins w:id="2878" w:author="Cristian Sbrolli" w:date="2020-12-04T22:03:00Z">
        <w:r w:rsidRPr="005432E1">
          <w:rPr>
            <w:rStyle w:val="Enfasidelicata"/>
            <w:rFonts w:cstheme="minorHAnsi"/>
            <w:sz w:val="24"/>
            <w:szCs w:val="24"/>
            <w:rPrChange w:id="2879" w:author="Cristian Sbrolli" w:date="2020-12-04T22:04:00Z">
              <w:rPr>
                <w:rStyle w:val="Enfasidelicata"/>
                <w:rFonts w:ascii="Bell MT" w:hAnsi="Bell MT"/>
                <w:sz w:val="44"/>
                <w:szCs w:val="44"/>
              </w:rPr>
            </w:rPrChange>
          </w:rPr>
          <w:t>}</w:t>
        </w:r>
      </w:ins>
    </w:p>
    <w:p w14:paraId="15E30176" w14:textId="43089C27" w:rsidR="000477F7" w:rsidRPr="000779FA" w:rsidRDefault="00C94560">
      <w:pPr>
        <w:pStyle w:val="Paragrafoelenco"/>
        <w:numPr>
          <w:ilvl w:val="0"/>
          <w:numId w:val="74"/>
        </w:numPr>
        <w:spacing w:line="240" w:lineRule="auto"/>
        <w:rPr>
          <w:ins w:id="2880" w:author="Cristian Sbrolli" w:date="2020-12-05T00:12:00Z"/>
          <w:rStyle w:val="Enfasidelicata"/>
          <w:rFonts w:ascii="Bell MT" w:hAnsi="Bell MT" w:cstheme="minorHAnsi"/>
          <w:sz w:val="44"/>
          <w:szCs w:val="44"/>
          <w:rPrChange w:id="2881" w:author="Cristian Sbrolli" w:date="2020-12-05T00:15:00Z">
            <w:rPr>
              <w:ins w:id="2882" w:author="Cristian Sbrolli" w:date="2020-12-05T00:12:00Z"/>
              <w:rStyle w:val="Enfasidelicata"/>
              <w:rFonts w:cstheme="minorHAnsi"/>
              <w:sz w:val="24"/>
              <w:szCs w:val="24"/>
            </w:rPr>
          </w:rPrChange>
        </w:rPr>
        <w:pPrChange w:id="2883" w:author="Cristian Sbrolli" w:date="2020-12-05T00:14:00Z">
          <w:pPr>
            <w:pStyle w:val="Paragrafoelenco"/>
            <w:spacing w:line="240" w:lineRule="auto"/>
            <w:ind w:left="360"/>
          </w:pPr>
        </w:pPrChange>
      </w:pPr>
      <w:ins w:id="2884" w:author="Cristian Sbrolli" w:date="2020-12-05T01:02:00Z">
        <w:r>
          <w:rPr>
            <w:rStyle w:val="Enfasidelicata"/>
            <w:rFonts w:ascii="Bell MT" w:hAnsi="Bell MT" w:cstheme="minorHAnsi"/>
            <w:sz w:val="44"/>
            <w:szCs w:val="44"/>
          </w:rPr>
          <w:t>Dynamic Model</w:t>
        </w:r>
      </w:ins>
    </w:p>
    <w:p w14:paraId="4A0AB79B" w14:textId="6A2A4584" w:rsidR="005432E1" w:rsidRPr="004974ED" w:rsidRDefault="005432E1" w:rsidP="002C295C">
      <w:pPr>
        <w:pStyle w:val="Paragrafoelenco"/>
        <w:spacing w:line="240" w:lineRule="auto"/>
        <w:ind w:left="360"/>
        <w:rPr>
          <w:ins w:id="2885" w:author="Cristian Sbrolli" w:date="2020-12-04T22:03:00Z"/>
          <w:rStyle w:val="Enfasidelicata"/>
          <w:rFonts w:cstheme="minorHAnsi"/>
          <w:sz w:val="24"/>
          <w:szCs w:val="24"/>
          <w:rPrChange w:id="2886" w:author="Cristian Sbrolli" w:date="2020-12-05T00:07:00Z">
            <w:rPr>
              <w:ins w:id="2887" w:author="Cristian Sbrolli" w:date="2020-12-04T22:03:00Z"/>
              <w:rStyle w:val="Enfasidelicata"/>
              <w:rFonts w:ascii="Bell MT" w:hAnsi="Bell MT"/>
              <w:sz w:val="44"/>
              <w:szCs w:val="44"/>
            </w:rPr>
          </w:rPrChange>
        </w:rPr>
      </w:pPr>
      <w:ins w:id="2888" w:author="Cristian Sbrolli" w:date="2020-12-04T22:03:00Z">
        <w:r w:rsidRPr="005432E1">
          <w:rPr>
            <w:rStyle w:val="Enfasidelicata"/>
            <w:rFonts w:cstheme="minorHAnsi"/>
            <w:sz w:val="24"/>
            <w:szCs w:val="24"/>
            <w:rPrChange w:id="2889" w:author="Cristian Sbrolli" w:date="2020-12-04T22:04:00Z">
              <w:rPr>
                <w:rStyle w:val="Enfasidelicata"/>
                <w:rFonts w:ascii="Bell MT" w:hAnsi="Bell MT"/>
                <w:sz w:val="44"/>
                <w:szCs w:val="44"/>
              </w:rPr>
            </w:rPrChange>
          </w:rPr>
          <w:tab/>
        </w:r>
      </w:ins>
    </w:p>
    <w:p w14:paraId="1832A4F4" w14:textId="77777777" w:rsidR="005432E1" w:rsidRPr="005432E1" w:rsidRDefault="005432E1" w:rsidP="005432E1">
      <w:pPr>
        <w:pStyle w:val="Paragrafoelenco"/>
        <w:spacing w:line="240" w:lineRule="auto"/>
        <w:ind w:left="360"/>
        <w:rPr>
          <w:ins w:id="2890" w:author="Cristian Sbrolli" w:date="2020-12-04T22:03:00Z"/>
          <w:rStyle w:val="Enfasidelicata"/>
          <w:rFonts w:cstheme="minorHAnsi"/>
          <w:sz w:val="24"/>
          <w:szCs w:val="24"/>
          <w:rPrChange w:id="2891" w:author="Cristian Sbrolli" w:date="2020-12-04T22:04:00Z">
            <w:rPr>
              <w:ins w:id="2892" w:author="Cristian Sbrolli" w:date="2020-12-04T22:03:00Z"/>
              <w:rStyle w:val="Enfasidelicata"/>
              <w:rFonts w:ascii="Bell MT" w:hAnsi="Bell MT"/>
              <w:sz w:val="44"/>
              <w:szCs w:val="44"/>
            </w:rPr>
          </w:rPrChange>
        </w:rPr>
      </w:pPr>
      <w:ins w:id="2893" w:author="Cristian Sbrolli" w:date="2020-12-04T22:03:00Z">
        <w:r w:rsidRPr="005432E1">
          <w:rPr>
            <w:rStyle w:val="Enfasidelicata"/>
            <w:rFonts w:cstheme="minorHAnsi"/>
            <w:sz w:val="24"/>
            <w:szCs w:val="24"/>
            <w:rPrChange w:id="2894" w:author="Cristian Sbrolli" w:date="2020-12-04T22:04:00Z">
              <w:rPr>
                <w:rStyle w:val="Enfasidelicata"/>
                <w:rFonts w:ascii="Bell MT" w:hAnsi="Bell MT"/>
                <w:sz w:val="44"/>
                <w:szCs w:val="44"/>
              </w:rPr>
            </w:rPrChange>
          </w:rPr>
          <w:t>//G3. User inside stores are safe</w:t>
        </w:r>
      </w:ins>
    </w:p>
    <w:p w14:paraId="69EEF0D7" w14:textId="77777777" w:rsidR="005432E1" w:rsidRPr="005432E1" w:rsidRDefault="005432E1" w:rsidP="005432E1">
      <w:pPr>
        <w:pStyle w:val="Paragrafoelenco"/>
        <w:spacing w:line="240" w:lineRule="auto"/>
        <w:ind w:left="360"/>
        <w:rPr>
          <w:ins w:id="2895" w:author="Cristian Sbrolli" w:date="2020-12-04T22:03:00Z"/>
          <w:rStyle w:val="Enfasidelicata"/>
          <w:rFonts w:cstheme="minorHAnsi"/>
          <w:sz w:val="24"/>
          <w:szCs w:val="24"/>
          <w:rPrChange w:id="2896" w:author="Cristian Sbrolli" w:date="2020-12-04T22:04:00Z">
            <w:rPr>
              <w:ins w:id="2897" w:author="Cristian Sbrolli" w:date="2020-12-04T22:03:00Z"/>
              <w:rStyle w:val="Enfasidelicata"/>
              <w:rFonts w:ascii="Bell MT" w:hAnsi="Bell MT"/>
              <w:sz w:val="44"/>
              <w:szCs w:val="44"/>
            </w:rPr>
          </w:rPrChange>
        </w:rPr>
      </w:pPr>
      <w:ins w:id="2898" w:author="Cristian Sbrolli" w:date="2020-12-04T22:03:00Z">
        <w:r w:rsidRPr="005432E1">
          <w:rPr>
            <w:rStyle w:val="Enfasidelicata"/>
            <w:rFonts w:cstheme="minorHAnsi"/>
            <w:sz w:val="24"/>
            <w:szCs w:val="24"/>
            <w:rPrChange w:id="2899" w:author="Cristian Sbrolli" w:date="2020-12-04T22:04:00Z">
              <w:rPr>
                <w:rStyle w:val="Enfasidelicata"/>
                <w:rFonts w:ascii="Bell MT" w:hAnsi="Bell MT"/>
                <w:sz w:val="44"/>
                <w:szCs w:val="44"/>
              </w:rPr>
            </w:rPrChange>
          </w:rPr>
          <w:t xml:space="preserve">assert </w:t>
        </w:r>
        <w:proofErr w:type="spellStart"/>
        <w:r w:rsidRPr="005432E1">
          <w:rPr>
            <w:rStyle w:val="Enfasidelicata"/>
            <w:rFonts w:cstheme="minorHAnsi"/>
            <w:sz w:val="24"/>
            <w:szCs w:val="24"/>
            <w:rPrChange w:id="2900" w:author="Cristian Sbrolli" w:date="2020-12-04T22:04:00Z">
              <w:rPr>
                <w:rStyle w:val="Enfasidelicata"/>
                <w:rFonts w:ascii="Bell MT" w:hAnsi="Bell MT"/>
                <w:sz w:val="44"/>
                <w:szCs w:val="44"/>
              </w:rPr>
            </w:rPrChange>
          </w:rPr>
          <w:t>allUsersInsideStoresAreSafe</w:t>
        </w:r>
        <w:proofErr w:type="spellEnd"/>
        <w:r w:rsidRPr="005432E1">
          <w:rPr>
            <w:rStyle w:val="Enfasidelicata"/>
            <w:rFonts w:cstheme="minorHAnsi"/>
            <w:sz w:val="24"/>
            <w:szCs w:val="24"/>
            <w:rPrChange w:id="2901" w:author="Cristian Sbrolli" w:date="2020-12-04T22:04:00Z">
              <w:rPr>
                <w:rStyle w:val="Enfasidelicata"/>
                <w:rFonts w:ascii="Bell MT" w:hAnsi="Bell MT"/>
                <w:sz w:val="44"/>
                <w:szCs w:val="44"/>
              </w:rPr>
            </w:rPrChange>
          </w:rPr>
          <w:t>{</w:t>
        </w:r>
      </w:ins>
    </w:p>
    <w:p w14:paraId="0E9A5DE5" w14:textId="77777777" w:rsidR="005432E1" w:rsidRPr="005432E1" w:rsidRDefault="005432E1" w:rsidP="005432E1">
      <w:pPr>
        <w:pStyle w:val="Paragrafoelenco"/>
        <w:spacing w:line="240" w:lineRule="auto"/>
        <w:ind w:left="360"/>
        <w:rPr>
          <w:ins w:id="2902" w:author="Cristian Sbrolli" w:date="2020-12-04T22:03:00Z"/>
          <w:rStyle w:val="Enfasidelicata"/>
          <w:rFonts w:cstheme="minorHAnsi"/>
          <w:sz w:val="24"/>
          <w:szCs w:val="24"/>
          <w:rPrChange w:id="2903" w:author="Cristian Sbrolli" w:date="2020-12-04T22:04:00Z">
            <w:rPr>
              <w:ins w:id="2904" w:author="Cristian Sbrolli" w:date="2020-12-04T22:03:00Z"/>
              <w:rStyle w:val="Enfasidelicata"/>
              <w:rFonts w:ascii="Bell MT" w:hAnsi="Bell MT"/>
              <w:sz w:val="44"/>
              <w:szCs w:val="44"/>
            </w:rPr>
          </w:rPrChange>
        </w:rPr>
      </w:pPr>
      <w:ins w:id="2905" w:author="Cristian Sbrolli" w:date="2020-12-04T22:03:00Z">
        <w:r w:rsidRPr="005432E1">
          <w:rPr>
            <w:rStyle w:val="Enfasidelicata"/>
            <w:rFonts w:cstheme="minorHAnsi"/>
            <w:sz w:val="24"/>
            <w:szCs w:val="24"/>
            <w:rPrChange w:id="2906" w:author="Cristian Sbrolli" w:date="2020-12-04T22:04:00Z">
              <w:rPr>
                <w:rStyle w:val="Enfasidelicata"/>
                <w:rFonts w:ascii="Bell MT" w:hAnsi="Bell MT"/>
                <w:sz w:val="44"/>
                <w:szCs w:val="44"/>
              </w:rPr>
            </w:rPrChange>
          </w:rPr>
          <w:t xml:space="preserve">all u: User | </w:t>
        </w:r>
        <w:proofErr w:type="spellStart"/>
        <w:r w:rsidRPr="005432E1">
          <w:rPr>
            <w:rStyle w:val="Enfasidelicata"/>
            <w:rFonts w:cstheme="minorHAnsi"/>
            <w:sz w:val="24"/>
            <w:szCs w:val="24"/>
            <w:rPrChange w:id="2907" w:author="Cristian Sbrolli" w:date="2020-12-04T22:04:00Z">
              <w:rPr>
                <w:rStyle w:val="Enfasidelicata"/>
                <w:rFonts w:ascii="Bell MT" w:hAnsi="Bell MT"/>
                <w:sz w:val="44"/>
                <w:szCs w:val="44"/>
              </w:rPr>
            </w:rPrChange>
          </w:rPr>
          <w:t>u.userStatus</w:t>
        </w:r>
        <w:proofErr w:type="spellEnd"/>
        <w:r w:rsidRPr="005432E1">
          <w:rPr>
            <w:rStyle w:val="Enfasidelicata"/>
            <w:rFonts w:cstheme="minorHAnsi"/>
            <w:sz w:val="24"/>
            <w:szCs w:val="24"/>
            <w:rPrChange w:id="2908" w:author="Cristian Sbrolli" w:date="2020-12-04T22:04:00Z">
              <w:rPr>
                <w:rStyle w:val="Enfasidelicata"/>
                <w:rFonts w:ascii="Bell MT" w:hAnsi="Bell MT"/>
                <w:sz w:val="44"/>
                <w:szCs w:val="44"/>
              </w:rPr>
            </w:rPrChange>
          </w:rPr>
          <w:t>= Safe</w:t>
        </w:r>
      </w:ins>
    </w:p>
    <w:p w14:paraId="5310E259" w14:textId="77777777" w:rsidR="005432E1" w:rsidRPr="005432E1" w:rsidRDefault="005432E1" w:rsidP="005432E1">
      <w:pPr>
        <w:pStyle w:val="Paragrafoelenco"/>
        <w:spacing w:line="240" w:lineRule="auto"/>
        <w:ind w:left="360"/>
        <w:rPr>
          <w:ins w:id="2909" w:author="Cristian Sbrolli" w:date="2020-12-04T22:03:00Z"/>
          <w:rStyle w:val="Enfasidelicata"/>
          <w:rFonts w:cstheme="minorHAnsi"/>
          <w:sz w:val="24"/>
          <w:szCs w:val="24"/>
          <w:rPrChange w:id="2910" w:author="Cristian Sbrolli" w:date="2020-12-04T22:04:00Z">
            <w:rPr>
              <w:ins w:id="2911" w:author="Cristian Sbrolli" w:date="2020-12-04T22:03:00Z"/>
              <w:rStyle w:val="Enfasidelicata"/>
              <w:rFonts w:ascii="Bell MT" w:hAnsi="Bell MT"/>
              <w:sz w:val="44"/>
              <w:szCs w:val="44"/>
            </w:rPr>
          </w:rPrChange>
        </w:rPr>
      </w:pPr>
      <w:ins w:id="2912" w:author="Cristian Sbrolli" w:date="2020-12-04T22:03:00Z">
        <w:r w:rsidRPr="005432E1">
          <w:rPr>
            <w:rStyle w:val="Enfasidelicata"/>
            <w:rFonts w:cstheme="minorHAnsi"/>
            <w:sz w:val="24"/>
            <w:szCs w:val="24"/>
            <w:rPrChange w:id="2913" w:author="Cristian Sbrolli" w:date="2020-12-04T22:04:00Z">
              <w:rPr>
                <w:rStyle w:val="Enfasidelicata"/>
                <w:rFonts w:ascii="Bell MT" w:hAnsi="Bell MT"/>
                <w:sz w:val="44"/>
                <w:szCs w:val="44"/>
              </w:rPr>
            </w:rPrChange>
          </w:rPr>
          <w:t>}</w:t>
        </w:r>
      </w:ins>
    </w:p>
    <w:p w14:paraId="49C84719" w14:textId="77777777" w:rsidR="005432E1" w:rsidRPr="005432E1" w:rsidRDefault="005432E1" w:rsidP="005432E1">
      <w:pPr>
        <w:pStyle w:val="Paragrafoelenco"/>
        <w:spacing w:line="240" w:lineRule="auto"/>
        <w:ind w:left="360"/>
        <w:rPr>
          <w:ins w:id="2914" w:author="Cristian Sbrolli" w:date="2020-12-04T22:03:00Z"/>
          <w:rStyle w:val="Enfasidelicata"/>
          <w:rFonts w:cstheme="minorHAnsi"/>
          <w:sz w:val="24"/>
          <w:szCs w:val="24"/>
          <w:rPrChange w:id="2915" w:author="Cristian Sbrolli" w:date="2020-12-04T22:04:00Z">
            <w:rPr>
              <w:ins w:id="2916" w:author="Cristian Sbrolli" w:date="2020-12-04T22:03:00Z"/>
              <w:rStyle w:val="Enfasidelicata"/>
              <w:rFonts w:ascii="Bell MT" w:hAnsi="Bell MT"/>
              <w:sz w:val="44"/>
              <w:szCs w:val="44"/>
            </w:rPr>
          </w:rPrChange>
        </w:rPr>
      </w:pPr>
    </w:p>
    <w:p w14:paraId="235C70F6" w14:textId="68C6B271" w:rsidR="005432E1" w:rsidRPr="005432E1" w:rsidRDefault="005432E1" w:rsidP="005432E1">
      <w:pPr>
        <w:pStyle w:val="Paragrafoelenco"/>
        <w:spacing w:line="240" w:lineRule="auto"/>
        <w:ind w:left="360"/>
        <w:rPr>
          <w:ins w:id="2917" w:author="Cristian Sbrolli" w:date="2020-12-04T22:03:00Z"/>
          <w:rStyle w:val="Enfasidelicata"/>
          <w:rFonts w:cstheme="minorHAnsi"/>
          <w:sz w:val="24"/>
          <w:szCs w:val="24"/>
          <w:rPrChange w:id="2918" w:author="Cristian Sbrolli" w:date="2020-12-04T22:04:00Z">
            <w:rPr>
              <w:ins w:id="2919" w:author="Cristian Sbrolli" w:date="2020-12-04T22:03:00Z"/>
              <w:rStyle w:val="Enfasidelicata"/>
              <w:rFonts w:ascii="Bell MT" w:hAnsi="Bell MT"/>
              <w:sz w:val="44"/>
              <w:szCs w:val="44"/>
            </w:rPr>
          </w:rPrChange>
        </w:rPr>
      </w:pPr>
      <w:ins w:id="2920" w:author="Cristian Sbrolli" w:date="2020-12-04T22:03:00Z">
        <w:r w:rsidRPr="005432E1">
          <w:rPr>
            <w:rStyle w:val="Enfasidelicata"/>
            <w:rFonts w:cstheme="minorHAnsi"/>
            <w:sz w:val="24"/>
            <w:szCs w:val="24"/>
            <w:rPrChange w:id="2921" w:author="Cristian Sbrolli" w:date="2020-12-04T22:04:00Z">
              <w:rPr>
                <w:rStyle w:val="Enfasidelicata"/>
                <w:rFonts w:ascii="Bell MT" w:hAnsi="Bell MT"/>
                <w:sz w:val="44"/>
                <w:szCs w:val="44"/>
              </w:rPr>
            </w:rPrChange>
          </w:rPr>
          <w:t>//G</w:t>
        </w:r>
      </w:ins>
      <w:ins w:id="2922" w:author="Cristian Sbrolli" w:date="2020-12-04T22:45:00Z">
        <w:r w:rsidR="006E52B1">
          <w:rPr>
            <w:rStyle w:val="Enfasidelicata"/>
            <w:rFonts w:cstheme="minorHAnsi"/>
            <w:sz w:val="24"/>
            <w:szCs w:val="24"/>
          </w:rPr>
          <w:t>7</w:t>
        </w:r>
      </w:ins>
      <w:ins w:id="2923" w:author="Cristian Sbrolli" w:date="2020-12-04T22:03:00Z">
        <w:r w:rsidRPr="005432E1">
          <w:rPr>
            <w:rStyle w:val="Enfasidelicata"/>
            <w:rFonts w:cstheme="minorHAnsi"/>
            <w:sz w:val="24"/>
            <w:szCs w:val="24"/>
            <w:rPrChange w:id="2924" w:author="Cristian Sbrolli" w:date="2020-12-04T22:04:00Z">
              <w:rPr>
                <w:rStyle w:val="Enfasidelicata"/>
                <w:rFonts w:ascii="Bell MT" w:hAnsi="Bell MT"/>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Paragrafoelenco"/>
        <w:spacing w:line="240" w:lineRule="auto"/>
        <w:ind w:left="360"/>
        <w:rPr>
          <w:ins w:id="2925" w:author="Cristian Sbrolli" w:date="2020-12-04T22:03:00Z"/>
          <w:rStyle w:val="Enfasidelicata"/>
          <w:rFonts w:cstheme="minorHAnsi"/>
          <w:sz w:val="24"/>
          <w:szCs w:val="24"/>
          <w:rPrChange w:id="2926" w:author="Cristian Sbrolli" w:date="2020-12-04T22:04:00Z">
            <w:rPr>
              <w:ins w:id="2927" w:author="Cristian Sbrolli" w:date="2020-12-04T22:03:00Z"/>
              <w:rStyle w:val="Enfasidelicata"/>
              <w:rFonts w:ascii="Bell MT" w:hAnsi="Bell MT"/>
              <w:sz w:val="44"/>
              <w:szCs w:val="44"/>
            </w:rPr>
          </w:rPrChange>
        </w:rPr>
      </w:pPr>
      <w:proofErr w:type="spellStart"/>
      <w:ins w:id="2928" w:author="Cristian Sbrolli" w:date="2020-12-04T22:03:00Z">
        <w:r w:rsidRPr="005432E1">
          <w:rPr>
            <w:rStyle w:val="Enfasidelicata"/>
            <w:rFonts w:cstheme="minorHAnsi"/>
            <w:sz w:val="24"/>
            <w:szCs w:val="24"/>
            <w:rPrChange w:id="2929"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2930"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931" w:author="Cristian Sbrolli" w:date="2020-12-04T22:04:00Z">
              <w:rPr>
                <w:rStyle w:val="Enfasidelicata"/>
                <w:rFonts w:ascii="Bell MT" w:hAnsi="Bell MT"/>
                <w:sz w:val="44"/>
                <w:szCs w:val="44"/>
              </w:rPr>
            </w:rPrChange>
          </w:rPr>
          <w:t>vUserGetsTicket</w:t>
        </w:r>
        <w:proofErr w:type="spellEnd"/>
        <w:r w:rsidRPr="005432E1">
          <w:rPr>
            <w:rStyle w:val="Enfasidelicata"/>
            <w:rFonts w:cstheme="minorHAnsi"/>
            <w:sz w:val="24"/>
            <w:szCs w:val="24"/>
            <w:rPrChange w:id="2932" w:author="Cristian Sbrolli" w:date="2020-12-04T22:04:00Z">
              <w:rPr>
                <w:rStyle w:val="Enfasidelicata"/>
                <w:rFonts w:ascii="Bell MT" w:hAnsi="Bell MT"/>
                <w:sz w:val="44"/>
                <w:szCs w:val="44"/>
              </w:rPr>
            </w:rPrChange>
          </w:rPr>
          <w:t xml:space="preserve">[m,m1: Market, u,u1: </w:t>
        </w:r>
        <w:proofErr w:type="spellStart"/>
        <w:r w:rsidRPr="005432E1">
          <w:rPr>
            <w:rStyle w:val="Enfasidelicata"/>
            <w:rFonts w:cstheme="minorHAnsi"/>
            <w:sz w:val="24"/>
            <w:szCs w:val="24"/>
            <w:rPrChange w:id="2933"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2934" w:author="Cristian Sbrolli" w:date="2020-12-04T22:04:00Z">
              <w:rPr>
                <w:rStyle w:val="Enfasidelicata"/>
                <w:rFonts w:ascii="Bell MT" w:hAnsi="Bell MT"/>
                <w:sz w:val="44"/>
                <w:szCs w:val="44"/>
              </w:rPr>
            </w:rPrChange>
          </w:rPr>
          <w:t>]{</w:t>
        </w:r>
      </w:ins>
    </w:p>
    <w:p w14:paraId="6C143625" w14:textId="77777777" w:rsidR="005432E1" w:rsidRPr="005432E1" w:rsidRDefault="005432E1" w:rsidP="005432E1">
      <w:pPr>
        <w:pStyle w:val="Paragrafoelenco"/>
        <w:spacing w:line="240" w:lineRule="auto"/>
        <w:ind w:left="360"/>
        <w:rPr>
          <w:ins w:id="2935" w:author="Cristian Sbrolli" w:date="2020-12-04T22:03:00Z"/>
          <w:rStyle w:val="Enfasidelicata"/>
          <w:rFonts w:cstheme="minorHAnsi"/>
          <w:sz w:val="24"/>
          <w:szCs w:val="24"/>
          <w:rPrChange w:id="2936" w:author="Cristian Sbrolli" w:date="2020-12-04T22:04:00Z">
            <w:rPr>
              <w:ins w:id="2937" w:author="Cristian Sbrolli" w:date="2020-12-04T22:03:00Z"/>
              <w:rStyle w:val="Enfasidelicata"/>
              <w:rFonts w:ascii="Bell MT" w:hAnsi="Bell MT"/>
              <w:sz w:val="44"/>
              <w:szCs w:val="44"/>
            </w:rPr>
          </w:rPrChange>
        </w:rPr>
      </w:pPr>
      <w:ins w:id="2938" w:author="Cristian Sbrolli" w:date="2020-12-04T22:03:00Z">
        <w:r w:rsidRPr="005432E1">
          <w:rPr>
            <w:rStyle w:val="Enfasidelicata"/>
            <w:rFonts w:cstheme="minorHAnsi"/>
            <w:sz w:val="24"/>
            <w:szCs w:val="24"/>
            <w:rPrChange w:id="2939" w:author="Cristian Sbrolli" w:date="2020-12-04T22:04:00Z">
              <w:rPr>
                <w:rStyle w:val="Enfasidelicata"/>
                <w:rFonts w:ascii="Bell MT" w:hAnsi="Bell MT"/>
                <w:sz w:val="44"/>
                <w:szCs w:val="44"/>
              </w:rPr>
            </w:rPrChange>
          </w:rPr>
          <w:t xml:space="preserve">some </w:t>
        </w:r>
        <w:proofErr w:type="spellStart"/>
        <w:r w:rsidRPr="005432E1">
          <w:rPr>
            <w:rStyle w:val="Enfasidelicata"/>
            <w:rFonts w:cstheme="minorHAnsi"/>
            <w:sz w:val="24"/>
            <w:szCs w:val="24"/>
            <w:rPrChange w:id="2940"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941"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942"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2943"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944"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945"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2946" w:author="Cristian Sbrolli" w:date="2020-12-04T22:04:00Z">
              <w:rPr>
                <w:rStyle w:val="Enfasidelicata"/>
                <w:rFonts w:ascii="Bell MT" w:hAnsi="Bell MT"/>
                <w:sz w:val="44"/>
                <w:szCs w:val="44"/>
              </w:rPr>
            </w:rPrChange>
          </w:rPr>
          <w:t>m.ticketManager.currentDate</w:t>
        </w:r>
        <w:proofErr w:type="spellEnd"/>
        <w:r w:rsidRPr="005432E1">
          <w:rPr>
            <w:rStyle w:val="Enfasidelicata"/>
            <w:rFonts w:cstheme="minorHAnsi"/>
            <w:sz w:val="24"/>
            <w:szCs w:val="24"/>
            <w:rPrChange w:id="2947"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948" w:author="Cristian Sbrolli" w:date="2020-12-04T22:04:00Z">
              <w:rPr>
                <w:rStyle w:val="Enfasidelicata"/>
                <w:rFonts w:ascii="Bell MT" w:hAnsi="Bell MT"/>
                <w:sz w:val="44"/>
                <w:szCs w:val="44"/>
              </w:rPr>
            </w:rPrChange>
          </w:rPr>
          <w:t>m.ticketManager.availableSlots</w:t>
        </w:r>
        <w:proofErr w:type="spellEnd"/>
        <w:r w:rsidRPr="005432E1">
          <w:rPr>
            <w:rStyle w:val="Enfasidelicata"/>
            <w:rFonts w:cstheme="minorHAnsi"/>
            <w:sz w:val="24"/>
            <w:szCs w:val="24"/>
            <w:rPrChange w:id="2949" w:author="Cristian Sbrolli" w:date="2020-12-04T22:04:00Z">
              <w:rPr>
                <w:rStyle w:val="Enfasidelicata"/>
                <w:rFonts w:ascii="Bell MT" w:hAnsi="Bell MT"/>
                <w:sz w:val="44"/>
                <w:szCs w:val="44"/>
              </w:rPr>
            </w:rPrChange>
          </w:rPr>
          <w:t>) and</w:t>
        </w:r>
      </w:ins>
    </w:p>
    <w:p w14:paraId="5E6E127D" w14:textId="77777777" w:rsidR="005432E1" w:rsidRPr="005432E1" w:rsidRDefault="005432E1" w:rsidP="005432E1">
      <w:pPr>
        <w:pStyle w:val="Paragrafoelenco"/>
        <w:spacing w:line="240" w:lineRule="auto"/>
        <w:ind w:left="360"/>
        <w:rPr>
          <w:ins w:id="2950" w:author="Cristian Sbrolli" w:date="2020-12-04T22:03:00Z"/>
          <w:rStyle w:val="Enfasidelicata"/>
          <w:rFonts w:cstheme="minorHAnsi"/>
          <w:sz w:val="24"/>
          <w:szCs w:val="24"/>
          <w:rPrChange w:id="2951" w:author="Cristian Sbrolli" w:date="2020-12-04T22:04:00Z">
            <w:rPr>
              <w:ins w:id="2952" w:author="Cristian Sbrolli" w:date="2020-12-04T22:03:00Z"/>
              <w:rStyle w:val="Enfasidelicata"/>
              <w:rFonts w:ascii="Bell MT" w:hAnsi="Bell MT"/>
              <w:sz w:val="44"/>
              <w:szCs w:val="44"/>
            </w:rPr>
          </w:rPrChange>
        </w:rPr>
      </w:pPr>
      <w:ins w:id="2953" w:author="Cristian Sbrolli" w:date="2020-12-04T22:03:00Z">
        <w:r w:rsidRPr="005432E1">
          <w:rPr>
            <w:rStyle w:val="Enfasidelicata"/>
            <w:rFonts w:cstheme="minorHAnsi"/>
            <w:sz w:val="24"/>
            <w:szCs w:val="24"/>
            <w:rPrChange w:id="295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5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5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57" w:author="Cristian Sbrolli" w:date="2020-12-04T22:04:00Z">
              <w:rPr>
                <w:rStyle w:val="Enfasidelicata"/>
                <w:rFonts w:ascii="Bell MT" w:hAnsi="Bell MT"/>
                <w:sz w:val="44"/>
                <w:szCs w:val="44"/>
              </w:rPr>
            </w:rPrChange>
          </w:rPr>
          <w:tab/>
          <w:t xml:space="preserve">some t: Ticket | </w:t>
        </w:r>
        <w:proofErr w:type="spellStart"/>
        <w:r w:rsidRPr="005432E1">
          <w:rPr>
            <w:rStyle w:val="Enfasidelicata"/>
            <w:rFonts w:cstheme="minorHAnsi"/>
            <w:sz w:val="24"/>
            <w:szCs w:val="24"/>
            <w:rPrChange w:id="2958"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2959"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960" w:author="Cristian Sbrolli" w:date="2020-12-04T22:04:00Z">
              <w:rPr>
                <w:rStyle w:val="Enfasidelicata"/>
                <w:rFonts w:ascii="Bell MT" w:hAnsi="Bell MT"/>
                <w:sz w:val="44"/>
                <w:szCs w:val="44"/>
              </w:rPr>
            </w:rPrChange>
          </w:rPr>
          <w:t>m.ticketManager.currentDate</w:t>
        </w:r>
        <w:proofErr w:type="spellEnd"/>
        <w:r w:rsidRPr="005432E1">
          <w:rPr>
            <w:rStyle w:val="Enfasidelicata"/>
            <w:rFonts w:cstheme="minorHAnsi"/>
            <w:sz w:val="24"/>
            <w:szCs w:val="24"/>
            <w:rPrChange w:id="2961"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2962"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2963"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964"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965" w:author="Cristian Sbrolli" w:date="2020-12-04T22:04:00Z">
              <w:rPr>
                <w:rStyle w:val="Enfasidelicata"/>
                <w:rFonts w:ascii="Bell MT" w:hAnsi="Bell MT"/>
                <w:sz w:val="44"/>
                <w:szCs w:val="44"/>
              </w:rPr>
            </w:rPrChange>
          </w:rPr>
          <w:t xml:space="preserve"> and </w:t>
        </w:r>
      </w:ins>
    </w:p>
    <w:p w14:paraId="3FC838BA" w14:textId="77777777" w:rsidR="005432E1" w:rsidRPr="005432E1" w:rsidRDefault="005432E1" w:rsidP="005432E1">
      <w:pPr>
        <w:pStyle w:val="Paragrafoelenco"/>
        <w:spacing w:line="240" w:lineRule="auto"/>
        <w:ind w:left="360"/>
        <w:rPr>
          <w:ins w:id="2966" w:author="Cristian Sbrolli" w:date="2020-12-04T22:03:00Z"/>
          <w:rStyle w:val="Enfasidelicata"/>
          <w:rFonts w:cstheme="minorHAnsi"/>
          <w:sz w:val="24"/>
          <w:szCs w:val="24"/>
          <w:rPrChange w:id="2967" w:author="Cristian Sbrolli" w:date="2020-12-04T22:04:00Z">
            <w:rPr>
              <w:ins w:id="2968" w:author="Cristian Sbrolli" w:date="2020-12-04T22:03:00Z"/>
              <w:rStyle w:val="Enfasidelicata"/>
              <w:rFonts w:ascii="Bell MT" w:hAnsi="Bell MT"/>
              <w:sz w:val="44"/>
              <w:szCs w:val="44"/>
            </w:rPr>
          </w:rPrChange>
        </w:rPr>
      </w:pPr>
      <w:ins w:id="2969" w:author="Cristian Sbrolli" w:date="2020-12-04T22:03:00Z">
        <w:r w:rsidRPr="005432E1">
          <w:rPr>
            <w:rStyle w:val="Enfasidelicata"/>
            <w:rFonts w:cstheme="minorHAnsi"/>
            <w:sz w:val="24"/>
            <w:szCs w:val="24"/>
            <w:rPrChange w:id="297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7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7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73" w:author="Cristian Sbrolli" w:date="2020-12-04T22:04:00Z">
              <w:rPr>
                <w:rStyle w:val="Enfasidelicata"/>
                <w:rFonts w:ascii="Bell MT" w:hAnsi="Bell MT"/>
                <w:sz w:val="44"/>
                <w:szCs w:val="44"/>
              </w:rPr>
            </w:rPrChange>
          </w:rPr>
          <w:tab/>
          <w:t>t in m1.ticketManager.line and</w:t>
        </w:r>
      </w:ins>
    </w:p>
    <w:p w14:paraId="7F34FFF3" w14:textId="77777777" w:rsidR="005432E1" w:rsidRPr="005432E1" w:rsidRDefault="005432E1" w:rsidP="005432E1">
      <w:pPr>
        <w:pStyle w:val="Paragrafoelenco"/>
        <w:spacing w:line="240" w:lineRule="auto"/>
        <w:ind w:left="360"/>
        <w:rPr>
          <w:ins w:id="2974" w:author="Cristian Sbrolli" w:date="2020-12-04T22:03:00Z"/>
          <w:rStyle w:val="Enfasidelicata"/>
          <w:rFonts w:cstheme="minorHAnsi"/>
          <w:sz w:val="24"/>
          <w:szCs w:val="24"/>
          <w:rPrChange w:id="2975" w:author="Cristian Sbrolli" w:date="2020-12-04T22:04:00Z">
            <w:rPr>
              <w:ins w:id="2976" w:author="Cristian Sbrolli" w:date="2020-12-04T22:03:00Z"/>
              <w:rStyle w:val="Enfasidelicata"/>
              <w:rFonts w:ascii="Bell MT" w:hAnsi="Bell MT"/>
              <w:sz w:val="44"/>
              <w:szCs w:val="44"/>
            </w:rPr>
          </w:rPrChange>
        </w:rPr>
      </w:pPr>
      <w:ins w:id="2977" w:author="Cristian Sbrolli" w:date="2020-12-04T22:03:00Z">
        <w:r w:rsidRPr="005432E1">
          <w:rPr>
            <w:rStyle w:val="Enfasidelicata"/>
            <w:rFonts w:cstheme="minorHAnsi"/>
            <w:sz w:val="24"/>
            <w:szCs w:val="24"/>
            <w:rPrChange w:id="297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7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8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81"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2982" w:author="Cristian Sbrolli" w:date="2020-12-04T22:04:00Z">
              <w:rPr>
                <w:rStyle w:val="Enfasidelicata"/>
                <w:rFonts w:ascii="Bell MT" w:hAnsi="Bell MT"/>
                <w:sz w:val="44"/>
                <w:szCs w:val="44"/>
              </w:rPr>
            </w:rPrChange>
          </w:rPr>
          <w:t>checkEqualStateMarketPlusNewTicket</w:t>
        </w:r>
        <w:proofErr w:type="spellEnd"/>
        <w:r w:rsidRPr="005432E1">
          <w:rPr>
            <w:rStyle w:val="Enfasidelicata"/>
            <w:rFonts w:cstheme="minorHAnsi"/>
            <w:sz w:val="24"/>
            <w:szCs w:val="24"/>
            <w:rPrChange w:id="2983" w:author="Cristian Sbrolli" w:date="2020-12-04T22:04:00Z">
              <w:rPr>
                <w:rStyle w:val="Enfasidelicata"/>
                <w:rFonts w:ascii="Bell MT" w:hAnsi="Bell MT"/>
                <w:sz w:val="44"/>
                <w:szCs w:val="44"/>
              </w:rPr>
            </w:rPrChange>
          </w:rPr>
          <w:t>[t, m,m1] and</w:t>
        </w:r>
      </w:ins>
    </w:p>
    <w:p w14:paraId="2F4BF8F3" w14:textId="77777777" w:rsidR="005432E1" w:rsidRPr="005432E1" w:rsidRDefault="005432E1" w:rsidP="005432E1">
      <w:pPr>
        <w:pStyle w:val="Paragrafoelenco"/>
        <w:spacing w:line="240" w:lineRule="auto"/>
        <w:ind w:left="360"/>
        <w:rPr>
          <w:ins w:id="2984" w:author="Cristian Sbrolli" w:date="2020-12-04T22:03:00Z"/>
          <w:rStyle w:val="Enfasidelicata"/>
          <w:rFonts w:cstheme="minorHAnsi"/>
          <w:sz w:val="24"/>
          <w:szCs w:val="24"/>
          <w:rPrChange w:id="2985" w:author="Cristian Sbrolli" w:date="2020-12-04T22:04:00Z">
            <w:rPr>
              <w:ins w:id="2986" w:author="Cristian Sbrolli" w:date="2020-12-04T22:03:00Z"/>
              <w:rStyle w:val="Enfasidelicata"/>
              <w:rFonts w:ascii="Bell MT" w:hAnsi="Bell MT"/>
              <w:sz w:val="44"/>
              <w:szCs w:val="44"/>
            </w:rPr>
          </w:rPrChange>
        </w:rPr>
      </w:pPr>
      <w:ins w:id="2987" w:author="Cristian Sbrolli" w:date="2020-12-04T22:03:00Z">
        <w:r w:rsidRPr="005432E1">
          <w:rPr>
            <w:rStyle w:val="Enfasidelicata"/>
            <w:rFonts w:cstheme="minorHAnsi"/>
            <w:sz w:val="24"/>
            <w:szCs w:val="24"/>
            <w:rPrChange w:id="298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8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9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91"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2992" w:author="Cristian Sbrolli" w:date="2020-12-04T22:04:00Z">
              <w:rPr>
                <w:rStyle w:val="Enfasidelicata"/>
                <w:rFonts w:ascii="Bell MT" w:hAnsi="Bell MT"/>
                <w:sz w:val="44"/>
                <w:szCs w:val="44"/>
              </w:rPr>
            </w:rPrChange>
          </w:rPr>
          <w:t>checkEqualStateVUserPlusNewTicket</w:t>
        </w:r>
        <w:proofErr w:type="spellEnd"/>
        <w:r w:rsidRPr="005432E1">
          <w:rPr>
            <w:rStyle w:val="Enfasidelicata"/>
            <w:rFonts w:cstheme="minorHAnsi"/>
            <w:sz w:val="24"/>
            <w:szCs w:val="24"/>
            <w:rPrChange w:id="2993" w:author="Cristian Sbrolli" w:date="2020-12-04T22:04:00Z">
              <w:rPr>
                <w:rStyle w:val="Enfasidelicata"/>
                <w:rFonts w:ascii="Bell MT" w:hAnsi="Bell MT"/>
                <w:sz w:val="44"/>
                <w:szCs w:val="44"/>
              </w:rPr>
            </w:rPrChange>
          </w:rPr>
          <w:t>[t, u,u1]</w:t>
        </w:r>
      </w:ins>
    </w:p>
    <w:p w14:paraId="109A5CDE" w14:textId="77777777" w:rsidR="005432E1" w:rsidRPr="005432E1" w:rsidRDefault="005432E1" w:rsidP="005432E1">
      <w:pPr>
        <w:pStyle w:val="Paragrafoelenco"/>
        <w:spacing w:line="240" w:lineRule="auto"/>
        <w:ind w:left="360"/>
        <w:rPr>
          <w:ins w:id="2994" w:author="Cristian Sbrolli" w:date="2020-12-04T22:03:00Z"/>
          <w:rStyle w:val="Enfasidelicata"/>
          <w:rFonts w:cstheme="minorHAnsi"/>
          <w:sz w:val="24"/>
          <w:szCs w:val="24"/>
          <w:rPrChange w:id="2995" w:author="Cristian Sbrolli" w:date="2020-12-04T22:04:00Z">
            <w:rPr>
              <w:ins w:id="2996" w:author="Cristian Sbrolli" w:date="2020-12-04T22:03:00Z"/>
              <w:rStyle w:val="Enfasidelicata"/>
              <w:rFonts w:ascii="Bell MT" w:hAnsi="Bell MT"/>
              <w:sz w:val="44"/>
              <w:szCs w:val="44"/>
            </w:rPr>
          </w:rPrChange>
        </w:rPr>
      </w:pPr>
      <w:ins w:id="2997" w:author="Cristian Sbrolli" w:date="2020-12-04T22:03:00Z">
        <w:r w:rsidRPr="005432E1">
          <w:rPr>
            <w:rStyle w:val="Enfasidelicata"/>
            <w:rFonts w:cstheme="minorHAnsi"/>
            <w:sz w:val="24"/>
            <w:szCs w:val="24"/>
            <w:rPrChange w:id="2998" w:author="Cristian Sbrolli" w:date="2020-12-04T22:04:00Z">
              <w:rPr>
                <w:rStyle w:val="Enfasidelicata"/>
                <w:rFonts w:ascii="Bell MT" w:hAnsi="Bell MT"/>
                <w:sz w:val="44"/>
                <w:szCs w:val="44"/>
              </w:rPr>
            </w:rPrChange>
          </w:rPr>
          <w:t>}</w:t>
        </w:r>
      </w:ins>
    </w:p>
    <w:p w14:paraId="0CE97B48" w14:textId="77777777" w:rsidR="005432E1" w:rsidRPr="005432E1" w:rsidRDefault="005432E1" w:rsidP="005432E1">
      <w:pPr>
        <w:pStyle w:val="Paragrafoelenco"/>
        <w:spacing w:line="240" w:lineRule="auto"/>
        <w:ind w:left="360"/>
        <w:rPr>
          <w:ins w:id="2999" w:author="Cristian Sbrolli" w:date="2020-12-04T22:03:00Z"/>
          <w:rStyle w:val="Enfasidelicata"/>
          <w:rFonts w:cstheme="minorHAnsi"/>
          <w:sz w:val="24"/>
          <w:szCs w:val="24"/>
          <w:rPrChange w:id="3000" w:author="Cristian Sbrolli" w:date="2020-12-04T22:04:00Z">
            <w:rPr>
              <w:ins w:id="3001" w:author="Cristian Sbrolli" w:date="2020-12-04T22:03:00Z"/>
              <w:rStyle w:val="Enfasidelicata"/>
              <w:rFonts w:ascii="Bell MT" w:hAnsi="Bell MT"/>
              <w:sz w:val="44"/>
              <w:szCs w:val="44"/>
            </w:rPr>
          </w:rPrChange>
        </w:rPr>
      </w:pPr>
    </w:p>
    <w:p w14:paraId="742B2955" w14:textId="27CE1BF4" w:rsidR="005432E1" w:rsidRPr="005432E1" w:rsidRDefault="005432E1" w:rsidP="005432E1">
      <w:pPr>
        <w:pStyle w:val="Paragrafoelenco"/>
        <w:spacing w:line="240" w:lineRule="auto"/>
        <w:ind w:left="360"/>
        <w:rPr>
          <w:ins w:id="3002" w:author="Cristian Sbrolli" w:date="2020-12-04T22:03:00Z"/>
          <w:rStyle w:val="Enfasidelicata"/>
          <w:rFonts w:cstheme="minorHAnsi"/>
          <w:sz w:val="24"/>
          <w:szCs w:val="24"/>
          <w:rPrChange w:id="3003" w:author="Cristian Sbrolli" w:date="2020-12-04T22:04:00Z">
            <w:rPr>
              <w:ins w:id="3004" w:author="Cristian Sbrolli" w:date="2020-12-04T22:03:00Z"/>
              <w:rStyle w:val="Enfasidelicata"/>
              <w:rFonts w:ascii="Bell MT" w:hAnsi="Bell MT"/>
              <w:sz w:val="44"/>
              <w:szCs w:val="44"/>
            </w:rPr>
          </w:rPrChange>
        </w:rPr>
      </w:pPr>
      <w:ins w:id="3005" w:author="Cristian Sbrolli" w:date="2020-12-04T22:03:00Z">
        <w:r w:rsidRPr="005432E1">
          <w:rPr>
            <w:rStyle w:val="Enfasidelicata"/>
            <w:rFonts w:cstheme="minorHAnsi"/>
            <w:sz w:val="24"/>
            <w:szCs w:val="24"/>
            <w:rPrChange w:id="3006" w:author="Cristian Sbrolli" w:date="2020-12-04T22:04:00Z">
              <w:rPr>
                <w:rStyle w:val="Enfasidelicata"/>
                <w:rFonts w:ascii="Bell MT" w:hAnsi="Bell MT"/>
                <w:sz w:val="44"/>
                <w:szCs w:val="44"/>
              </w:rPr>
            </w:rPrChange>
          </w:rPr>
          <w:t>//G</w:t>
        </w:r>
      </w:ins>
      <w:ins w:id="3007" w:author="Cristian Sbrolli" w:date="2020-12-04T22:45:00Z">
        <w:r w:rsidR="006E52B1">
          <w:rPr>
            <w:rStyle w:val="Enfasidelicata"/>
            <w:rFonts w:cstheme="minorHAnsi"/>
            <w:sz w:val="24"/>
            <w:szCs w:val="24"/>
          </w:rPr>
          <w:t>8</w:t>
        </w:r>
      </w:ins>
      <w:ins w:id="3008" w:author="Cristian Sbrolli" w:date="2020-12-04T22:03:00Z">
        <w:r w:rsidRPr="005432E1">
          <w:rPr>
            <w:rStyle w:val="Enfasidelicata"/>
            <w:rFonts w:cstheme="minorHAnsi"/>
            <w:sz w:val="24"/>
            <w:szCs w:val="24"/>
            <w:rPrChange w:id="3009" w:author="Cristian Sbrolli" w:date="2020-12-04T22:04:00Z">
              <w:rPr>
                <w:rStyle w:val="Enfasidelicata"/>
                <w:rFonts w:ascii="Bell MT" w:hAnsi="Bell MT"/>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Paragrafoelenco"/>
        <w:spacing w:line="240" w:lineRule="auto"/>
        <w:ind w:left="360"/>
        <w:rPr>
          <w:ins w:id="3010" w:author="Cristian Sbrolli" w:date="2020-12-04T22:03:00Z"/>
          <w:rStyle w:val="Enfasidelicata"/>
          <w:rFonts w:cstheme="minorHAnsi"/>
          <w:sz w:val="24"/>
          <w:szCs w:val="24"/>
          <w:rPrChange w:id="3011" w:author="Cristian Sbrolli" w:date="2020-12-04T22:04:00Z">
            <w:rPr>
              <w:ins w:id="3012" w:author="Cristian Sbrolli" w:date="2020-12-04T22:03:00Z"/>
              <w:rStyle w:val="Enfasidelicata"/>
              <w:rFonts w:ascii="Bell MT" w:hAnsi="Bell MT"/>
              <w:sz w:val="44"/>
              <w:szCs w:val="44"/>
            </w:rPr>
          </w:rPrChange>
        </w:rPr>
      </w:pPr>
      <w:proofErr w:type="spellStart"/>
      <w:ins w:id="3013" w:author="Cristian Sbrolli" w:date="2020-12-04T22:03:00Z">
        <w:r w:rsidRPr="005432E1">
          <w:rPr>
            <w:rStyle w:val="Enfasidelicata"/>
            <w:rFonts w:cstheme="minorHAnsi"/>
            <w:sz w:val="24"/>
            <w:szCs w:val="24"/>
            <w:rPrChange w:id="3014"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3015"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016" w:author="Cristian Sbrolli" w:date="2020-12-04T22:04:00Z">
              <w:rPr>
                <w:rStyle w:val="Enfasidelicata"/>
                <w:rFonts w:ascii="Bell MT" w:hAnsi="Bell MT"/>
                <w:sz w:val="44"/>
                <w:szCs w:val="44"/>
              </w:rPr>
            </w:rPrChange>
          </w:rPr>
          <w:t>pUserGetsTicket</w:t>
        </w:r>
        <w:proofErr w:type="spellEnd"/>
        <w:r w:rsidRPr="005432E1">
          <w:rPr>
            <w:rStyle w:val="Enfasidelicata"/>
            <w:rFonts w:cstheme="minorHAnsi"/>
            <w:sz w:val="24"/>
            <w:szCs w:val="24"/>
            <w:rPrChange w:id="3017" w:author="Cristian Sbrolli" w:date="2020-12-04T22:04:00Z">
              <w:rPr>
                <w:rStyle w:val="Enfasidelicata"/>
                <w:rFonts w:ascii="Bell MT" w:hAnsi="Bell MT"/>
                <w:sz w:val="44"/>
                <w:szCs w:val="44"/>
              </w:rPr>
            </w:rPrChange>
          </w:rPr>
          <w:t xml:space="preserve">[m,m1: Market, u,u1: </w:t>
        </w:r>
        <w:proofErr w:type="spellStart"/>
        <w:r w:rsidRPr="005432E1">
          <w:rPr>
            <w:rStyle w:val="Enfasidelicata"/>
            <w:rFonts w:cstheme="minorHAnsi"/>
            <w:sz w:val="24"/>
            <w:szCs w:val="24"/>
            <w:rPrChange w:id="3018" w:author="Cristian Sbrolli" w:date="2020-12-04T22:04:00Z">
              <w:rPr>
                <w:rStyle w:val="Enfasidelicata"/>
                <w:rFonts w:ascii="Bell MT" w:hAnsi="Bell MT"/>
                <w:sz w:val="44"/>
                <w:szCs w:val="44"/>
              </w:rPr>
            </w:rPrChange>
          </w:rPr>
          <w:t>PhysicalUser</w:t>
        </w:r>
        <w:proofErr w:type="spellEnd"/>
        <w:r w:rsidRPr="005432E1">
          <w:rPr>
            <w:rStyle w:val="Enfasidelicata"/>
            <w:rFonts w:cstheme="minorHAnsi"/>
            <w:sz w:val="24"/>
            <w:szCs w:val="24"/>
            <w:rPrChange w:id="3019" w:author="Cristian Sbrolli" w:date="2020-12-04T22:04:00Z">
              <w:rPr>
                <w:rStyle w:val="Enfasidelicata"/>
                <w:rFonts w:ascii="Bell MT" w:hAnsi="Bell MT"/>
                <w:sz w:val="44"/>
                <w:szCs w:val="44"/>
              </w:rPr>
            </w:rPrChange>
          </w:rPr>
          <w:t>]{</w:t>
        </w:r>
      </w:ins>
    </w:p>
    <w:p w14:paraId="6E71FF07" w14:textId="77777777" w:rsidR="005432E1" w:rsidRPr="005432E1" w:rsidRDefault="005432E1" w:rsidP="005432E1">
      <w:pPr>
        <w:pStyle w:val="Paragrafoelenco"/>
        <w:spacing w:line="240" w:lineRule="auto"/>
        <w:ind w:left="360"/>
        <w:rPr>
          <w:ins w:id="3020" w:author="Cristian Sbrolli" w:date="2020-12-04T22:03:00Z"/>
          <w:rStyle w:val="Enfasidelicata"/>
          <w:rFonts w:cstheme="minorHAnsi"/>
          <w:sz w:val="24"/>
          <w:szCs w:val="24"/>
          <w:rPrChange w:id="3021" w:author="Cristian Sbrolli" w:date="2020-12-04T22:04:00Z">
            <w:rPr>
              <w:ins w:id="3022" w:author="Cristian Sbrolli" w:date="2020-12-04T22:03:00Z"/>
              <w:rStyle w:val="Enfasidelicata"/>
              <w:rFonts w:ascii="Bell MT" w:hAnsi="Bell MT"/>
              <w:sz w:val="44"/>
              <w:szCs w:val="44"/>
            </w:rPr>
          </w:rPrChange>
        </w:rPr>
      </w:pPr>
      <w:ins w:id="3023" w:author="Cristian Sbrolli" w:date="2020-12-04T22:03:00Z">
        <w:r w:rsidRPr="005432E1">
          <w:rPr>
            <w:rStyle w:val="Enfasidelicata"/>
            <w:rFonts w:cstheme="minorHAnsi"/>
            <w:sz w:val="24"/>
            <w:szCs w:val="24"/>
            <w:rPrChange w:id="3024" w:author="Cristian Sbrolli" w:date="2020-12-04T22:04:00Z">
              <w:rPr>
                <w:rStyle w:val="Enfasidelicata"/>
                <w:rFonts w:ascii="Bell MT" w:hAnsi="Bell MT"/>
                <w:sz w:val="44"/>
                <w:szCs w:val="44"/>
              </w:rPr>
            </w:rPrChange>
          </w:rPr>
          <w:t xml:space="preserve">some </w:t>
        </w:r>
        <w:proofErr w:type="spellStart"/>
        <w:r w:rsidRPr="005432E1">
          <w:rPr>
            <w:rStyle w:val="Enfasidelicata"/>
            <w:rFonts w:cstheme="minorHAnsi"/>
            <w:sz w:val="24"/>
            <w:szCs w:val="24"/>
            <w:rPrChange w:id="3025"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3026"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027"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3028"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029"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3030"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031" w:author="Cristian Sbrolli" w:date="2020-12-04T22:04:00Z">
              <w:rPr>
                <w:rStyle w:val="Enfasidelicata"/>
                <w:rFonts w:ascii="Bell MT" w:hAnsi="Bell MT"/>
                <w:sz w:val="44"/>
                <w:szCs w:val="44"/>
              </w:rPr>
            </w:rPrChange>
          </w:rPr>
          <w:t>m.ticketManager.currentDate</w:t>
        </w:r>
        <w:proofErr w:type="spellEnd"/>
        <w:r w:rsidRPr="005432E1">
          <w:rPr>
            <w:rStyle w:val="Enfasidelicata"/>
            <w:rFonts w:cstheme="minorHAnsi"/>
            <w:sz w:val="24"/>
            <w:szCs w:val="24"/>
            <w:rPrChange w:id="3032"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3033" w:author="Cristian Sbrolli" w:date="2020-12-04T22:04:00Z">
              <w:rPr>
                <w:rStyle w:val="Enfasidelicata"/>
                <w:rFonts w:ascii="Bell MT" w:hAnsi="Bell MT"/>
                <w:sz w:val="44"/>
                <w:szCs w:val="44"/>
              </w:rPr>
            </w:rPrChange>
          </w:rPr>
          <w:t>m.ticketManager.availableSlots</w:t>
        </w:r>
        <w:proofErr w:type="spellEnd"/>
        <w:r w:rsidRPr="005432E1">
          <w:rPr>
            <w:rStyle w:val="Enfasidelicata"/>
            <w:rFonts w:cstheme="minorHAnsi"/>
            <w:sz w:val="24"/>
            <w:szCs w:val="24"/>
            <w:rPrChange w:id="3034" w:author="Cristian Sbrolli" w:date="2020-12-04T22:04:00Z">
              <w:rPr>
                <w:rStyle w:val="Enfasidelicata"/>
                <w:rFonts w:ascii="Bell MT" w:hAnsi="Bell MT"/>
                <w:sz w:val="44"/>
                <w:szCs w:val="44"/>
              </w:rPr>
            </w:rPrChange>
          </w:rPr>
          <w:t>) and</w:t>
        </w:r>
      </w:ins>
    </w:p>
    <w:p w14:paraId="2651A196" w14:textId="77777777" w:rsidR="005432E1" w:rsidRPr="005432E1" w:rsidRDefault="005432E1" w:rsidP="005432E1">
      <w:pPr>
        <w:pStyle w:val="Paragrafoelenco"/>
        <w:spacing w:line="240" w:lineRule="auto"/>
        <w:ind w:left="360"/>
        <w:rPr>
          <w:ins w:id="3035" w:author="Cristian Sbrolli" w:date="2020-12-04T22:03:00Z"/>
          <w:rStyle w:val="Enfasidelicata"/>
          <w:rFonts w:cstheme="minorHAnsi"/>
          <w:sz w:val="24"/>
          <w:szCs w:val="24"/>
          <w:rPrChange w:id="3036" w:author="Cristian Sbrolli" w:date="2020-12-04T22:04:00Z">
            <w:rPr>
              <w:ins w:id="3037" w:author="Cristian Sbrolli" w:date="2020-12-04T22:03:00Z"/>
              <w:rStyle w:val="Enfasidelicata"/>
              <w:rFonts w:ascii="Bell MT" w:hAnsi="Bell MT"/>
              <w:sz w:val="44"/>
              <w:szCs w:val="44"/>
            </w:rPr>
          </w:rPrChange>
        </w:rPr>
      </w:pPr>
      <w:ins w:id="3038" w:author="Cristian Sbrolli" w:date="2020-12-04T22:03:00Z">
        <w:r w:rsidRPr="005432E1">
          <w:rPr>
            <w:rStyle w:val="Enfasidelicata"/>
            <w:rFonts w:cstheme="minorHAnsi"/>
            <w:sz w:val="24"/>
            <w:szCs w:val="24"/>
            <w:rPrChange w:id="3039" w:author="Cristian Sbrolli" w:date="2020-12-04T22:04:00Z">
              <w:rPr>
                <w:rStyle w:val="Enfasidelicata"/>
                <w:rFonts w:ascii="Bell MT" w:hAnsi="Bell MT"/>
                <w:sz w:val="44"/>
                <w:szCs w:val="44"/>
              </w:rPr>
            </w:rPrChange>
          </w:rPr>
          <w:lastRenderedPageBreak/>
          <w:tab/>
        </w:r>
        <w:r w:rsidRPr="005432E1">
          <w:rPr>
            <w:rStyle w:val="Enfasidelicata"/>
            <w:rFonts w:cstheme="minorHAnsi"/>
            <w:sz w:val="24"/>
            <w:szCs w:val="24"/>
            <w:rPrChange w:id="304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4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42" w:author="Cristian Sbrolli" w:date="2020-12-04T22:04:00Z">
              <w:rPr>
                <w:rStyle w:val="Enfasidelicata"/>
                <w:rFonts w:ascii="Bell MT" w:hAnsi="Bell MT"/>
                <w:sz w:val="44"/>
                <w:szCs w:val="44"/>
              </w:rPr>
            </w:rPrChange>
          </w:rPr>
          <w:tab/>
          <w:t xml:space="preserve">some t: Ticket | </w:t>
        </w:r>
        <w:proofErr w:type="spellStart"/>
        <w:r w:rsidRPr="005432E1">
          <w:rPr>
            <w:rStyle w:val="Enfasidelicata"/>
            <w:rFonts w:cstheme="minorHAnsi"/>
            <w:sz w:val="24"/>
            <w:szCs w:val="24"/>
            <w:rPrChange w:id="3043"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304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045" w:author="Cristian Sbrolli" w:date="2020-12-04T22:04:00Z">
              <w:rPr>
                <w:rStyle w:val="Enfasidelicata"/>
                <w:rFonts w:ascii="Bell MT" w:hAnsi="Bell MT"/>
                <w:sz w:val="44"/>
                <w:szCs w:val="44"/>
              </w:rPr>
            </w:rPrChange>
          </w:rPr>
          <w:t>m.ticketManager.currentDate</w:t>
        </w:r>
        <w:proofErr w:type="spellEnd"/>
        <w:r w:rsidRPr="005432E1">
          <w:rPr>
            <w:rStyle w:val="Enfasidelicata"/>
            <w:rFonts w:cstheme="minorHAnsi"/>
            <w:sz w:val="24"/>
            <w:szCs w:val="24"/>
            <w:rPrChange w:id="3046"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3047"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3048"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049"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3050" w:author="Cristian Sbrolli" w:date="2020-12-04T22:04:00Z">
              <w:rPr>
                <w:rStyle w:val="Enfasidelicata"/>
                <w:rFonts w:ascii="Bell MT" w:hAnsi="Bell MT"/>
                <w:sz w:val="44"/>
                <w:szCs w:val="44"/>
              </w:rPr>
            </w:rPrChange>
          </w:rPr>
          <w:t xml:space="preserve"> and </w:t>
        </w:r>
      </w:ins>
    </w:p>
    <w:p w14:paraId="24B0BCA7" w14:textId="77777777" w:rsidR="005432E1" w:rsidRPr="005432E1" w:rsidRDefault="005432E1" w:rsidP="005432E1">
      <w:pPr>
        <w:pStyle w:val="Paragrafoelenco"/>
        <w:spacing w:line="240" w:lineRule="auto"/>
        <w:ind w:left="360"/>
        <w:rPr>
          <w:ins w:id="3051" w:author="Cristian Sbrolli" w:date="2020-12-04T22:03:00Z"/>
          <w:rStyle w:val="Enfasidelicata"/>
          <w:rFonts w:cstheme="minorHAnsi"/>
          <w:sz w:val="24"/>
          <w:szCs w:val="24"/>
          <w:rPrChange w:id="3052" w:author="Cristian Sbrolli" w:date="2020-12-04T22:04:00Z">
            <w:rPr>
              <w:ins w:id="3053" w:author="Cristian Sbrolli" w:date="2020-12-04T22:03:00Z"/>
              <w:rStyle w:val="Enfasidelicata"/>
              <w:rFonts w:ascii="Bell MT" w:hAnsi="Bell MT"/>
              <w:sz w:val="44"/>
              <w:szCs w:val="44"/>
            </w:rPr>
          </w:rPrChange>
        </w:rPr>
      </w:pPr>
      <w:ins w:id="3054" w:author="Cristian Sbrolli" w:date="2020-12-04T22:03:00Z">
        <w:r w:rsidRPr="005432E1">
          <w:rPr>
            <w:rStyle w:val="Enfasidelicata"/>
            <w:rFonts w:cstheme="minorHAnsi"/>
            <w:sz w:val="24"/>
            <w:szCs w:val="24"/>
            <w:rPrChange w:id="305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5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5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58" w:author="Cristian Sbrolli" w:date="2020-12-04T22:04:00Z">
              <w:rPr>
                <w:rStyle w:val="Enfasidelicata"/>
                <w:rFonts w:ascii="Bell MT" w:hAnsi="Bell MT"/>
                <w:sz w:val="44"/>
                <w:szCs w:val="44"/>
              </w:rPr>
            </w:rPrChange>
          </w:rPr>
          <w:tab/>
          <w:t>t in m1.ticketManager.line and m1.dispensers.distributedTickets =</w:t>
        </w:r>
        <w:proofErr w:type="spellStart"/>
        <w:r w:rsidRPr="005432E1">
          <w:rPr>
            <w:rStyle w:val="Enfasidelicata"/>
            <w:rFonts w:cstheme="minorHAnsi"/>
            <w:sz w:val="24"/>
            <w:szCs w:val="24"/>
            <w:rPrChange w:id="3059" w:author="Cristian Sbrolli" w:date="2020-12-04T22:04:00Z">
              <w:rPr>
                <w:rStyle w:val="Enfasidelicata"/>
                <w:rFonts w:ascii="Bell MT" w:hAnsi="Bell MT"/>
                <w:sz w:val="44"/>
                <w:szCs w:val="44"/>
              </w:rPr>
            </w:rPrChange>
          </w:rPr>
          <w:t>m.dispensers.distributedTickets</w:t>
        </w:r>
        <w:proofErr w:type="spellEnd"/>
        <w:r w:rsidRPr="005432E1">
          <w:rPr>
            <w:rStyle w:val="Enfasidelicata"/>
            <w:rFonts w:cstheme="minorHAnsi"/>
            <w:sz w:val="24"/>
            <w:szCs w:val="24"/>
            <w:rPrChange w:id="3060" w:author="Cristian Sbrolli" w:date="2020-12-04T22:04:00Z">
              <w:rPr>
                <w:rStyle w:val="Enfasidelicata"/>
                <w:rFonts w:ascii="Bell MT" w:hAnsi="Bell MT"/>
                <w:sz w:val="44"/>
                <w:szCs w:val="44"/>
              </w:rPr>
            </w:rPrChange>
          </w:rPr>
          <w:t xml:space="preserve"> + t and</w:t>
        </w:r>
      </w:ins>
    </w:p>
    <w:p w14:paraId="2B421F3F" w14:textId="77777777" w:rsidR="005432E1" w:rsidRPr="005432E1" w:rsidRDefault="005432E1" w:rsidP="005432E1">
      <w:pPr>
        <w:pStyle w:val="Paragrafoelenco"/>
        <w:spacing w:line="240" w:lineRule="auto"/>
        <w:ind w:left="360"/>
        <w:rPr>
          <w:ins w:id="3061" w:author="Cristian Sbrolli" w:date="2020-12-04T22:03:00Z"/>
          <w:rStyle w:val="Enfasidelicata"/>
          <w:rFonts w:cstheme="minorHAnsi"/>
          <w:sz w:val="24"/>
          <w:szCs w:val="24"/>
          <w:rPrChange w:id="3062" w:author="Cristian Sbrolli" w:date="2020-12-04T22:04:00Z">
            <w:rPr>
              <w:ins w:id="3063" w:author="Cristian Sbrolli" w:date="2020-12-04T22:03:00Z"/>
              <w:rStyle w:val="Enfasidelicata"/>
              <w:rFonts w:ascii="Bell MT" w:hAnsi="Bell MT"/>
              <w:sz w:val="44"/>
              <w:szCs w:val="44"/>
            </w:rPr>
          </w:rPrChange>
        </w:rPr>
      </w:pPr>
      <w:ins w:id="3064" w:author="Cristian Sbrolli" w:date="2020-12-04T22:03:00Z">
        <w:r w:rsidRPr="005432E1">
          <w:rPr>
            <w:rStyle w:val="Enfasidelicata"/>
            <w:rFonts w:cstheme="minorHAnsi"/>
            <w:sz w:val="24"/>
            <w:szCs w:val="24"/>
            <w:rPrChange w:id="306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6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6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68"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3069" w:author="Cristian Sbrolli" w:date="2020-12-04T22:04:00Z">
              <w:rPr>
                <w:rStyle w:val="Enfasidelicata"/>
                <w:rFonts w:ascii="Bell MT" w:hAnsi="Bell MT"/>
                <w:sz w:val="44"/>
                <w:szCs w:val="44"/>
              </w:rPr>
            </w:rPrChange>
          </w:rPr>
          <w:t>checkEqualStateMarketPlusNewTicket</w:t>
        </w:r>
        <w:proofErr w:type="spellEnd"/>
        <w:r w:rsidRPr="005432E1">
          <w:rPr>
            <w:rStyle w:val="Enfasidelicata"/>
            <w:rFonts w:cstheme="minorHAnsi"/>
            <w:sz w:val="24"/>
            <w:szCs w:val="24"/>
            <w:rPrChange w:id="3070" w:author="Cristian Sbrolli" w:date="2020-12-04T22:04:00Z">
              <w:rPr>
                <w:rStyle w:val="Enfasidelicata"/>
                <w:rFonts w:ascii="Bell MT" w:hAnsi="Bell MT"/>
                <w:sz w:val="44"/>
                <w:szCs w:val="44"/>
              </w:rPr>
            </w:rPrChange>
          </w:rPr>
          <w:t>[t, m,m1] and</w:t>
        </w:r>
      </w:ins>
    </w:p>
    <w:p w14:paraId="22B57FCB" w14:textId="77777777" w:rsidR="005432E1" w:rsidRPr="005432E1" w:rsidRDefault="005432E1" w:rsidP="005432E1">
      <w:pPr>
        <w:pStyle w:val="Paragrafoelenco"/>
        <w:spacing w:line="240" w:lineRule="auto"/>
        <w:ind w:left="360"/>
        <w:rPr>
          <w:ins w:id="3071" w:author="Cristian Sbrolli" w:date="2020-12-04T22:03:00Z"/>
          <w:rStyle w:val="Enfasidelicata"/>
          <w:rFonts w:cstheme="minorHAnsi"/>
          <w:sz w:val="24"/>
          <w:szCs w:val="24"/>
          <w:rPrChange w:id="3072" w:author="Cristian Sbrolli" w:date="2020-12-04T22:04:00Z">
            <w:rPr>
              <w:ins w:id="3073" w:author="Cristian Sbrolli" w:date="2020-12-04T22:03:00Z"/>
              <w:rStyle w:val="Enfasidelicata"/>
              <w:rFonts w:ascii="Bell MT" w:hAnsi="Bell MT"/>
              <w:sz w:val="44"/>
              <w:szCs w:val="44"/>
            </w:rPr>
          </w:rPrChange>
        </w:rPr>
      </w:pPr>
      <w:ins w:id="3074" w:author="Cristian Sbrolli" w:date="2020-12-04T22:03:00Z">
        <w:r w:rsidRPr="005432E1">
          <w:rPr>
            <w:rStyle w:val="Enfasidelicata"/>
            <w:rFonts w:cstheme="minorHAnsi"/>
            <w:sz w:val="24"/>
            <w:szCs w:val="24"/>
            <w:rPrChange w:id="307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7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7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78"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3079" w:author="Cristian Sbrolli" w:date="2020-12-04T22:04:00Z">
              <w:rPr>
                <w:rStyle w:val="Enfasidelicata"/>
                <w:rFonts w:ascii="Bell MT" w:hAnsi="Bell MT"/>
                <w:sz w:val="44"/>
                <w:szCs w:val="44"/>
              </w:rPr>
            </w:rPrChange>
          </w:rPr>
          <w:t>checkEqualStatePUserPlusNewTicket</w:t>
        </w:r>
        <w:proofErr w:type="spellEnd"/>
        <w:r w:rsidRPr="005432E1">
          <w:rPr>
            <w:rStyle w:val="Enfasidelicata"/>
            <w:rFonts w:cstheme="minorHAnsi"/>
            <w:sz w:val="24"/>
            <w:szCs w:val="24"/>
            <w:rPrChange w:id="3080" w:author="Cristian Sbrolli" w:date="2020-12-04T22:04:00Z">
              <w:rPr>
                <w:rStyle w:val="Enfasidelicata"/>
                <w:rFonts w:ascii="Bell MT" w:hAnsi="Bell MT"/>
                <w:sz w:val="44"/>
                <w:szCs w:val="44"/>
              </w:rPr>
            </w:rPrChange>
          </w:rPr>
          <w:t>[t, u,u1]</w:t>
        </w:r>
      </w:ins>
    </w:p>
    <w:p w14:paraId="27F4424C" w14:textId="77777777" w:rsidR="005432E1" w:rsidRPr="005432E1" w:rsidRDefault="005432E1" w:rsidP="005432E1">
      <w:pPr>
        <w:pStyle w:val="Paragrafoelenco"/>
        <w:spacing w:line="240" w:lineRule="auto"/>
        <w:ind w:left="360"/>
        <w:rPr>
          <w:ins w:id="3081" w:author="Cristian Sbrolli" w:date="2020-12-04T22:03:00Z"/>
          <w:rStyle w:val="Enfasidelicata"/>
          <w:rFonts w:cstheme="minorHAnsi"/>
          <w:sz w:val="24"/>
          <w:szCs w:val="24"/>
          <w:rPrChange w:id="3082" w:author="Cristian Sbrolli" w:date="2020-12-04T22:04:00Z">
            <w:rPr>
              <w:ins w:id="3083" w:author="Cristian Sbrolli" w:date="2020-12-04T22:03:00Z"/>
              <w:rStyle w:val="Enfasidelicata"/>
              <w:rFonts w:ascii="Bell MT" w:hAnsi="Bell MT"/>
              <w:sz w:val="44"/>
              <w:szCs w:val="44"/>
            </w:rPr>
          </w:rPrChange>
        </w:rPr>
      </w:pPr>
      <w:ins w:id="3084" w:author="Cristian Sbrolli" w:date="2020-12-04T22:03:00Z">
        <w:r w:rsidRPr="005432E1">
          <w:rPr>
            <w:rStyle w:val="Enfasidelicata"/>
            <w:rFonts w:cstheme="minorHAnsi"/>
            <w:sz w:val="24"/>
            <w:szCs w:val="24"/>
            <w:rPrChange w:id="3085" w:author="Cristian Sbrolli" w:date="2020-12-04T22:04:00Z">
              <w:rPr>
                <w:rStyle w:val="Enfasidelicata"/>
                <w:rFonts w:ascii="Bell MT" w:hAnsi="Bell MT"/>
                <w:sz w:val="44"/>
                <w:szCs w:val="44"/>
              </w:rPr>
            </w:rPrChange>
          </w:rPr>
          <w:t>}</w:t>
        </w:r>
      </w:ins>
    </w:p>
    <w:p w14:paraId="60A0363F" w14:textId="77777777" w:rsidR="005432E1" w:rsidRPr="005432E1" w:rsidRDefault="005432E1" w:rsidP="005432E1">
      <w:pPr>
        <w:pStyle w:val="Paragrafoelenco"/>
        <w:spacing w:line="240" w:lineRule="auto"/>
        <w:ind w:left="360"/>
        <w:rPr>
          <w:ins w:id="3086" w:author="Cristian Sbrolli" w:date="2020-12-04T22:03:00Z"/>
          <w:rStyle w:val="Enfasidelicata"/>
          <w:rFonts w:cstheme="minorHAnsi"/>
          <w:sz w:val="24"/>
          <w:szCs w:val="24"/>
          <w:rPrChange w:id="3087" w:author="Cristian Sbrolli" w:date="2020-12-04T22:04:00Z">
            <w:rPr>
              <w:ins w:id="3088" w:author="Cristian Sbrolli" w:date="2020-12-04T22:03:00Z"/>
              <w:rStyle w:val="Enfasidelicata"/>
              <w:rFonts w:ascii="Bell MT" w:hAnsi="Bell MT"/>
              <w:sz w:val="44"/>
              <w:szCs w:val="44"/>
            </w:rPr>
          </w:rPrChange>
        </w:rPr>
      </w:pPr>
    </w:p>
    <w:p w14:paraId="7D4E0A84" w14:textId="77777777" w:rsidR="005432E1" w:rsidRPr="005432E1" w:rsidRDefault="005432E1" w:rsidP="005432E1">
      <w:pPr>
        <w:pStyle w:val="Paragrafoelenco"/>
        <w:spacing w:line="240" w:lineRule="auto"/>
        <w:ind w:left="360"/>
        <w:rPr>
          <w:ins w:id="3089" w:author="Cristian Sbrolli" w:date="2020-12-04T22:03:00Z"/>
          <w:rStyle w:val="Enfasidelicata"/>
          <w:rFonts w:cstheme="minorHAnsi"/>
          <w:sz w:val="24"/>
          <w:szCs w:val="24"/>
          <w:rPrChange w:id="3090" w:author="Cristian Sbrolli" w:date="2020-12-04T22:04:00Z">
            <w:rPr>
              <w:ins w:id="3091" w:author="Cristian Sbrolli" w:date="2020-12-04T22:03:00Z"/>
              <w:rStyle w:val="Enfasidelicata"/>
              <w:rFonts w:ascii="Bell MT" w:hAnsi="Bell MT"/>
              <w:sz w:val="44"/>
              <w:szCs w:val="44"/>
            </w:rPr>
          </w:rPrChange>
        </w:rPr>
      </w:pPr>
      <w:ins w:id="3092" w:author="Cristian Sbrolli" w:date="2020-12-04T22:03:00Z">
        <w:r w:rsidRPr="005432E1">
          <w:rPr>
            <w:rStyle w:val="Enfasidelicata"/>
            <w:rFonts w:cstheme="minorHAnsi"/>
            <w:sz w:val="24"/>
            <w:szCs w:val="24"/>
            <w:rPrChange w:id="3093" w:author="Cristian Sbrolli" w:date="2020-12-04T22:04:00Z">
              <w:rPr>
                <w:rStyle w:val="Enfasidelicata"/>
                <w:rFonts w:ascii="Bell MT" w:hAnsi="Bell MT"/>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Paragrafoelenco"/>
        <w:spacing w:line="240" w:lineRule="auto"/>
        <w:ind w:left="360"/>
        <w:rPr>
          <w:ins w:id="3094" w:author="Cristian Sbrolli" w:date="2020-12-04T22:03:00Z"/>
          <w:rStyle w:val="Enfasidelicata"/>
          <w:rFonts w:cstheme="minorHAnsi"/>
          <w:sz w:val="24"/>
          <w:szCs w:val="24"/>
          <w:rPrChange w:id="3095" w:author="Cristian Sbrolli" w:date="2020-12-04T22:04:00Z">
            <w:rPr>
              <w:ins w:id="3096" w:author="Cristian Sbrolli" w:date="2020-12-04T22:03:00Z"/>
              <w:rStyle w:val="Enfasidelicata"/>
              <w:rFonts w:ascii="Bell MT" w:hAnsi="Bell MT"/>
              <w:sz w:val="44"/>
              <w:szCs w:val="44"/>
            </w:rPr>
          </w:rPrChange>
        </w:rPr>
      </w:pPr>
      <w:proofErr w:type="spellStart"/>
      <w:ins w:id="3097" w:author="Cristian Sbrolli" w:date="2020-12-04T22:03:00Z">
        <w:r w:rsidRPr="005432E1">
          <w:rPr>
            <w:rStyle w:val="Enfasidelicata"/>
            <w:rFonts w:cstheme="minorHAnsi"/>
            <w:sz w:val="24"/>
            <w:szCs w:val="24"/>
            <w:rPrChange w:id="3098"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3099"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100" w:author="Cristian Sbrolli" w:date="2020-12-04T22:04:00Z">
              <w:rPr>
                <w:rStyle w:val="Enfasidelicata"/>
                <w:rFonts w:ascii="Bell MT" w:hAnsi="Bell MT"/>
                <w:sz w:val="44"/>
                <w:szCs w:val="44"/>
              </w:rPr>
            </w:rPrChange>
          </w:rPr>
          <w:t>vUserBooksVisit</w:t>
        </w:r>
        <w:proofErr w:type="spellEnd"/>
        <w:r w:rsidRPr="005432E1">
          <w:rPr>
            <w:rStyle w:val="Enfasidelicata"/>
            <w:rFonts w:cstheme="minorHAnsi"/>
            <w:sz w:val="24"/>
            <w:szCs w:val="24"/>
            <w:rPrChange w:id="3101" w:author="Cristian Sbrolli" w:date="2020-12-04T22:04:00Z">
              <w:rPr>
                <w:rStyle w:val="Enfasidelicata"/>
                <w:rFonts w:ascii="Bell MT" w:hAnsi="Bell MT"/>
                <w:sz w:val="44"/>
                <w:szCs w:val="44"/>
              </w:rPr>
            </w:rPrChange>
          </w:rPr>
          <w:t xml:space="preserve">[m,m1: Market, u,u1: </w:t>
        </w:r>
        <w:proofErr w:type="spellStart"/>
        <w:r w:rsidRPr="005432E1">
          <w:rPr>
            <w:rStyle w:val="Enfasidelicata"/>
            <w:rFonts w:cstheme="minorHAnsi"/>
            <w:sz w:val="24"/>
            <w:szCs w:val="24"/>
            <w:rPrChange w:id="3102" w:author="Cristian Sbrolli" w:date="2020-12-04T22:04:00Z">
              <w:rPr>
                <w:rStyle w:val="Enfasidelicata"/>
                <w:rFonts w:ascii="Bell MT" w:hAnsi="Bell MT"/>
                <w:sz w:val="44"/>
                <w:szCs w:val="44"/>
              </w:rPr>
            </w:rPrChange>
          </w:rPr>
          <w:t>VirtualUser,ts</w:t>
        </w:r>
        <w:proofErr w:type="spellEnd"/>
        <w:r w:rsidRPr="005432E1">
          <w:rPr>
            <w:rStyle w:val="Enfasidelicata"/>
            <w:rFonts w:cstheme="minorHAnsi"/>
            <w:sz w:val="24"/>
            <w:szCs w:val="24"/>
            <w:rPrChange w:id="3103"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104"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3105" w:author="Cristian Sbrolli" w:date="2020-12-04T22:04:00Z">
              <w:rPr>
                <w:rStyle w:val="Enfasidelicata"/>
                <w:rFonts w:ascii="Bell MT" w:hAnsi="Bell MT"/>
                <w:sz w:val="44"/>
                <w:szCs w:val="44"/>
              </w:rPr>
            </w:rPrChange>
          </w:rPr>
          <w:t>, d: Date]{</w:t>
        </w:r>
      </w:ins>
    </w:p>
    <w:p w14:paraId="47A425AD" w14:textId="77777777" w:rsidR="005432E1" w:rsidRPr="005432E1" w:rsidRDefault="005432E1" w:rsidP="005432E1">
      <w:pPr>
        <w:pStyle w:val="Paragrafoelenco"/>
        <w:spacing w:line="240" w:lineRule="auto"/>
        <w:ind w:left="360"/>
        <w:rPr>
          <w:ins w:id="3106" w:author="Cristian Sbrolli" w:date="2020-12-04T22:03:00Z"/>
          <w:rStyle w:val="Enfasidelicata"/>
          <w:rFonts w:cstheme="minorHAnsi"/>
          <w:sz w:val="24"/>
          <w:szCs w:val="24"/>
          <w:rPrChange w:id="3107" w:author="Cristian Sbrolli" w:date="2020-12-04T22:04:00Z">
            <w:rPr>
              <w:ins w:id="3108" w:author="Cristian Sbrolli" w:date="2020-12-04T22:03:00Z"/>
              <w:rStyle w:val="Enfasidelicata"/>
              <w:rFonts w:ascii="Bell MT" w:hAnsi="Bell MT"/>
              <w:sz w:val="44"/>
              <w:szCs w:val="44"/>
            </w:rPr>
          </w:rPrChange>
        </w:rPr>
      </w:pPr>
      <w:ins w:id="3109" w:author="Cristian Sbrolli" w:date="2020-12-04T22:03:00Z">
        <w:r w:rsidRPr="005432E1">
          <w:rPr>
            <w:rStyle w:val="Enfasidelicata"/>
            <w:rFonts w:cstheme="minorHAnsi"/>
            <w:sz w:val="24"/>
            <w:szCs w:val="24"/>
            <w:rPrChange w:id="3110" w:author="Cristian Sbrolli" w:date="2020-12-04T22:04:00Z">
              <w:rPr>
                <w:rStyle w:val="Enfasidelicata"/>
                <w:rFonts w:ascii="Bell MT" w:hAnsi="Bell MT"/>
                <w:sz w:val="44"/>
                <w:szCs w:val="44"/>
              </w:rPr>
            </w:rPrChange>
          </w:rPr>
          <w:t xml:space="preserve"> </w:t>
        </w:r>
        <w:r w:rsidRPr="005432E1">
          <w:rPr>
            <w:rStyle w:val="Enfasidelicata"/>
            <w:rFonts w:cstheme="minorHAnsi"/>
            <w:sz w:val="24"/>
            <w:szCs w:val="24"/>
            <w:rPrChange w:id="3111" w:author="Cristian Sbrolli" w:date="2020-12-04T22:04:00Z">
              <w:rPr>
                <w:rStyle w:val="Enfasidelicata"/>
                <w:rFonts w:ascii="Bell MT" w:hAnsi="Bell MT"/>
                <w:sz w:val="44"/>
                <w:szCs w:val="44"/>
              </w:rPr>
            </w:rPrChange>
          </w:rPr>
          <w:tab/>
          <w:t>(d-&gt;</w:t>
        </w:r>
        <w:proofErr w:type="spellStart"/>
        <w:r w:rsidRPr="005432E1">
          <w:rPr>
            <w:rStyle w:val="Enfasidelicata"/>
            <w:rFonts w:cstheme="minorHAnsi"/>
            <w:sz w:val="24"/>
            <w:szCs w:val="24"/>
            <w:rPrChange w:id="3112"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3113"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114" w:author="Cristian Sbrolli" w:date="2020-12-04T22:04:00Z">
              <w:rPr>
                <w:rStyle w:val="Enfasidelicata"/>
                <w:rFonts w:ascii="Bell MT" w:hAnsi="Bell MT"/>
                <w:sz w:val="44"/>
                <w:szCs w:val="44"/>
              </w:rPr>
            </w:rPrChange>
          </w:rPr>
          <w:t>m.ticketManager.availableSlots</w:t>
        </w:r>
        <w:proofErr w:type="spellEnd"/>
        <w:r w:rsidRPr="005432E1">
          <w:rPr>
            <w:rStyle w:val="Enfasidelicata"/>
            <w:rFonts w:cstheme="minorHAnsi"/>
            <w:sz w:val="24"/>
            <w:szCs w:val="24"/>
            <w:rPrChange w:id="3115" w:author="Cristian Sbrolli" w:date="2020-12-04T22:04:00Z">
              <w:rPr>
                <w:rStyle w:val="Enfasidelicata"/>
                <w:rFonts w:ascii="Bell MT" w:hAnsi="Bell MT"/>
                <w:sz w:val="44"/>
                <w:szCs w:val="44"/>
              </w:rPr>
            </w:rPrChange>
          </w:rPr>
          <w:t xml:space="preserve"> and </w:t>
        </w:r>
      </w:ins>
    </w:p>
    <w:p w14:paraId="7F46428C" w14:textId="77777777" w:rsidR="005432E1" w:rsidRPr="005432E1" w:rsidRDefault="005432E1" w:rsidP="005432E1">
      <w:pPr>
        <w:pStyle w:val="Paragrafoelenco"/>
        <w:spacing w:line="240" w:lineRule="auto"/>
        <w:ind w:left="360"/>
        <w:rPr>
          <w:ins w:id="3116" w:author="Cristian Sbrolli" w:date="2020-12-04T22:03:00Z"/>
          <w:rStyle w:val="Enfasidelicata"/>
          <w:rFonts w:cstheme="minorHAnsi"/>
          <w:sz w:val="24"/>
          <w:szCs w:val="24"/>
          <w:rPrChange w:id="3117" w:author="Cristian Sbrolli" w:date="2020-12-04T22:04:00Z">
            <w:rPr>
              <w:ins w:id="3118" w:author="Cristian Sbrolli" w:date="2020-12-04T22:03:00Z"/>
              <w:rStyle w:val="Enfasidelicata"/>
              <w:rFonts w:ascii="Bell MT" w:hAnsi="Bell MT"/>
              <w:sz w:val="44"/>
              <w:szCs w:val="44"/>
            </w:rPr>
          </w:rPrChange>
        </w:rPr>
      </w:pPr>
      <w:ins w:id="3119" w:author="Cristian Sbrolli" w:date="2020-12-04T22:03:00Z">
        <w:r w:rsidRPr="005432E1">
          <w:rPr>
            <w:rStyle w:val="Enfasidelicata"/>
            <w:rFonts w:cstheme="minorHAnsi"/>
            <w:sz w:val="24"/>
            <w:szCs w:val="24"/>
            <w:rPrChange w:id="3120" w:author="Cristian Sbrolli" w:date="2020-12-04T22:04:00Z">
              <w:rPr>
                <w:rStyle w:val="Enfasidelicata"/>
                <w:rFonts w:ascii="Bell MT" w:hAnsi="Bell MT"/>
                <w:sz w:val="44"/>
                <w:szCs w:val="44"/>
              </w:rPr>
            </w:rPrChange>
          </w:rPr>
          <w:tab/>
          <w:t xml:space="preserve">some v: Visit | </w:t>
        </w:r>
        <w:proofErr w:type="spellStart"/>
        <w:r w:rsidRPr="005432E1">
          <w:rPr>
            <w:rStyle w:val="Enfasidelicata"/>
            <w:rFonts w:cstheme="minorHAnsi"/>
            <w:sz w:val="24"/>
            <w:szCs w:val="24"/>
            <w:rPrChange w:id="3121" w:author="Cristian Sbrolli" w:date="2020-12-04T22:04:00Z">
              <w:rPr>
                <w:rStyle w:val="Enfasidelicata"/>
                <w:rFonts w:ascii="Bell MT" w:hAnsi="Bell MT"/>
                <w:sz w:val="44"/>
                <w:szCs w:val="44"/>
              </w:rPr>
            </w:rPrChange>
          </w:rPr>
          <w:t>v.ticketDate</w:t>
        </w:r>
        <w:proofErr w:type="spellEnd"/>
        <w:r w:rsidRPr="005432E1">
          <w:rPr>
            <w:rStyle w:val="Enfasidelicata"/>
            <w:rFonts w:cstheme="minorHAnsi"/>
            <w:sz w:val="24"/>
            <w:szCs w:val="24"/>
            <w:rPrChange w:id="3122" w:author="Cristian Sbrolli" w:date="2020-12-04T22:04:00Z">
              <w:rPr>
                <w:rStyle w:val="Enfasidelicata"/>
                <w:rFonts w:ascii="Bell MT" w:hAnsi="Bell MT"/>
                <w:sz w:val="44"/>
                <w:szCs w:val="44"/>
              </w:rPr>
            </w:rPrChange>
          </w:rPr>
          <w:t xml:space="preserve"> = d and </w:t>
        </w:r>
        <w:proofErr w:type="spellStart"/>
        <w:r w:rsidRPr="005432E1">
          <w:rPr>
            <w:rStyle w:val="Enfasidelicata"/>
            <w:rFonts w:cstheme="minorHAnsi"/>
            <w:sz w:val="24"/>
            <w:szCs w:val="24"/>
            <w:rPrChange w:id="3123" w:author="Cristian Sbrolli" w:date="2020-12-04T22:04:00Z">
              <w:rPr>
                <w:rStyle w:val="Enfasidelicata"/>
                <w:rFonts w:ascii="Bell MT" w:hAnsi="Bell MT"/>
                <w:sz w:val="44"/>
                <w:szCs w:val="44"/>
              </w:rPr>
            </w:rPrChange>
          </w:rPr>
          <w:t>v.ticketTimeSlot</w:t>
        </w:r>
        <w:proofErr w:type="spellEnd"/>
        <w:r w:rsidRPr="005432E1">
          <w:rPr>
            <w:rStyle w:val="Enfasidelicata"/>
            <w:rFonts w:cstheme="minorHAnsi"/>
            <w:sz w:val="24"/>
            <w:szCs w:val="24"/>
            <w:rPrChange w:id="312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125"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3126" w:author="Cristian Sbrolli" w:date="2020-12-04T22:04:00Z">
              <w:rPr>
                <w:rStyle w:val="Enfasidelicata"/>
                <w:rFonts w:ascii="Bell MT" w:hAnsi="Bell MT"/>
                <w:sz w:val="44"/>
                <w:szCs w:val="44"/>
              </w:rPr>
            </w:rPrChange>
          </w:rPr>
          <w:t xml:space="preserve"> and </w:t>
        </w:r>
      </w:ins>
    </w:p>
    <w:p w14:paraId="4573F9DB" w14:textId="77777777" w:rsidR="005432E1" w:rsidRPr="005432E1" w:rsidRDefault="005432E1" w:rsidP="005432E1">
      <w:pPr>
        <w:pStyle w:val="Paragrafoelenco"/>
        <w:spacing w:line="240" w:lineRule="auto"/>
        <w:ind w:left="360"/>
        <w:rPr>
          <w:ins w:id="3127" w:author="Cristian Sbrolli" w:date="2020-12-04T22:03:00Z"/>
          <w:rStyle w:val="Enfasidelicata"/>
          <w:rFonts w:cstheme="minorHAnsi"/>
          <w:sz w:val="24"/>
          <w:szCs w:val="24"/>
          <w:rPrChange w:id="3128" w:author="Cristian Sbrolli" w:date="2020-12-04T22:04:00Z">
            <w:rPr>
              <w:ins w:id="3129" w:author="Cristian Sbrolli" w:date="2020-12-04T22:03:00Z"/>
              <w:rStyle w:val="Enfasidelicata"/>
              <w:rFonts w:ascii="Bell MT" w:hAnsi="Bell MT"/>
              <w:sz w:val="44"/>
              <w:szCs w:val="44"/>
            </w:rPr>
          </w:rPrChange>
        </w:rPr>
      </w:pPr>
      <w:ins w:id="3130" w:author="Cristian Sbrolli" w:date="2020-12-04T22:03:00Z">
        <w:r w:rsidRPr="005432E1">
          <w:rPr>
            <w:rStyle w:val="Enfasidelicata"/>
            <w:rFonts w:cstheme="minorHAnsi"/>
            <w:sz w:val="24"/>
            <w:szCs w:val="24"/>
            <w:rPrChange w:id="3131"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3132" w:author="Cristian Sbrolli" w:date="2020-12-04T22:04:00Z">
              <w:rPr>
                <w:rStyle w:val="Enfasidelicata"/>
                <w:rFonts w:ascii="Bell MT" w:hAnsi="Bell MT"/>
                <w:sz w:val="44"/>
                <w:szCs w:val="44"/>
              </w:rPr>
            </w:rPrChange>
          </w:rPr>
          <w:t>checkEqualStateVUserPlusNewVisit</w:t>
        </w:r>
        <w:proofErr w:type="spellEnd"/>
        <w:r w:rsidRPr="005432E1">
          <w:rPr>
            <w:rStyle w:val="Enfasidelicata"/>
            <w:rFonts w:cstheme="minorHAnsi"/>
            <w:sz w:val="24"/>
            <w:szCs w:val="24"/>
            <w:rPrChange w:id="3133" w:author="Cristian Sbrolli" w:date="2020-12-04T22:04:00Z">
              <w:rPr>
                <w:rStyle w:val="Enfasidelicata"/>
                <w:rFonts w:ascii="Bell MT" w:hAnsi="Bell MT"/>
                <w:sz w:val="44"/>
                <w:szCs w:val="44"/>
              </w:rPr>
            </w:rPrChange>
          </w:rPr>
          <w:t xml:space="preserve">[v,u,u1] and </w:t>
        </w:r>
        <w:proofErr w:type="spellStart"/>
        <w:r w:rsidRPr="005432E1">
          <w:rPr>
            <w:rStyle w:val="Enfasidelicata"/>
            <w:rFonts w:cstheme="minorHAnsi"/>
            <w:sz w:val="24"/>
            <w:szCs w:val="24"/>
            <w:rPrChange w:id="3134" w:author="Cristian Sbrolli" w:date="2020-12-04T22:04:00Z">
              <w:rPr>
                <w:rStyle w:val="Enfasidelicata"/>
                <w:rFonts w:ascii="Bell MT" w:hAnsi="Bell MT"/>
                <w:sz w:val="44"/>
                <w:szCs w:val="44"/>
              </w:rPr>
            </w:rPrChange>
          </w:rPr>
          <w:t>checkEqualStateMarketPlusNewTicket</w:t>
        </w:r>
        <w:proofErr w:type="spellEnd"/>
        <w:r w:rsidRPr="005432E1">
          <w:rPr>
            <w:rStyle w:val="Enfasidelicata"/>
            <w:rFonts w:cstheme="minorHAnsi"/>
            <w:sz w:val="24"/>
            <w:szCs w:val="24"/>
            <w:rPrChange w:id="3135" w:author="Cristian Sbrolli" w:date="2020-12-04T22:04:00Z">
              <w:rPr>
                <w:rStyle w:val="Enfasidelicata"/>
                <w:rFonts w:ascii="Bell MT" w:hAnsi="Bell MT"/>
                <w:sz w:val="44"/>
                <w:szCs w:val="44"/>
              </w:rPr>
            </w:rPrChange>
          </w:rPr>
          <w:t>[v,m,m1]</w:t>
        </w:r>
        <w:r w:rsidRPr="005432E1">
          <w:rPr>
            <w:rStyle w:val="Enfasidelicata"/>
            <w:rFonts w:cstheme="minorHAnsi"/>
            <w:sz w:val="24"/>
            <w:szCs w:val="24"/>
            <w:rPrChange w:id="3136" w:author="Cristian Sbrolli" w:date="2020-12-04T22:04:00Z">
              <w:rPr>
                <w:rStyle w:val="Enfasidelicata"/>
                <w:rFonts w:ascii="Bell MT" w:hAnsi="Bell MT"/>
                <w:sz w:val="44"/>
                <w:szCs w:val="44"/>
              </w:rPr>
            </w:rPrChange>
          </w:rPr>
          <w:tab/>
        </w:r>
      </w:ins>
    </w:p>
    <w:p w14:paraId="0D453049" w14:textId="77777777" w:rsidR="005432E1" w:rsidRPr="005432E1" w:rsidRDefault="005432E1" w:rsidP="005432E1">
      <w:pPr>
        <w:pStyle w:val="Paragrafoelenco"/>
        <w:spacing w:line="240" w:lineRule="auto"/>
        <w:ind w:left="360"/>
        <w:rPr>
          <w:ins w:id="3137" w:author="Cristian Sbrolli" w:date="2020-12-04T22:03:00Z"/>
          <w:rStyle w:val="Enfasidelicata"/>
          <w:rFonts w:cstheme="minorHAnsi"/>
          <w:sz w:val="24"/>
          <w:szCs w:val="24"/>
          <w:rPrChange w:id="3138" w:author="Cristian Sbrolli" w:date="2020-12-04T22:04:00Z">
            <w:rPr>
              <w:ins w:id="3139" w:author="Cristian Sbrolli" w:date="2020-12-04T22:03:00Z"/>
              <w:rStyle w:val="Enfasidelicata"/>
              <w:rFonts w:ascii="Bell MT" w:hAnsi="Bell MT"/>
              <w:sz w:val="44"/>
              <w:szCs w:val="44"/>
            </w:rPr>
          </w:rPrChange>
        </w:rPr>
      </w:pPr>
      <w:ins w:id="3140" w:author="Cristian Sbrolli" w:date="2020-12-04T22:03:00Z">
        <w:r w:rsidRPr="005432E1">
          <w:rPr>
            <w:rStyle w:val="Enfasidelicata"/>
            <w:rFonts w:cstheme="minorHAnsi"/>
            <w:sz w:val="24"/>
            <w:szCs w:val="24"/>
            <w:rPrChange w:id="3141" w:author="Cristian Sbrolli" w:date="2020-12-04T22:04:00Z">
              <w:rPr>
                <w:rStyle w:val="Enfasidelicata"/>
                <w:rFonts w:ascii="Bell MT" w:hAnsi="Bell MT"/>
                <w:sz w:val="44"/>
                <w:szCs w:val="44"/>
              </w:rPr>
            </w:rPrChange>
          </w:rPr>
          <w:t>}</w:t>
        </w:r>
      </w:ins>
    </w:p>
    <w:p w14:paraId="325A1F50" w14:textId="77777777" w:rsidR="005432E1" w:rsidRPr="005432E1" w:rsidRDefault="005432E1" w:rsidP="005432E1">
      <w:pPr>
        <w:pStyle w:val="Paragrafoelenco"/>
        <w:spacing w:line="240" w:lineRule="auto"/>
        <w:ind w:left="360"/>
        <w:rPr>
          <w:ins w:id="3142" w:author="Cristian Sbrolli" w:date="2020-12-04T22:03:00Z"/>
          <w:rStyle w:val="Enfasidelicata"/>
          <w:rFonts w:cstheme="minorHAnsi"/>
          <w:sz w:val="24"/>
          <w:szCs w:val="24"/>
          <w:rPrChange w:id="3143" w:author="Cristian Sbrolli" w:date="2020-12-04T22:04:00Z">
            <w:rPr>
              <w:ins w:id="3144" w:author="Cristian Sbrolli" w:date="2020-12-04T22:03:00Z"/>
              <w:rStyle w:val="Enfasidelicata"/>
              <w:rFonts w:ascii="Bell MT" w:hAnsi="Bell MT"/>
              <w:sz w:val="44"/>
              <w:szCs w:val="44"/>
            </w:rPr>
          </w:rPrChange>
        </w:rPr>
      </w:pPr>
    </w:p>
    <w:p w14:paraId="466FFBC8" w14:textId="77777777" w:rsidR="005432E1" w:rsidRPr="005432E1" w:rsidRDefault="005432E1" w:rsidP="005432E1">
      <w:pPr>
        <w:pStyle w:val="Paragrafoelenco"/>
        <w:spacing w:line="240" w:lineRule="auto"/>
        <w:ind w:left="360"/>
        <w:rPr>
          <w:ins w:id="3145" w:author="Cristian Sbrolli" w:date="2020-12-04T22:03:00Z"/>
          <w:rStyle w:val="Enfasidelicata"/>
          <w:rFonts w:cstheme="minorHAnsi"/>
          <w:sz w:val="24"/>
          <w:szCs w:val="24"/>
          <w:rPrChange w:id="3146" w:author="Cristian Sbrolli" w:date="2020-12-04T22:04:00Z">
            <w:rPr>
              <w:ins w:id="3147" w:author="Cristian Sbrolli" w:date="2020-12-04T22:03:00Z"/>
              <w:rStyle w:val="Enfasidelicata"/>
              <w:rFonts w:ascii="Bell MT" w:hAnsi="Bell MT"/>
              <w:sz w:val="44"/>
              <w:szCs w:val="44"/>
            </w:rPr>
          </w:rPrChange>
        </w:rPr>
      </w:pPr>
      <w:ins w:id="3148" w:author="Cristian Sbrolli" w:date="2020-12-04T22:03:00Z">
        <w:r w:rsidRPr="005432E1">
          <w:rPr>
            <w:rStyle w:val="Enfasidelicata"/>
            <w:rFonts w:cstheme="minorHAnsi"/>
            <w:sz w:val="24"/>
            <w:szCs w:val="24"/>
            <w:rPrChange w:id="3149" w:author="Cristian Sbrolli" w:date="2020-12-04T22:04:00Z">
              <w:rPr>
                <w:rStyle w:val="Enfasidelicata"/>
                <w:rFonts w:ascii="Bell MT" w:hAnsi="Bell MT"/>
                <w:sz w:val="44"/>
                <w:szCs w:val="44"/>
              </w:rPr>
            </w:rPrChange>
          </w:rPr>
          <w:t xml:space="preserve">//User cannot shop </w:t>
        </w:r>
        <w:proofErr w:type="spellStart"/>
        <w:r w:rsidRPr="005432E1">
          <w:rPr>
            <w:rStyle w:val="Enfasidelicata"/>
            <w:rFonts w:cstheme="minorHAnsi"/>
            <w:sz w:val="24"/>
            <w:szCs w:val="24"/>
            <w:rPrChange w:id="3150" w:author="Cristian Sbrolli" w:date="2020-12-04T22:04:00Z">
              <w:rPr>
                <w:rStyle w:val="Enfasidelicata"/>
                <w:rFonts w:ascii="Bell MT" w:hAnsi="Bell MT"/>
                <w:sz w:val="44"/>
                <w:szCs w:val="44"/>
              </w:rPr>
            </w:rPrChange>
          </w:rPr>
          <w:t>whitout</w:t>
        </w:r>
        <w:proofErr w:type="spellEnd"/>
        <w:r w:rsidRPr="005432E1">
          <w:rPr>
            <w:rStyle w:val="Enfasidelicata"/>
            <w:rFonts w:cstheme="minorHAnsi"/>
            <w:sz w:val="24"/>
            <w:szCs w:val="24"/>
            <w:rPrChange w:id="3151" w:author="Cristian Sbrolli" w:date="2020-12-04T22:04:00Z">
              <w:rPr>
                <w:rStyle w:val="Enfasidelicata"/>
                <w:rFonts w:ascii="Bell MT" w:hAnsi="Bell MT"/>
                <w:sz w:val="44"/>
                <w:szCs w:val="44"/>
              </w:rPr>
            </w:rPrChange>
          </w:rPr>
          <w:t xml:space="preserve"> having registered their entrance scanning </w:t>
        </w:r>
        <w:proofErr w:type="spellStart"/>
        <w:r w:rsidRPr="005432E1">
          <w:rPr>
            <w:rStyle w:val="Enfasidelicata"/>
            <w:rFonts w:cstheme="minorHAnsi"/>
            <w:sz w:val="24"/>
            <w:szCs w:val="24"/>
            <w:rPrChange w:id="3152" w:author="Cristian Sbrolli" w:date="2020-12-04T22:04:00Z">
              <w:rPr>
                <w:rStyle w:val="Enfasidelicata"/>
                <w:rFonts w:ascii="Bell MT" w:hAnsi="Bell MT"/>
                <w:sz w:val="44"/>
                <w:szCs w:val="44"/>
              </w:rPr>
            </w:rPrChange>
          </w:rPr>
          <w:t>QRCode</w:t>
        </w:r>
        <w:proofErr w:type="spellEnd"/>
      </w:ins>
    </w:p>
    <w:p w14:paraId="511AF894" w14:textId="77777777" w:rsidR="005432E1" w:rsidRPr="005432E1" w:rsidRDefault="005432E1" w:rsidP="005432E1">
      <w:pPr>
        <w:pStyle w:val="Paragrafoelenco"/>
        <w:spacing w:line="240" w:lineRule="auto"/>
        <w:ind w:left="360"/>
        <w:rPr>
          <w:ins w:id="3153" w:author="Cristian Sbrolli" w:date="2020-12-04T22:03:00Z"/>
          <w:rStyle w:val="Enfasidelicata"/>
          <w:rFonts w:cstheme="minorHAnsi"/>
          <w:sz w:val="24"/>
          <w:szCs w:val="24"/>
          <w:rPrChange w:id="3154" w:author="Cristian Sbrolli" w:date="2020-12-04T22:04:00Z">
            <w:rPr>
              <w:ins w:id="3155" w:author="Cristian Sbrolli" w:date="2020-12-04T22:03:00Z"/>
              <w:rStyle w:val="Enfasidelicata"/>
              <w:rFonts w:ascii="Bell MT" w:hAnsi="Bell MT"/>
              <w:sz w:val="44"/>
              <w:szCs w:val="44"/>
            </w:rPr>
          </w:rPrChange>
        </w:rPr>
      </w:pPr>
      <w:ins w:id="3156" w:author="Cristian Sbrolli" w:date="2020-12-04T22:03:00Z">
        <w:r w:rsidRPr="005432E1">
          <w:rPr>
            <w:rStyle w:val="Enfasidelicata"/>
            <w:rFonts w:cstheme="minorHAnsi"/>
            <w:sz w:val="24"/>
            <w:szCs w:val="24"/>
            <w:rPrChange w:id="3157" w:author="Cristian Sbrolli" w:date="2020-12-04T22:04:00Z">
              <w:rPr>
                <w:rStyle w:val="Enfasidelicata"/>
                <w:rFonts w:ascii="Bell MT" w:hAnsi="Bell MT"/>
                <w:sz w:val="44"/>
                <w:szCs w:val="44"/>
              </w:rPr>
            </w:rPrChange>
          </w:rPr>
          <w:t xml:space="preserve">assert  </w:t>
        </w:r>
        <w:proofErr w:type="spellStart"/>
        <w:r w:rsidRPr="005432E1">
          <w:rPr>
            <w:rStyle w:val="Enfasidelicata"/>
            <w:rFonts w:cstheme="minorHAnsi"/>
            <w:sz w:val="24"/>
            <w:szCs w:val="24"/>
            <w:rPrChange w:id="3158" w:author="Cristian Sbrolli" w:date="2020-12-04T22:04:00Z">
              <w:rPr>
                <w:rStyle w:val="Enfasidelicata"/>
                <w:rFonts w:ascii="Bell MT" w:hAnsi="Bell MT"/>
                <w:sz w:val="44"/>
                <w:szCs w:val="44"/>
              </w:rPr>
            </w:rPrChange>
          </w:rPr>
          <w:t>noExitWithoutEntering</w:t>
        </w:r>
        <w:proofErr w:type="spellEnd"/>
        <w:r w:rsidRPr="005432E1">
          <w:rPr>
            <w:rStyle w:val="Enfasidelicata"/>
            <w:rFonts w:cstheme="minorHAnsi"/>
            <w:sz w:val="24"/>
            <w:szCs w:val="24"/>
            <w:rPrChange w:id="3159" w:author="Cristian Sbrolli" w:date="2020-12-04T22:04:00Z">
              <w:rPr>
                <w:rStyle w:val="Enfasidelicata"/>
                <w:rFonts w:ascii="Bell MT" w:hAnsi="Bell MT"/>
                <w:sz w:val="44"/>
                <w:szCs w:val="44"/>
              </w:rPr>
            </w:rPrChange>
          </w:rPr>
          <w:t>{</w:t>
        </w:r>
      </w:ins>
    </w:p>
    <w:p w14:paraId="12BF2634" w14:textId="77777777" w:rsidR="005432E1" w:rsidRPr="005432E1" w:rsidRDefault="005432E1" w:rsidP="005432E1">
      <w:pPr>
        <w:pStyle w:val="Paragrafoelenco"/>
        <w:spacing w:line="240" w:lineRule="auto"/>
        <w:ind w:left="360"/>
        <w:rPr>
          <w:ins w:id="3160" w:author="Cristian Sbrolli" w:date="2020-12-04T22:03:00Z"/>
          <w:rStyle w:val="Enfasidelicata"/>
          <w:rFonts w:cstheme="minorHAnsi"/>
          <w:sz w:val="24"/>
          <w:szCs w:val="24"/>
          <w:rPrChange w:id="3161" w:author="Cristian Sbrolli" w:date="2020-12-04T22:04:00Z">
            <w:rPr>
              <w:ins w:id="3162" w:author="Cristian Sbrolli" w:date="2020-12-04T22:03:00Z"/>
              <w:rStyle w:val="Enfasidelicata"/>
              <w:rFonts w:ascii="Bell MT" w:hAnsi="Bell MT"/>
              <w:sz w:val="44"/>
              <w:szCs w:val="44"/>
            </w:rPr>
          </w:rPrChange>
        </w:rPr>
      </w:pPr>
      <w:ins w:id="3163" w:author="Cristian Sbrolli" w:date="2020-12-04T22:03:00Z">
        <w:r w:rsidRPr="005432E1">
          <w:rPr>
            <w:rStyle w:val="Enfasidelicata"/>
            <w:rFonts w:cstheme="minorHAnsi"/>
            <w:sz w:val="24"/>
            <w:szCs w:val="24"/>
            <w:rPrChange w:id="3164" w:author="Cristian Sbrolli" w:date="2020-12-04T22:04:00Z">
              <w:rPr>
                <w:rStyle w:val="Enfasidelicata"/>
                <w:rFonts w:ascii="Bell MT" w:hAnsi="Bell MT"/>
                <w:sz w:val="44"/>
                <w:szCs w:val="44"/>
              </w:rPr>
            </w:rPrChange>
          </w:rPr>
          <w:t xml:space="preserve">no t: Ticket | (one </w:t>
        </w:r>
        <w:proofErr w:type="spellStart"/>
        <w:r w:rsidRPr="005432E1">
          <w:rPr>
            <w:rStyle w:val="Enfasidelicata"/>
            <w:rFonts w:cstheme="minorHAnsi"/>
            <w:sz w:val="24"/>
            <w:szCs w:val="24"/>
            <w:rPrChange w:id="3165" w:author="Cristian Sbrolli" w:date="2020-12-04T22:04:00Z">
              <w:rPr>
                <w:rStyle w:val="Enfasidelicata"/>
                <w:rFonts w:ascii="Bell MT" w:hAnsi="Bell MT"/>
                <w:sz w:val="44"/>
                <w:szCs w:val="44"/>
              </w:rPr>
            </w:rPrChange>
          </w:rPr>
          <w:t>qrReader</w:t>
        </w:r>
        <w:proofErr w:type="spellEnd"/>
        <w:r w:rsidRPr="005432E1">
          <w:rPr>
            <w:rStyle w:val="Enfasidelicata"/>
            <w:rFonts w:cstheme="minorHAnsi"/>
            <w:sz w:val="24"/>
            <w:szCs w:val="24"/>
            <w:rPrChange w:id="3166"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167"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3168"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169" w:author="Cristian Sbrolli" w:date="2020-12-04T22:04:00Z">
              <w:rPr>
                <w:rStyle w:val="Enfasidelicata"/>
                <w:rFonts w:ascii="Bell MT" w:hAnsi="Bell MT"/>
                <w:sz w:val="44"/>
                <w:szCs w:val="44"/>
              </w:rPr>
            </w:rPrChange>
          </w:rPr>
          <w:t>t.ticketCode</w:t>
        </w:r>
        <w:proofErr w:type="spellEnd"/>
        <w:r w:rsidRPr="005432E1">
          <w:rPr>
            <w:rStyle w:val="Enfasidelicata"/>
            <w:rFonts w:cstheme="minorHAnsi"/>
            <w:sz w:val="24"/>
            <w:szCs w:val="24"/>
            <w:rPrChange w:id="3170"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171" w:author="Cristian Sbrolli" w:date="2020-12-04T22:04:00Z">
              <w:rPr>
                <w:rStyle w:val="Enfasidelicata"/>
                <w:rFonts w:ascii="Bell MT" w:hAnsi="Bell MT"/>
                <w:sz w:val="44"/>
                <w:szCs w:val="44"/>
              </w:rPr>
            </w:rPrChange>
          </w:rPr>
          <w:t>qrReader.scanned</w:t>
        </w:r>
        <w:proofErr w:type="spellEnd"/>
        <w:r w:rsidRPr="005432E1">
          <w:rPr>
            <w:rStyle w:val="Enfasidelicata"/>
            <w:rFonts w:cstheme="minorHAnsi"/>
            <w:sz w:val="24"/>
            <w:szCs w:val="24"/>
            <w:rPrChange w:id="3172"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3173" w:author="Cristian Sbrolli" w:date="2020-12-04T22:04:00Z">
              <w:rPr>
                <w:rStyle w:val="Enfasidelicata"/>
                <w:rFonts w:ascii="Bell MT" w:hAnsi="Bell MT"/>
                <w:sz w:val="44"/>
                <w:szCs w:val="44"/>
              </w:rPr>
            </w:rPrChange>
          </w:rPr>
          <w:t>qrReader</w:t>
        </w:r>
        <w:proofErr w:type="spellEnd"/>
        <w:r w:rsidRPr="005432E1">
          <w:rPr>
            <w:rStyle w:val="Enfasidelicata"/>
            <w:rFonts w:cstheme="minorHAnsi"/>
            <w:sz w:val="24"/>
            <w:szCs w:val="24"/>
            <w:rPrChange w:id="3174"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175" w:author="Cristian Sbrolli" w:date="2020-12-04T22:04:00Z">
              <w:rPr>
                <w:rStyle w:val="Enfasidelicata"/>
                <w:rFonts w:ascii="Bell MT" w:hAnsi="Bell MT"/>
                <w:sz w:val="44"/>
                <w:szCs w:val="44"/>
              </w:rPr>
            </w:rPrChange>
          </w:rPr>
          <w:t>Market.freeExit</w:t>
        </w:r>
        <w:proofErr w:type="spellEnd"/>
        <w:r w:rsidRPr="005432E1">
          <w:rPr>
            <w:rStyle w:val="Enfasidelicata"/>
            <w:rFonts w:cstheme="minorHAnsi"/>
            <w:sz w:val="24"/>
            <w:szCs w:val="24"/>
            <w:rPrChange w:id="3176"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177" w:author="Cristian Sbrolli" w:date="2020-12-04T22:04:00Z">
              <w:rPr>
                <w:rStyle w:val="Enfasidelicata"/>
                <w:rFonts w:ascii="Bell MT" w:hAnsi="Bell MT"/>
                <w:sz w:val="44"/>
                <w:szCs w:val="44"/>
              </w:rPr>
            </w:rPrChange>
          </w:rPr>
          <w:t>Market.cashDesks.reader</w:t>
        </w:r>
        <w:proofErr w:type="spellEnd"/>
        <w:r w:rsidRPr="005432E1">
          <w:rPr>
            <w:rStyle w:val="Enfasidelicata"/>
            <w:rFonts w:cstheme="minorHAnsi"/>
            <w:sz w:val="24"/>
            <w:szCs w:val="24"/>
            <w:rPrChange w:id="3178" w:author="Cristian Sbrolli" w:date="2020-12-04T22:04:00Z">
              <w:rPr>
                <w:rStyle w:val="Enfasidelicata"/>
                <w:rFonts w:ascii="Bell MT" w:hAnsi="Bell MT"/>
                <w:sz w:val="44"/>
                <w:szCs w:val="44"/>
              </w:rPr>
            </w:rPrChange>
          </w:rPr>
          <w:t>)) and</w:t>
        </w:r>
      </w:ins>
    </w:p>
    <w:p w14:paraId="14B1FC20" w14:textId="77777777" w:rsidR="00FE4D64" w:rsidRDefault="005432E1" w:rsidP="00FE4D64">
      <w:pPr>
        <w:pStyle w:val="Paragrafoelenco"/>
        <w:rPr>
          <w:ins w:id="3179" w:author="Cristian Sbrolli" w:date="2020-12-05T03:23:00Z"/>
          <w:rStyle w:val="Enfasidelicata"/>
          <w:rFonts w:cstheme="minorHAnsi"/>
          <w:sz w:val="24"/>
          <w:szCs w:val="24"/>
        </w:rPr>
      </w:pPr>
      <w:ins w:id="3180" w:author="Cristian Sbrolli" w:date="2020-12-04T22:03:00Z">
        <w:r w:rsidRPr="005432E1">
          <w:rPr>
            <w:rStyle w:val="Enfasidelicata"/>
            <w:rFonts w:cstheme="minorHAnsi"/>
            <w:sz w:val="24"/>
            <w:szCs w:val="24"/>
            <w:rPrChange w:id="318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18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183" w:author="Cristian Sbrolli" w:date="2020-12-04T22:04:00Z">
              <w:rPr>
                <w:rStyle w:val="Enfasidelicata"/>
                <w:rFonts w:ascii="Bell MT" w:hAnsi="Bell MT"/>
                <w:sz w:val="44"/>
                <w:szCs w:val="44"/>
              </w:rPr>
            </w:rPrChange>
          </w:rPr>
          <w:tab/>
          <w:t xml:space="preserve">no </w:t>
        </w:r>
        <w:proofErr w:type="spellStart"/>
        <w:r w:rsidRPr="005432E1">
          <w:rPr>
            <w:rStyle w:val="Enfasidelicata"/>
            <w:rFonts w:cstheme="minorHAnsi"/>
            <w:sz w:val="24"/>
            <w:szCs w:val="24"/>
            <w:rPrChange w:id="3184" w:author="Cristian Sbrolli" w:date="2020-12-04T22:04:00Z">
              <w:rPr>
                <w:rStyle w:val="Enfasidelicata"/>
                <w:rFonts w:ascii="Bell MT" w:hAnsi="Bell MT"/>
                <w:sz w:val="44"/>
                <w:szCs w:val="44"/>
              </w:rPr>
            </w:rPrChange>
          </w:rPr>
          <w:t>qrReader</w:t>
        </w:r>
        <w:proofErr w:type="spellEnd"/>
        <w:r w:rsidRPr="005432E1">
          <w:rPr>
            <w:rStyle w:val="Enfasidelicata"/>
            <w:rFonts w:cstheme="minorHAnsi"/>
            <w:sz w:val="24"/>
            <w:szCs w:val="24"/>
            <w:rPrChange w:id="3185"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186"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3187"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188" w:author="Cristian Sbrolli" w:date="2020-12-04T22:04:00Z">
              <w:rPr>
                <w:rStyle w:val="Enfasidelicata"/>
                <w:rFonts w:ascii="Bell MT" w:hAnsi="Bell MT"/>
                <w:sz w:val="44"/>
                <w:szCs w:val="44"/>
              </w:rPr>
            </w:rPrChange>
          </w:rPr>
          <w:t>t.ticketCode</w:t>
        </w:r>
        <w:proofErr w:type="spellEnd"/>
        <w:r w:rsidRPr="005432E1">
          <w:rPr>
            <w:rStyle w:val="Enfasidelicata"/>
            <w:rFonts w:cstheme="minorHAnsi"/>
            <w:sz w:val="24"/>
            <w:szCs w:val="24"/>
            <w:rPrChange w:id="3189"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190" w:author="Cristian Sbrolli" w:date="2020-12-04T22:04:00Z">
              <w:rPr>
                <w:rStyle w:val="Enfasidelicata"/>
                <w:rFonts w:ascii="Bell MT" w:hAnsi="Bell MT"/>
                <w:sz w:val="44"/>
                <w:szCs w:val="44"/>
              </w:rPr>
            </w:rPrChange>
          </w:rPr>
          <w:t>qrReader.scanned</w:t>
        </w:r>
        <w:proofErr w:type="spellEnd"/>
        <w:r w:rsidRPr="005432E1">
          <w:rPr>
            <w:rStyle w:val="Enfasidelicata"/>
            <w:rFonts w:cstheme="minorHAnsi"/>
            <w:sz w:val="24"/>
            <w:szCs w:val="24"/>
            <w:rPrChange w:id="3191"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3192" w:author="Cristian Sbrolli" w:date="2020-12-04T22:04:00Z">
              <w:rPr>
                <w:rStyle w:val="Enfasidelicata"/>
                <w:rFonts w:ascii="Bell MT" w:hAnsi="Bell MT"/>
                <w:sz w:val="44"/>
                <w:szCs w:val="44"/>
              </w:rPr>
            </w:rPrChange>
          </w:rPr>
          <w:t>qrReader</w:t>
        </w:r>
        <w:proofErr w:type="spellEnd"/>
        <w:r w:rsidRPr="005432E1">
          <w:rPr>
            <w:rStyle w:val="Enfasidelicata"/>
            <w:rFonts w:cstheme="minorHAnsi"/>
            <w:sz w:val="24"/>
            <w:szCs w:val="24"/>
            <w:rPrChange w:id="3193"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194" w:author="Cristian Sbrolli" w:date="2020-12-04T22:04:00Z">
              <w:rPr>
                <w:rStyle w:val="Enfasidelicata"/>
                <w:rFonts w:ascii="Bell MT" w:hAnsi="Bell MT"/>
                <w:sz w:val="44"/>
                <w:szCs w:val="44"/>
              </w:rPr>
            </w:rPrChange>
          </w:rPr>
          <w:t>Market.entrances</w:t>
        </w:r>
      </w:ins>
      <w:proofErr w:type="spellEnd"/>
    </w:p>
    <w:p w14:paraId="0A1F11DF" w14:textId="08F75CDB" w:rsidR="00141351" w:rsidDel="0055768D" w:rsidRDefault="005432E1">
      <w:pPr>
        <w:pStyle w:val="Paragrafoelenco"/>
        <w:spacing w:line="240" w:lineRule="auto"/>
        <w:ind w:left="360"/>
        <w:rPr>
          <w:del w:id="3195" w:author="Cristian Sbrolli" w:date="2020-12-05T01:05:00Z"/>
          <w:rStyle w:val="Enfasidelicata"/>
          <w:rFonts w:cstheme="minorHAnsi"/>
          <w:sz w:val="24"/>
          <w:szCs w:val="24"/>
        </w:rPr>
        <w:pPrChange w:id="3196" w:author="Cristian Sbrolli" w:date="2020-12-05T03:22:00Z">
          <w:pPr>
            <w:pStyle w:val="Paragrafoelenco"/>
          </w:pPr>
        </w:pPrChange>
      </w:pPr>
      <w:ins w:id="3197" w:author="Cristian Sbrolli" w:date="2020-12-04T22:03:00Z">
        <w:r w:rsidRPr="005432E1">
          <w:rPr>
            <w:rStyle w:val="Enfasidelicata"/>
            <w:rFonts w:cstheme="minorHAnsi"/>
            <w:sz w:val="24"/>
            <w:szCs w:val="24"/>
            <w:rPrChange w:id="3198" w:author="Cristian Sbrolli" w:date="2020-12-04T22:04:00Z">
              <w:rPr>
                <w:rStyle w:val="Enfasidelicata"/>
                <w:rFonts w:ascii="Bell MT" w:hAnsi="Bell MT"/>
                <w:sz w:val="44"/>
                <w:szCs w:val="44"/>
              </w:rPr>
            </w:rPrChange>
          </w:rPr>
          <w:t>}</w:t>
        </w:r>
      </w:ins>
    </w:p>
    <w:p w14:paraId="1236FFE4" w14:textId="77777777" w:rsidR="0055768D" w:rsidRPr="00FE4D64" w:rsidRDefault="0055768D">
      <w:pPr>
        <w:pStyle w:val="Paragrafoelenco"/>
        <w:rPr>
          <w:ins w:id="3199" w:author="Cristian Sbrolli" w:date="2020-12-05T01:05:00Z"/>
          <w:rStyle w:val="Enfasidelicata"/>
          <w:rFonts w:cstheme="minorHAnsi"/>
          <w:sz w:val="24"/>
          <w:szCs w:val="24"/>
          <w:rPrChange w:id="3200" w:author="Cristian Sbrolli" w:date="2020-12-05T03:22:00Z">
            <w:rPr>
              <w:ins w:id="3201" w:author="Cristian Sbrolli" w:date="2020-12-05T01:05:00Z"/>
              <w:rStyle w:val="Enfasidelicata"/>
              <w:rFonts w:ascii="Bell MT" w:hAnsi="Bell MT"/>
              <w:sz w:val="44"/>
              <w:szCs w:val="44"/>
            </w:rPr>
          </w:rPrChange>
        </w:rPr>
        <w:pPrChange w:id="3202" w:author="Cristian Sbrolli" w:date="2020-12-05T03:22:00Z">
          <w:pPr>
            <w:pStyle w:val="Paragrafoelenco"/>
            <w:numPr>
              <w:numId w:val="9"/>
            </w:numPr>
            <w:spacing w:line="240" w:lineRule="auto"/>
            <w:ind w:left="360" w:hanging="360"/>
          </w:pPr>
        </w:pPrChange>
      </w:pPr>
    </w:p>
    <w:p w14:paraId="2818F746" w14:textId="45FB3FB1" w:rsidR="007F0651" w:rsidRPr="002C295C" w:rsidRDefault="0055768D">
      <w:pPr>
        <w:pStyle w:val="Paragrafoelenco"/>
        <w:numPr>
          <w:ilvl w:val="0"/>
          <w:numId w:val="74"/>
        </w:numPr>
        <w:rPr>
          <w:ins w:id="3203" w:author="Cristian Sbrolli" w:date="2020-12-05T00:56:00Z"/>
          <w:rStyle w:val="Enfasidelicata"/>
          <w:rFonts w:ascii="Bell MT" w:hAnsi="Bell MT"/>
          <w:sz w:val="44"/>
          <w:szCs w:val="44"/>
        </w:rPr>
        <w:pPrChange w:id="3204" w:author="Cristian Sbrolli" w:date="2020-12-05T01:05:00Z">
          <w:pPr>
            <w:pStyle w:val="Paragrafoelenco"/>
            <w:spacing w:line="240" w:lineRule="auto"/>
            <w:ind w:left="360"/>
          </w:pPr>
        </w:pPrChange>
      </w:pPr>
      <w:ins w:id="3205" w:author="Cristian Sbrolli" w:date="2020-12-05T01:05:00Z">
        <w:r>
          <w:rPr>
            <w:rStyle w:val="Enfasidelicata"/>
            <w:rFonts w:ascii="Bell MT" w:hAnsi="Bell MT"/>
            <w:sz w:val="44"/>
            <w:szCs w:val="44"/>
          </w:rPr>
          <w:t>Re</w:t>
        </w:r>
      </w:ins>
      <w:ins w:id="3206" w:author="Cristian Sbrolli" w:date="2020-12-05T01:06:00Z">
        <w:r>
          <w:rPr>
            <w:rStyle w:val="Enfasidelicata"/>
            <w:rFonts w:ascii="Bell MT" w:hAnsi="Bell MT"/>
            <w:sz w:val="44"/>
            <w:szCs w:val="44"/>
          </w:rPr>
          <w:t>sults</w:t>
        </w:r>
      </w:ins>
    </w:p>
    <w:p w14:paraId="48B4DE7C" w14:textId="77777777" w:rsidR="0055768D" w:rsidRPr="00B20E3B" w:rsidRDefault="0055768D" w:rsidP="002C295C">
      <w:pPr>
        <w:pStyle w:val="Paragrafoelenco"/>
        <w:spacing w:line="240" w:lineRule="auto"/>
        <w:ind w:left="360"/>
        <w:rPr>
          <w:ins w:id="3207" w:author="Cristian Sbrolli" w:date="2020-12-05T01:05:00Z"/>
          <w:rStyle w:val="Enfasidelicata"/>
          <w:rFonts w:cstheme="minorHAnsi"/>
          <w:sz w:val="24"/>
          <w:szCs w:val="24"/>
        </w:rPr>
      </w:pPr>
      <w:ins w:id="3208" w:author="Cristian Sbrolli" w:date="2020-12-05T01:05:00Z">
        <w:r w:rsidRPr="00B20E3B">
          <w:rPr>
            <w:rStyle w:val="Enfasidelicata"/>
            <w:rFonts w:cstheme="minorHAnsi"/>
            <w:sz w:val="24"/>
            <w:szCs w:val="24"/>
          </w:rPr>
          <w:t xml:space="preserve">run </w:t>
        </w:r>
        <w:proofErr w:type="spellStart"/>
        <w:r w:rsidRPr="00B20E3B">
          <w:rPr>
            <w:rStyle w:val="Enfasidelicata"/>
            <w:rFonts w:cstheme="minorHAnsi"/>
            <w:sz w:val="24"/>
            <w:szCs w:val="24"/>
          </w:rPr>
          <w:t>vUserGetsTicket</w:t>
        </w:r>
        <w:proofErr w:type="spellEnd"/>
        <w:r w:rsidRPr="00B20E3B">
          <w:rPr>
            <w:rStyle w:val="Enfasidelicata"/>
            <w:rFonts w:cstheme="minorHAnsi"/>
            <w:sz w:val="24"/>
            <w:szCs w:val="24"/>
          </w:rPr>
          <w:t xml:space="preserve"> for 5</w:t>
        </w:r>
      </w:ins>
    </w:p>
    <w:p w14:paraId="5DC81A5B" w14:textId="77777777" w:rsidR="0055768D" w:rsidRPr="00B20E3B" w:rsidRDefault="0055768D" w:rsidP="0055768D">
      <w:pPr>
        <w:pStyle w:val="Paragrafoelenco"/>
        <w:spacing w:line="240" w:lineRule="auto"/>
        <w:ind w:left="360"/>
        <w:rPr>
          <w:ins w:id="3209" w:author="Cristian Sbrolli" w:date="2020-12-05T01:05:00Z"/>
          <w:rStyle w:val="Enfasidelicata"/>
          <w:rFonts w:cstheme="minorHAnsi"/>
          <w:sz w:val="24"/>
          <w:szCs w:val="24"/>
        </w:rPr>
      </w:pPr>
      <w:ins w:id="3210" w:author="Cristian Sbrolli" w:date="2020-12-05T01:05:00Z">
        <w:r w:rsidRPr="00B20E3B">
          <w:rPr>
            <w:rStyle w:val="Enfasidelicata"/>
            <w:rFonts w:cstheme="minorHAnsi"/>
            <w:sz w:val="24"/>
            <w:szCs w:val="24"/>
          </w:rPr>
          <w:t xml:space="preserve">run </w:t>
        </w:r>
        <w:proofErr w:type="spellStart"/>
        <w:r w:rsidRPr="00B20E3B">
          <w:rPr>
            <w:rStyle w:val="Enfasidelicata"/>
            <w:rFonts w:cstheme="minorHAnsi"/>
            <w:sz w:val="24"/>
            <w:szCs w:val="24"/>
          </w:rPr>
          <w:t>vUserBooksVisit</w:t>
        </w:r>
        <w:proofErr w:type="spellEnd"/>
        <w:r w:rsidRPr="00B20E3B">
          <w:rPr>
            <w:rStyle w:val="Enfasidelicata"/>
            <w:rFonts w:cstheme="minorHAnsi"/>
            <w:sz w:val="24"/>
            <w:szCs w:val="24"/>
          </w:rPr>
          <w:t xml:space="preserve"> for 5</w:t>
        </w:r>
      </w:ins>
    </w:p>
    <w:p w14:paraId="7C74C65C" w14:textId="6AB5A0F1" w:rsidR="00094B01" w:rsidRPr="00E670C8" w:rsidRDefault="0055768D" w:rsidP="00E670C8">
      <w:pPr>
        <w:pStyle w:val="Paragrafoelenco"/>
        <w:spacing w:line="240" w:lineRule="auto"/>
        <w:ind w:left="360"/>
        <w:rPr>
          <w:ins w:id="3211" w:author="Cristian Sbrolli" w:date="2020-12-05T01:05:00Z"/>
          <w:rStyle w:val="Enfasidelicata"/>
          <w:rFonts w:cstheme="minorHAnsi"/>
          <w:sz w:val="24"/>
          <w:szCs w:val="24"/>
        </w:rPr>
      </w:pPr>
      <w:ins w:id="3212" w:author="Cristian Sbrolli" w:date="2020-12-05T01:05:00Z">
        <w:r w:rsidRPr="00B20E3B">
          <w:rPr>
            <w:rStyle w:val="Enfasidelicata"/>
            <w:rFonts w:cstheme="minorHAnsi"/>
            <w:sz w:val="24"/>
            <w:szCs w:val="24"/>
          </w:rPr>
          <w:t xml:space="preserve">run </w:t>
        </w:r>
        <w:proofErr w:type="spellStart"/>
        <w:r w:rsidRPr="00B20E3B">
          <w:rPr>
            <w:rStyle w:val="Enfasidelicata"/>
            <w:rFonts w:cstheme="minorHAnsi"/>
            <w:sz w:val="24"/>
            <w:szCs w:val="24"/>
          </w:rPr>
          <w:t>pUserGetsTicket</w:t>
        </w:r>
        <w:proofErr w:type="spellEnd"/>
        <w:r w:rsidRPr="00B20E3B">
          <w:rPr>
            <w:rStyle w:val="Enfasidelicata"/>
            <w:rFonts w:cstheme="minorHAnsi"/>
            <w:sz w:val="24"/>
            <w:szCs w:val="24"/>
          </w:rPr>
          <w:t xml:space="preserve"> for 5</w:t>
        </w:r>
      </w:ins>
    </w:p>
    <w:p w14:paraId="6AD21AF5" w14:textId="77777777" w:rsidR="0055768D" w:rsidRPr="00B20E3B" w:rsidRDefault="0055768D" w:rsidP="0055768D">
      <w:pPr>
        <w:pStyle w:val="Paragrafoelenco"/>
        <w:spacing w:line="240" w:lineRule="auto"/>
        <w:ind w:left="360"/>
        <w:rPr>
          <w:ins w:id="3213" w:author="Cristian Sbrolli" w:date="2020-12-05T01:05:00Z"/>
          <w:rStyle w:val="Enfasidelicata"/>
          <w:rFonts w:cstheme="minorHAnsi"/>
          <w:sz w:val="24"/>
          <w:szCs w:val="24"/>
        </w:rPr>
      </w:pPr>
      <w:ins w:id="3214" w:author="Cristian Sbrolli" w:date="2020-12-05T01:05:00Z">
        <w:r w:rsidRPr="00D8604B">
          <w:rPr>
            <w:rStyle w:val="Enfasidelicata"/>
            <w:rFonts w:cstheme="minorHAnsi"/>
            <w:sz w:val="24"/>
            <w:szCs w:val="24"/>
          </w:rPr>
          <w:t xml:space="preserve">check </w:t>
        </w:r>
        <w:proofErr w:type="spellStart"/>
        <w:r w:rsidRPr="00D8604B">
          <w:rPr>
            <w:rStyle w:val="Enfasidelicata"/>
            <w:rFonts w:cstheme="minorHAnsi"/>
            <w:sz w:val="24"/>
            <w:szCs w:val="24"/>
          </w:rPr>
          <w:t>noExitWithoutEntering</w:t>
        </w:r>
        <w:proofErr w:type="spellEnd"/>
        <w:r w:rsidRPr="00D8604B">
          <w:rPr>
            <w:rStyle w:val="Enfasidelicata"/>
            <w:rFonts w:cstheme="minorHAnsi"/>
            <w:sz w:val="24"/>
            <w:szCs w:val="24"/>
          </w:rPr>
          <w:t xml:space="preserve"> for 5</w:t>
        </w:r>
      </w:ins>
    </w:p>
    <w:p w14:paraId="19611354" w14:textId="77777777" w:rsidR="0055768D" w:rsidRPr="00B20E3B" w:rsidRDefault="0055768D" w:rsidP="0055768D">
      <w:pPr>
        <w:pStyle w:val="Paragrafoelenco"/>
        <w:spacing w:line="240" w:lineRule="auto"/>
        <w:ind w:left="360"/>
        <w:rPr>
          <w:ins w:id="3215" w:author="Cristian Sbrolli" w:date="2020-12-05T01:05:00Z"/>
          <w:rStyle w:val="Enfasidelicata"/>
          <w:rFonts w:cstheme="minorHAnsi"/>
          <w:sz w:val="24"/>
          <w:szCs w:val="24"/>
        </w:rPr>
      </w:pPr>
      <w:ins w:id="3216" w:author="Cristian Sbrolli" w:date="2020-12-05T01:05:00Z">
        <w:r w:rsidRPr="00B20E3B">
          <w:rPr>
            <w:rStyle w:val="Enfasidelicata"/>
            <w:rFonts w:cstheme="minorHAnsi"/>
            <w:sz w:val="24"/>
            <w:szCs w:val="24"/>
          </w:rPr>
          <w:t xml:space="preserve">check </w:t>
        </w:r>
        <w:proofErr w:type="spellStart"/>
        <w:r w:rsidRPr="00B20E3B">
          <w:rPr>
            <w:rStyle w:val="Enfasidelicata"/>
            <w:rFonts w:cstheme="minorHAnsi"/>
            <w:sz w:val="24"/>
            <w:szCs w:val="24"/>
          </w:rPr>
          <w:t>allUsersInsideStoresAreSafe</w:t>
        </w:r>
        <w:proofErr w:type="spellEnd"/>
        <w:r w:rsidRPr="00B20E3B">
          <w:rPr>
            <w:rStyle w:val="Enfasidelicata"/>
            <w:rFonts w:cstheme="minorHAnsi"/>
            <w:sz w:val="24"/>
            <w:szCs w:val="24"/>
          </w:rPr>
          <w:t xml:space="preserve"> for 5</w:t>
        </w:r>
      </w:ins>
    </w:p>
    <w:p w14:paraId="34FA60B2" w14:textId="7B0BEB45" w:rsidR="003448DF" w:rsidRDefault="0055768D" w:rsidP="00FE4D64">
      <w:pPr>
        <w:pStyle w:val="Paragrafoelenco"/>
        <w:spacing w:line="240" w:lineRule="auto"/>
        <w:ind w:left="360"/>
        <w:rPr>
          <w:ins w:id="3217" w:author="Cristian Sbrolli" w:date="2020-12-05T03:22:00Z"/>
          <w:rStyle w:val="Enfasidelicata"/>
          <w:rFonts w:cstheme="minorHAnsi"/>
          <w:sz w:val="24"/>
          <w:szCs w:val="24"/>
        </w:rPr>
      </w:pPr>
      <w:commentRangeStart w:id="3218"/>
      <w:proofErr w:type="spellStart"/>
      <w:ins w:id="3219" w:author="Cristian Sbrolli" w:date="2020-12-05T01:05:00Z">
        <w:r w:rsidRPr="00B20E3B">
          <w:rPr>
            <w:rStyle w:val="Enfasidelicata"/>
            <w:rFonts w:cstheme="minorHAnsi"/>
            <w:sz w:val="24"/>
            <w:szCs w:val="24"/>
          </w:rPr>
          <w:t>StoreManager</w:t>
        </w:r>
        <w:commentRangeEnd w:id="3218"/>
        <w:r>
          <w:rPr>
            <w:rStyle w:val="Rimandocommento"/>
          </w:rPr>
          <w:commentReference w:id="3218"/>
        </w:r>
        <w:r w:rsidRPr="00B20E3B">
          <w:rPr>
            <w:rStyle w:val="Enfasidelicata"/>
            <w:rFonts w:cstheme="minorHAnsi"/>
            <w:sz w:val="24"/>
            <w:szCs w:val="24"/>
          </w:rPr>
          <w:t>,exactly</w:t>
        </w:r>
        <w:proofErr w:type="spellEnd"/>
        <w:r w:rsidRPr="00B20E3B">
          <w:rPr>
            <w:rStyle w:val="Enfasidelicata"/>
            <w:rFonts w:cstheme="minorHAnsi"/>
            <w:sz w:val="24"/>
            <w:szCs w:val="24"/>
          </w:rPr>
          <w:t xml:space="preserve"> 1 </w:t>
        </w:r>
        <w:proofErr w:type="spellStart"/>
        <w:r w:rsidRPr="00B20E3B">
          <w:rPr>
            <w:rStyle w:val="Enfasidelicata"/>
            <w:rFonts w:cstheme="minorHAnsi"/>
            <w:sz w:val="24"/>
            <w:szCs w:val="24"/>
          </w:rPr>
          <w:t>TicketDispenser,exactly</w:t>
        </w:r>
        <w:proofErr w:type="spellEnd"/>
        <w:r w:rsidRPr="00B20E3B">
          <w:rPr>
            <w:rStyle w:val="Enfasidelicata"/>
            <w:rFonts w:cstheme="minorHAnsi"/>
            <w:sz w:val="24"/>
            <w:szCs w:val="24"/>
          </w:rPr>
          <w:t xml:space="preserve"> 1 </w:t>
        </w:r>
        <w:proofErr w:type="spellStart"/>
        <w:r w:rsidRPr="00B20E3B">
          <w:rPr>
            <w:rStyle w:val="Enfasidelicata"/>
            <w:rFonts w:cstheme="minorHAnsi"/>
            <w:sz w:val="24"/>
            <w:szCs w:val="24"/>
          </w:rPr>
          <w:t>CashDesk,exactly</w:t>
        </w:r>
        <w:proofErr w:type="spellEnd"/>
        <w:r w:rsidRPr="00B20E3B">
          <w:rPr>
            <w:rStyle w:val="Enfasidelicata"/>
            <w:rFonts w:cstheme="minorHAnsi"/>
            <w:sz w:val="24"/>
            <w:szCs w:val="24"/>
          </w:rPr>
          <w:t xml:space="preserve"> 2 </w:t>
        </w:r>
        <w:proofErr w:type="spellStart"/>
        <w:r w:rsidRPr="00B20E3B">
          <w:rPr>
            <w:rStyle w:val="Enfasidelicata"/>
            <w:rFonts w:cstheme="minorHAnsi"/>
            <w:sz w:val="24"/>
            <w:szCs w:val="24"/>
          </w:rPr>
          <w:t>VirtualUser,exactly</w:t>
        </w:r>
        <w:proofErr w:type="spellEnd"/>
        <w:r w:rsidRPr="00B20E3B">
          <w:rPr>
            <w:rStyle w:val="Enfasidelicata"/>
            <w:rFonts w:cstheme="minorHAnsi"/>
            <w:sz w:val="24"/>
            <w:szCs w:val="24"/>
          </w:rPr>
          <w:t xml:space="preserve"> 1 </w:t>
        </w:r>
        <w:proofErr w:type="spellStart"/>
        <w:r w:rsidRPr="00B20E3B">
          <w:rPr>
            <w:rStyle w:val="Enfasidelicata"/>
            <w:rFonts w:cstheme="minorHAnsi"/>
            <w:sz w:val="24"/>
            <w:szCs w:val="24"/>
          </w:rPr>
          <w:t>PhysicalUser</w:t>
        </w:r>
        <w:proofErr w:type="spellEnd"/>
        <w:r w:rsidRPr="00B20E3B">
          <w:rPr>
            <w:rStyle w:val="Enfasidelicata"/>
            <w:rFonts w:cstheme="minorHAnsi"/>
            <w:sz w:val="24"/>
            <w:szCs w:val="24"/>
          </w:rPr>
          <w:t>, exactly 4 Ticket</w:t>
        </w:r>
      </w:ins>
    </w:p>
    <w:p w14:paraId="134DB4C6" w14:textId="77777777" w:rsidR="00FE4D64" w:rsidRPr="00E670C8" w:rsidRDefault="00FE4D64" w:rsidP="00E670C8">
      <w:pPr>
        <w:pStyle w:val="Paragrafoelenco"/>
        <w:spacing w:line="240" w:lineRule="auto"/>
        <w:ind w:left="360"/>
        <w:rPr>
          <w:ins w:id="3220" w:author="Cristian Sbrolli" w:date="2020-12-05T01:34:00Z"/>
          <w:rStyle w:val="Enfasidelicata"/>
          <w:rFonts w:cstheme="minorHAnsi"/>
          <w:sz w:val="24"/>
          <w:szCs w:val="24"/>
        </w:rPr>
      </w:pPr>
    </w:p>
    <w:p w14:paraId="3E108CAE" w14:textId="187A56D2" w:rsidR="007F0651" w:rsidRPr="00A604EB" w:rsidRDefault="00F62417" w:rsidP="00E670C8">
      <w:pPr>
        <w:pStyle w:val="Paragrafoelenco"/>
        <w:spacing w:line="240" w:lineRule="auto"/>
        <w:ind w:left="360"/>
        <w:rPr>
          <w:ins w:id="3221" w:author="Cristian Sbrolli" w:date="2020-12-05T01:48:00Z"/>
          <w:rStyle w:val="Enfasidelicata"/>
          <w:rFonts w:cstheme="minorHAnsi"/>
          <w:sz w:val="24"/>
          <w:szCs w:val="24"/>
          <w:rPrChange w:id="3222" w:author="Cristian Sbrolli" w:date="2020-12-05T03:26:00Z">
            <w:rPr>
              <w:ins w:id="3223" w:author="Cristian Sbrolli" w:date="2020-12-05T01:48:00Z"/>
              <w:rStyle w:val="Enfasidelicata"/>
              <w:rFonts w:ascii="Bell MT" w:hAnsi="Bell MT"/>
              <w:sz w:val="44"/>
              <w:szCs w:val="44"/>
            </w:rPr>
          </w:rPrChange>
        </w:rPr>
      </w:pPr>
      <w:ins w:id="3224" w:author="Cristian Sbrolli" w:date="2020-12-05T01:36:00Z">
        <w:r>
          <w:rPr>
            <w:rFonts w:cstheme="minorHAnsi"/>
            <w:i/>
            <w:iCs/>
            <w:noProof/>
            <w:sz w:val="24"/>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Paragrafoelenco"/>
        <w:numPr>
          <w:ilvl w:val="0"/>
          <w:numId w:val="74"/>
        </w:numPr>
        <w:spacing w:line="240" w:lineRule="auto"/>
        <w:rPr>
          <w:ins w:id="3225" w:author="Cristian Sbrolli" w:date="2020-12-05T03:03:00Z"/>
          <w:rStyle w:val="Enfasidelicata"/>
          <w:rFonts w:ascii="Bell MT" w:hAnsi="Bell MT"/>
          <w:sz w:val="44"/>
          <w:szCs w:val="44"/>
        </w:rPr>
      </w:pPr>
      <w:ins w:id="3226" w:author="Cristian Sbrolli" w:date="2020-12-05T01:50:00Z">
        <w:r>
          <w:rPr>
            <w:rStyle w:val="Enfasidelicata"/>
            <w:rFonts w:ascii="Bell MT" w:hAnsi="Bell MT"/>
            <w:sz w:val="44"/>
            <w:szCs w:val="44"/>
          </w:rPr>
          <w:lastRenderedPageBreak/>
          <w:t>Generated World</w:t>
        </w:r>
      </w:ins>
    </w:p>
    <w:p w14:paraId="255D1588" w14:textId="65DBA1A9" w:rsidR="0083377E" w:rsidRDefault="0083377E" w:rsidP="0083377E">
      <w:pPr>
        <w:pStyle w:val="Paragrafoelenco"/>
        <w:spacing w:line="240" w:lineRule="auto"/>
        <w:rPr>
          <w:ins w:id="3227" w:author="Cristian Sbrolli" w:date="2020-12-05T03:03:00Z"/>
          <w:rStyle w:val="Enfasidelicata"/>
          <w:rFonts w:ascii="Bell MT" w:hAnsi="Bell MT"/>
          <w:sz w:val="28"/>
          <w:szCs w:val="28"/>
        </w:rPr>
      </w:pPr>
    </w:p>
    <w:p w14:paraId="35D5D04C" w14:textId="6B0B5DD0" w:rsidR="0083377E" w:rsidRDefault="0083377E" w:rsidP="0083377E">
      <w:pPr>
        <w:pStyle w:val="Paragrafoelenco"/>
        <w:spacing w:line="240" w:lineRule="auto"/>
        <w:rPr>
          <w:ins w:id="3228" w:author="Cristian Sbrolli" w:date="2020-12-05T03:04:00Z"/>
          <w:rStyle w:val="Enfasidelicata"/>
          <w:rFonts w:ascii="Bell MT" w:hAnsi="Bell MT"/>
          <w:sz w:val="28"/>
          <w:szCs w:val="28"/>
        </w:rPr>
      </w:pPr>
      <w:ins w:id="3229" w:author="Cristian Sbrolli" w:date="2020-12-05T03:03:00Z">
        <w:r>
          <w:rPr>
            <w:rStyle w:val="Enfasidelicata"/>
            <w:rFonts w:ascii="Bell MT" w:hAnsi="Bell MT"/>
            <w:sz w:val="28"/>
            <w:szCs w:val="28"/>
          </w:rPr>
          <w:t xml:space="preserve">Here we report </w:t>
        </w:r>
        <w:r w:rsidR="00B0240C">
          <w:rPr>
            <w:rStyle w:val="Enfasidelicata"/>
            <w:rFonts w:ascii="Bell MT" w:hAnsi="Bell MT"/>
            <w:sz w:val="28"/>
            <w:szCs w:val="28"/>
          </w:rPr>
          <w:t>a simple and a more complex world generated by the alloy model.</w:t>
        </w:r>
      </w:ins>
    </w:p>
    <w:p w14:paraId="6164EA24" w14:textId="45051CA7" w:rsidR="00D231C5" w:rsidRDefault="002C295C" w:rsidP="00D231C5">
      <w:pPr>
        <w:pStyle w:val="Paragrafoelenco"/>
        <w:spacing w:line="240" w:lineRule="auto"/>
        <w:rPr>
          <w:ins w:id="3230" w:author="Cristian Sbrolli" w:date="2020-12-05T03:08:00Z"/>
          <w:rStyle w:val="Enfasidelicata"/>
          <w:rFonts w:ascii="Bell MT" w:hAnsi="Bell MT"/>
          <w:sz w:val="28"/>
          <w:szCs w:val="28"/>
        </w:rPr>
      </w:pPr>
      <w:ins w:id="3231" w:author="Cristian Sbrolli" w:date="2020-12-05T03:08:00Z">
        <w:r>
          <w:rPr>
            <w:rFonts w:ascii="Bell MT" w:hAnsi="Bell MT"/>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232" w:author="Cristian Sbrolli" w:date="2020-12-05T03:04:00Z">
        <w:r w:rsidR="00B0240C">
          <w:rPr>
            <w:rStyle w:val="Enfasidelicata"/>
            <w:rFonts w:ascii="Bell MT" w:hAnsi="Bell MT"/>
            <w:sz w:val="28"/>
            <w:szCs w:val="28"/>
          </w:rPr>
          <w:t xml:space="preserve">The simple one is easy to understand, and highlights the </w:t>
        </w:r>
        <w:r w:rsidR="00B63CFA">
          <w:rPr>
            <w:rStyle w:val="Enfasidelicata"/>
            <w:rFonts w:ascii="Bell MT" w:hAnsi="Bell MT"/>
            <w:sz w:val="28"/>
            <w:szCs w:val="28"/>
          </w:rPr>
          <w:t>properties mentioned in paragraph 4.1,</w:t>
        </w:r>
        <w:r w:rsidR="00ED49B8">
          <w:rPr>
            <w:rStyle w:val="Enfasidelicata"/>
            <w:rFonts w:ascii="Bell MT" w:hAnsi="Bell MT"/>
            <w:sz w:val="28"/>
            <w:szCs w:val="28"/>
          </w:rPr>
          <w:t xml:space="preserve"> it is clear the association between tic</w:t>
        </w:r>
      </w:ins>
      <w:ins w:id="3233" w:author="Cristian Sbrolli" w:date="2020-12-05T03:05:00Z">
        <w:r w:rsidR="00ED49B8">
          <w:rPr>
            <w:rStyle w:val="Enfasidelicata"/>
            <w:rFonts w:ascii="Bell MT" w:hAnsi="Bell MT"/>
            <w:sz w:val="28"/>
            <w:szCs w:val="28"/>
          </w:rPr>
          <w:t>kets and users, either physical or virtual, and the correct modelling of the situation of the market</w:t>
        </w:r>
      </w:ins>
      <w:ins w:id="3234" w:author="Cristian Sbrolli" w:date="2020-12-05T03:06:00Z">
        <w:r w:rsidR="00ED49B8">
          <w:rPr>
            <w:rStyle w:val="Enfasidelicata"/>
            <w:rFonts w:ascii="Bell MT" w:hAnsi="Bell MT"/>
            <w:sz w:val="28"/>
            <w:szCs w:val="28"/>
          </w:rPr>
          <w:t xml:space="preserve"> (only one market reported for </w:t>
        </w:r>
        <w:r w:rsidR="00BD5BED">
          <w:rPr>
            <w:rStyle w:val="Enfasidelicata"/>
            <w:rFonts w:ascii="Bell MT" w:hAnsi="Bell MT"/>
            <w:sz w:val="28"/>
            <w:szCs w:val="28"/>
          </w:rPr>
          <w:t>ease of reading).</w:t>
        </w:r>
      </w:ins>
    </w:p>
    <w:p w14:paraId="1813FD2C" w14:textId="7028FD72" w:rsidR="00ED49B8" w:rsidRDefault="00FD1CFE">
      <w:pPr>
        <w:spacing w:line="240" w:lineRule="auto"/>
        <w:rPr>
          <w:ins w:id="3235" w:author="Cristian Sbrolli" w:date="2020-12-05T03:26:00Z"/>
          <w:rStyle w:val="Enfasidelicata"/>
          <w:rFonts w:ascii="Bell MT" w:hAnsi="Bell MT"/>
          <w:sz w:val="28"/>
          <w:szCs w:val="28"/>
        </w:rPr>
        <w:pPrChange w:id="3236" w:author="Cristian Sbrolli" w:date="2020-12-05T03:28:00Z">
          <w:pPr>
            <w:spacing w:line="240" w:lineRule="auto"/>
            <w:jc w:val="center"/>
          </w:pPr>
        </w:pPrChange>
      </w:pPr>
      <w:ins w:id="3237" w:author="Cristian Sbrolli" w:date="2020-12-05T03:27:00Z">
        <w:r>
          <w:rPr>
            <w:rFonts w:ascii="Bell MT" w:hAnsi="Bell MT"/>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238" w:author="Cristian Sbrolli" w:date="2020-12-05T03:24:00Z">
        <w:r w:rsidR="00E76873">
          <w:rPr>
            <w:rStyle w:val="Enfasidelicata"/>
            <w:rFonts w:ascii="Bell MT" w:hAnsi="Bell MT"/>
            <w:sz w:val="28"/>
            <w:szCs w:val="28"/>
          </w:rPr>
          <w:t xml:space="preserve">The model can also generate more complex and </w:t>
        </w:r>
        <w:r w:rsidR="00097F79">
          <w:rPr>
            <w:rStyle w:val="Enfasidelicata"/>
            <w:rFonts w:ascii="Bell MT" w:hAnsi="Bell MT"/>
            <w:sz w:val="28"/>
            <w:szCs w:val="28"/>
          </w:rPr>
          <w:t xml:space="preserve">multi-market worlds, of more difficult reading, </w:t>
        </w:r>
      </w:ins>
      <w:ins w:id="3239" w:author="Cristian Sbrolli" w:date="2020-12-05T03:26:00Z">
        <w:r w:rsidR="00A604EB">
          <w:rPr>
            <w:rStyle w:val="Enfasidelicata"/>
            <w:rFonts w:ascii="Bell MT" w:hAnsi="Bell MT"/>
            <w:sz w:val="28"/>
            <w:szCs w:val="28"/>
          </w:rPr>
          <w:t>but still correct. H</w:t>
        </w:r>
      </w:ins>
      <w:ins w:id="3240" w:author="Cristian Sbrolli" w:date="2020-12-05T03:24:00Z">
        <w:r w:rsidR="00097F79">
          <w:rPr>
            <w:rStyle w:val="Enfasidelicata"/>
            <w:rFonts w:ascii="Bell MT" w:hAnsi="Bell MT"/>
            <w:sz w:val="28"/>
            <w:szCs w:val="28"/>
          </w:rPr>
          <w:t>ere is reported one example</w:t>
        </w:r>
      </w:ins>
      <w:ins w:id="3241" w:author="Cristian Sbrolli" w:date="2020-12-05T03:26:00Z">
        <w:r w:rsidR="00A604EB">
          <w:rPr>
            <w:rStyle w:val="Enfasidelicata"/>
            <w:rFonts w:ascii="Bell MT" w:hAnsi="Bell MT"/>
            <w:sz w:val="28"/>
            <w:szCs w:val="28"/>
          </w:rPr>
          <w:t>:</w:t>
        </w:r>
      </w:ins>
    </w:p>
    <w:p w14:paraId="76D1F2DB" w14:textId="61FFEEB7" w:rsidR="00A604EB" w:rsidRPr="00E670C8" w:rsidRDefault="00A604EB">
      <w:pPr>
        <w:spacing w:line="240" w:lineRule="auto"/>
        <w:rPr>
          <w:ins w:id="3242" w:author="Cristian Sbrolli" w:date="2020-12-05T03:04:00Z"/>
          <w:rStyle w:val="Enfasidelicata"/>
          <w:rFonts w:ascii="Bell MT" w:hAnsi="Bell MT"/>
          <w:sz w:val="28"/>
          <w:szCs w:val="28"/>
        </w:rPr>
        <w:pPrChange w:id="3243" w:author="Cristian Sbrolli" w:date="2020-12-05T03:26:00Z">
          <w:pPr>
            <w:pStyle w:val="Paragrafoelenco"/>
            <w:spacing w:line="240" w:lineRule="auto"/>
          </w:pPr>
        </w:pPrChange>
      </w:pPr>
    </w:p>
    <w:p w14:paraId="0B7DD446" w14:textId="40B320F3" w:rsidR="00B63CFA" w:rsidRPr="0083377E" w:rsidRDefault="00B63CFA">
      <w:pPr>
        <w:pStyle w:val="Paragrafoelenco"/>
        <w:spacing w:line="240" w:lineRule="auto"/>
        <w:rPr>
          <w:ins w:id="3244" w:author="Cristian Sbrolli" w:date="2020-12-05T02:18:00Z"/>
          <w:rStyle w:val="Enfasidelicata"/>
          <w:rFonts w:ascii="Bell MT" w:hAnsi="Bell MT"/>
          <w:sz w:val="28"/>
          <w:szCs w:val="28"/>
          <w:rPrChange w:id="3245" w:author="Cristian Sbrolli" w:date="2020-12-05T03:03:00Z">
            <w:rPr>
              <w:ins w:id="3246" w:author="Cristian Sbrolli" w:date="2020-12-05T02:18:00Z"/>
              <w:rStyle w:val="Enfasidelicata"/>
              <w:rFonts w:ascii="Bell MT" w:hAnsi="Bell MT"/>
              <w:sz w:val="44"/>
              <w:szCs w:val="44"/>
            </w:rPr>
          </w:rPrChange>
        </w:rPr>
        <w:pPrChange w:id="3247" w:author="Cristian Sbrolli" w:date="2020-12-05T03:03:00Z">
          <w:pPr>
            <w:pStyle w:val="Paragrafoelenco"/>
            <w:numPr>
              <w:numId w:val="74"/>
            </w:numPr>
            <w:spacing w:line="240" w:lineRule="auto"/>
            <w:ind w:hanging="360"/>
          </w:pPr>
        </w:pPrChange>
      </w:pPr>
    </w:p>
    <w:p w14:paraId="18E9138F" w14:textId="100EC1CA" w:rsidR="00B339C9" w:rsidRDefault="00B339C9" w:rsidP="00B339C9">
      <w:pPr>
        <w:spacing w:line="240" w:lineRule="auto"/>
        <w:rPr>
          <w:ins w:id="3248" w:author="Cristian Sbrolli" w:date="2020-12-05T03:26:00Z"/>
          <w:rStyle w:val="Enfasidelicata"/>
          <w:rFonts w:ascii="Bell MT" w:hAnsi="Bell MT"/>
          <w:sz w:val="44"/>
          <w:szCs w:val="44"/>
        </w:rPr>
      </w:pPr>
    </w:p>
    <w:p w14:paraId="3CC44EA2" w14:textId="2B6BB172" w:rsidR="00A604EB" w:rsidRDefault="00A604EB" w:rsidP="00B339C9">
      <w:pPr>
        <w:spacing w:line="240" w:lineRule="auto"/>
        <w:rPr>
          <w:ins w:id="3249" w:author="Cristian Sbrolli" w:date="2020-12-05T03:26:00Z"/>
          <w:rStyle w:val="Enfasidelicata"/>
          <w:rFonts w:ascii="Bell MT" w:hAnsi="Bell MT"/>
          <w:sz w:val="44"/>
          <w:szCs w:val="44"/>
        </w:rPr>
      </w:pPr>
    </w:p>
    <w:p w14:paraId="4FF2F7C8" w14:textId="6680915C" w:rsidR="00A604EB" w:rsidRPr="002C295C" w:rsidRDefault="00A604EB">
      <w:pPr>
        <w:spacing w:line="240" w:lineRule="auto"/>
        <w:rPr>
          <w:ins w:id="3250" w:author="Cristian Sbrolli" w:date="2020-12-05T01:50:00Z"/>
          <w:rStyle w:val="Enfasidelicata"/>
          <w:rFonts w:ascii="Bell MT" w:hAnsi="Bell MT"/>
          <w:sz w:val="44"/>
          <w:szCs w:val="44"/>
        </w:rPr>
        <w:pPrChange w:id="3251" w:author="Cristian Sbrolli" w:date="2020-12-05T02:18:00Z">
          <w:pPr>
            <w:pStyle w:val="Paragrafoelenco"/>
            <w:numPr>
              <w:numId w:val="74"/>
            </w:numPr>
            <w:spacing w:line="240" w:lineRule="auto"/>
            <w:ind w:hanging="360"/>
          </w:pPr>
        </w:pPrChange>
      </w:pPr>
    </w:p>
    <w:p w14:paraId="3D1891D5" w14:textId="177205F6" w:rsidR="007E3870" w:rsidRDefault="007E3870">
      <w:pPr>
        <w:pStyle w:val="Paragrafoelenco"/>
        <w:spacing w:line="240" w:lineRule="auto"/>
        <w:rPr>
          <w:rStyle w:val="Enfasidelicata"/>
          <w:rFonts w:ascii="Bell MT" w:hAnsi="Bell MT"/>
          <w:sz w:val="44"/>
          <w:szCs w:val="44"/>
        </w:rPr>
        <w:pPrChange w:id="3252" w:author="Cristian Sbrolli" w:date="2020-12-05T01:50:00Z">
          <w:pPr>
            <w:pStyle w:val="Paragrafoelenco"/>
            <w:spacing w:line="240" w:lineRule="auto"/>
            <w:ind w:left="360"/>
          </w:pPr>
        </w:pPrChange>
      </w:pPr>
    </w:p>
    <w:p w14:paraId="3E7C78E0" w14:textId="149455E7" w:rsidR="00151143" w:rsidRDefault="001A5FAF" w:rsidP="001A5FAF">
      <w:pPr>
        <w:pStyle w:val="Paragrafoelenco"/>
        <w:numPr>
          <w:ilvl w:val="0"/>
          <w:numId w:val="9"/>
        </w:numPr>
        <w:spacing w:line="240" w:lineRule="auto"/>
        <w:rPr>
          <w:rStyle w:val="Enfasidelicata"/>
          <w:rFonts w:ascii="Bell MT" w:hAnsi="Bell MT"/>
          <w:sz w:val="44"/>
          <w:szCs w:val="44"/>
        </w:rPr>
      </w:pPr>
      <w:r>
        <w:rPr>
          <w:rStyle w:val="Enfasidelicata"/>
          <w:rFonts w:ascii="Bell MT" w:hAnsi="Bell MT"/>
          <w:sz w:val="44"/>
          <w:szCs w:val="44"/>
        </w:rPr>
        <w:t>EFFORT SPENT</w:t>
      </w:r>
      <w:r w:rsidR="00B76B18">
        <w:rPr>
          <w:rStyle w:val="Enfasidelicata"/>
          <w:rFonts w:ascii="Bell MT" w:hAnsi="Bell MT"/>
          <w:sz w:val="44"/>
          <w:szCs w:val="44"/>
        </w:rPr>
        <w:br/>
      </w:r>
    </w:p>
    <w:p w14:paraId="0B00E431" w14:textId="7E76F497" w:rsidR="001A5FAF" w:rsidRPr="00151143" w:rsidRDefault="00151143" w:rsidP="00D01022">
      <w:pPr>
        <w:rPr>
          <w:rStyle w:val="Enfasidelicata"/>
          <w:rFonts w:ascii="Bell MT" w:hAnsi="Bell MT"/>
          <w:sz w:val="44"/>
          <w:szCs w:val="44"/>
        </w:rPr>
      </w:pPr>
      <w:r>
        <w:rPr>
          <w:rStyle w:val="Enfasidelicata"/>
          <w:rFonts w:ascii="Bell MT" w:hAnsi="Bell MT"/>
          <w:sz w:val="44"/>
          <w:szCs w:val="44"/>
        </w:rPr>
        <w:br w:type="page"/>
      </w:r>
    </w:p>
    <w:p w14:paraId="4ED34A58" w14:textId="77777777" w:rsidR="00151143" w:rsidRDefault="001A5FAF" w:rsidP="00151143">
      <w:pPr>
        <w:pStyle w:val="Paragrafoelenco"/>
        <w:numPr>
          <w:ilvl w:val="0"/>
          <w:numId w:val="9"/>
        </w:numPr>
        <w:spacing w:line="240" w:lineRule="auto"/>
        <w:rPr>
          <w:rStyle w:val="Enfasidelicata"/>
          <w:rFonts w:ascii="Bell MT" w:hAnsi="Bell MT"/>
          <w:sz w:val="44"/>
          <w:szCs w:val="44"/>
        </w:rPr>
      </w:pPr>
      <w:r>
        <w:rPr>
          <w:rStyle w:val="Enfasidelicata"/>
          <w:rFonts w:ascii="Bell MT" w:hAnsi="Bell MT"/>
          <w:sz w:val="44"/>
          <w:szCs w:val="44"/>
        </w:rPr>
        <w:lastRenderedPageBreak/>
        <w:t>REFERENCES</w:t>
      </w:r>
    </w:p>
    <w:p w14:paraId="49EEAD45" w14:textId="77777777" w:rsidR="00151143" w:rsidRPr="00D01022" w:rsidRDefault="00151143" w:rsidP="00151143">
      <w:pPr>
        <w:pStyle w:val="Paragrafoelenco"/>
        <w:numPr>
          <w:ilvl w:val="0"/>
          <w:numId w:val="69"/>
        </w:numPr>
        <w:spacing w:line="240" w:lineRule="auto"/>
        <w:rPr>
          <w:rStyle w:val="Enfasidelicata"/>
          <w:rFonts w:ascii="Bell MT" w:hAnsi="Bell MT"/>
          <w:i w:val="0"/>
          <w:sz w:val="40"/>
          <w:szCs w:val="40"/>
          <w:lang w:val="en-US"/>
        </w:rPr>
      </w:pPr>
      <w:r w:rsidRPr="00D01022">
        <w:rPr>
          <w:rStyle w:val="Enfasidelicata"/>
          <w:rFonts w:ascii="Bell MT" w:hAnsi="Bell MT"/>
          <w:i w:val="0"/>
          <w:sz w:val="24"/>
          <w:szCs w:val="24"/>
          <w:lang w:val="en-US"/>
        </w:rPr>
        <w:t>H</w:t>
      </w:r>
      <w:r w:rsidRPr="00151143">
        <w:rPr>
          <w:rStyle w:val="Enfasidelicata"/>
          <w:rFonts w:ascii="Bell MT" w:hAnsi="Bell MT"/>
          <w:i w:val="0"/>
          <w:sz w:val="24"/>
          <w:szCs w:val="24"/>
          <w:lang w:val="en-US"/>
        </w:rPr>
        <w:t>o</w:t>
      </w:r>
      <w:r w:rsidRPr="00D01022">
        <w:rPr>
          <w:rStyle w:val="Enfasidelicata"/>
          <w:rFonts w:ascii="Bell MT" w:hAnsi="Bell MT"/>
          <w:i w:val="0"/>
          <w:sz w:val="24"/>
          <w:szCs w:val="24"/>
          <w:lang w:val="en-US"/>
        </w:rPr>
        <w:t>w</w:t>
      </w:r>
      <w:r w:rsidRPr="00151143">
        <w:rPr>
          <w:rStyle w:val="Enfasidelicata"/>
          <w:rFonts w:ascii="Bell MT" w:hAnsi="Bell MT"/>
          <w:i w:val="0"/>
          <w:sz w:val="24"/>
          <w:szCs w:val="24"/>
          <w:lang w:val="en-US"/>
        </w:rPr>
        <w:t xml:space="preserve"> often families go grocery shopping per week : </w:t>
      </w:r>
      <w:hyperlink r:id="rId33" w:history="1">
        <w:r w:rsidRPr="00D01022">
          <w:rPr>
            <w:rStyle w:val="Collegamentoipertestuale"/>
            <w:rFonts w:ascii="Bell MT" w:hAnsi="Bell MT"/>
            <w:sz w:val="22"/>
            <w:szCs w:val="22"/>
            <w:lang w:val="en-US"/>
          </w:rPr>
          <w:t>https://www.statista.com/statistics/251728/weekly-number-of-us-grocery-shopping-trips-per-household/</w:t>
        </w:r>
      </w:hyperlink>
    </w:p>
    <w:p w14:paraId="168FD7F0" w14:textId="77777777" w:rsidR="00151143" w:rsidRPr="00D01022" w:rsidRDefault="00151143" w:rsidP="00151143">
      <w:pPr>
        <w:pStyle w:val="Paragrafoelenco"/>
        <w:numPr>
          <w:ilvl w:val="0"/>
          <w:numId w:val="69"/>
        </w:numPr>
        <w:spacing w:line="240" w:lineRule="auto"/>
        <w:rPr>
          <w:rStyle w:val="Enfasidelicata"/>
          <w:rFonts w:ascii="Bell MT" w:hAnsi="Bell MT"/>
          <w:i w:val="0"/>
          <w:sz w:val="44"/>
          <w:szCs w:val="44"/>
          <w:lang w:val="en-US"/>
        </w:rPr>
      </w:pPr>
      <w:r w:rsidRPr="00D01022">
        <w:rPr>
          <w:rStyle w:val="Enfasidelicata"/>
          <w:rFonts w:ascii="Bell MT" w:hAnsi="Bell MT"/>
          <w:i w:val="0"/>
          <w:sz w:val="24"/>
          <w:szCs w:val="24"/>
          <w:lang w:val="en-US"/>
        </w:rPr>
        <w:t xml:space="preserve">How many families are there </w:t>
      </w:r>
      <w:r>
        <w:rPr>
          <w:rStyle w:val="Enfasidelicata"/>
          <w:rFonts w:ascii="Bell MT" w:hAnsi="Bell MT"/>
          <w:i w:val="0"/>
          <w:sz w:val="24"/>
          <w:szCs w:val="24"/>
          <w:lang w:val="en-US"/>
        </w:rPr>
        <w:t xml:space="preserve">in Milan: </w:t>
      </w:r>
      <w:hyperlink r:id="rId34" w:history="1">
        <w:r w:rsidRPr="00D01022">
          <w:rPr>
            <w:rStyle w:val="Collegamentoipertestuale"/>
            <w:sz w:val="24"/>
            <w:szCs w:val="24"/>
          </w:rPr>
          <w:t>https://www.tuttitalia.it/lombardia/18-milano/statistiche/popolazione-andamento-demografico/</w:t>
        </w:r>
      </w:hyperlink>
      <w:r w:rsidRPr="00D01022">
        <w:rPr>
          <w:rStyle w:val="Enfasidelicata"/>
          <w:rFonts w:ascii="Bell MT" w:hAnsi="Bell MT"/>
          <w:i w:val="0"/>
          <w:sz w:val="24"/>
          <w:szCs w:val="24"/>
          <w:lang w:val="en-US"/>
        </w:rPr>
        <w:t xml:space="preserve"> </w:t>
      </w:r>
    </w:p>
    <w:p w14:paraId="322D97EC" w14:textId="78790237" w:rsidR="001A5FAF" w:rsidRDefault="00151143" w:rsidP="00151143">
      <w:pPr>
        <w:pStyle w:val="Paragrafoelenco"/>
        <w:numPr>
          <w:ilvl w:val="0"/>
          <w:numId w:val="69"/>
        </w:numPr>
        <w:spacing w:line="240" w:lineRule="auto"/>
        <w:rPr>
          <w:rStyle w:val="Enfasidelicata"/>
          <w:rFonts w:ascii="Bell MT" w:hAnsi="Bell MT"/>
          <w:i w:val="0"/>
          <w:sz w:val="22"/>
          <w:szCs w:val="22"/>
          <w:lang w:val="en-US"/>
        </w:rPr>
      </w:pPr>
      <w:r>
        <w:rPr>
          <w:rStyle w:val="Enfasidelicata"/>
          <w:rFonts w:ascii="Bell MT" w:hAnsi="Bell MT"/>
          <w:i w:val="0"/>
          <w:sz w:val="24"/>
          <w:szCs w:val="24"/>
          <w:lang w:val="en-US"/>
        </w:rPr>
        <w:t xml:space="preserve">Which day is the busiest for grocery shopping: </w:t>
      </w:r>
      <w:hyperlink r:id="rId35" w:anchor=":~:text=The%20busiest%20days%3F,box%20stores%2C%E2%80%9D%20he%20said." w:history="1">
        <w:r w:rsidRPr="00D01022">
          <w:rPr>
            <w:rStyle w:val="Collegamentoipertestuale"/>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Paragrafoelenco"/>
        <w:numPr>
          <w:ilvl w:val="0"/>
          <w:numId w:val="69"/>
        </w:numPr>
        <w:spacing w:line="240" w:lineRule="auto"/>
        <w:rPr>
          <w:rStyle w:val="Enfasidelicata"/>
          <w:rFonts w:ascii="Bell MT" w:hAnsi="Bell MT"/>
          <w:i w:val="0"/>
          <w:sz w:val="22"/>
          <w:szCs w:val="22"/>
          <w:lang w:val="en-US"/>
        </w:rPr>
      </w:pPr>
      <w:r>
        <w:rPr>
          <w:rStyle w:val="Enfasidelicata"/>
          <w:rFonts w:ascii="Bell MT" w:hAnsi="Bell MT"/>
          <w:i w:val="0"/>
          <w:sz w:val="24"/>
          <w:szCs w:val="24"/>
          <w:lang w:val="en-US"/>
        </w:rPr>
        <w:t xml:space="preserve">How many families go grocery shopping on weekends in respect to weekdays: </w:t>
      </w:r>
      <w:hyperlink r:id="rId36" w:history="1">
        <w:r w:rsidRPr="00D01022">
          <w:rPr>
            <w:rStyle w:val="Collegamentoipertestuale"/>
            <w:sz w:val="22"/>
            <w:szCs w:val="22"/>
          </w:rPr>
          <w:t>https://www.insider.com/best-time-to-go-grocery-shopping-2018-3</w:t>
        </w:r>
      </w:hyperlink>
    </w:p>
    <w:p w14:paraId="1124BB38" w14:textId="33BDF862" w:rsidR="00151143" w:rsidRPr="00D01022" w:rsidRDefault="00151143" w:rsidP="00D01022">
      <w:pPr>
        <w:pStyle w:val="Paragrafoelenco"/>
        <w:numPr>
          <w:ilvl w:val="0"/>
          <w:numId w:val="69"/>
        </w:numPr>
        <w:spacing w:line="240" w:lineRule="auto"/>
        <w:rPr>
          <w:rStyle w:val="Enfasidelicata"/>
          <w:rFonts w:ascii="Bell MT" w:hAnsi="Bell MT"/>
          <w:i w:val="0"/>
          <w:sz w:val="22"/>
          <w:szCs w:val="22"/>
          <w:lang w:val="en-US"/>
        </w:rPr>
      </w:pPr>
      <w:r>
        <w:rPr>
          <w:rStyle w:val="Enfasidelicata"/>
          <w:rFonts w:ascii="Bell MT" w:hAnsi="Bell MT"/>
          <w:i w:val="0"/>
          <w:sz w:val="24"/>
          <w:szCs w:val="24"/>
          <w:lang w:val="en-US"/>
        </w:rPr>
        <w:t xml:space="preserve">How many families are there in Italy: </w:t>
      </w:r>
      <w:hyperlink r:id="rId37" w:history="1">
        <w:r w:rsidRPr="00151143">
          <w:rPr>
            <w:rStyle w:val="Collegamentoipertestuale"/>
            <w:rFonts w:ascii="Bell MT" w:hAnsi="Bell MT"/>
            <w:sz w:val="22"/>
            <w:szCs w:val="22"/>
            <w:lang w:val="en-US"/>
          </w:rPr>
          <w:t>https://www.istat.it/it/files/2018/12/C03.pdf</w:t>
        </w:r>
      </w:hyperlink>
    </w:p>
    <w:p w14:paraId="097A75EA" w14:textId="73648D81" w:rsidR="001A5FAF" w:rsidRPr="00D01022" w:rsidRDefault="001A5FAF" w:rsidP="00923D58">
      <w:pPr>
        <w:pStyle w:val="Paragrafoelenco"/>
        <w:spacing w:line="240" w:lineRule="auto"/>
        <w:ind w:left="360"/>
        <w:rPr>
          <w:rStyle w:val="Enfasidelicata"/>
          <w:rFonts w:ascii="Bell MT" w:hAnsi="Bell MT"/>
          <w:sz w:val="44"/>
          <w:szCs w:val="44"/>
          <w:lang w:val="en-US"/>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AC163C" w:rsidRDefault="00AC163C">
      <w:pPr>
        <w:pStyle w:val="Testocommento"/>
      </w:pPr>
      <w:r>
        <w:rPr>
          <w:rStyle w:val="Rimandocommento"/>
        </w:rPr>
        <w:annotationRef/>
      </w:r>
      <w:r>
        <w:t xml:space="preserve">Job? Implementation seems like the wrong term to use too… </w:t>
      </w:r>
    </w:p>
  </w:comment>
  <w:comment w:id="1" w:author="Etion Pinari [2]" w:date="2020-12-03T22:01:00Z" w:initials="EP">
    <w:p w14:paraId="101B3D24" w14:textId="6820D760" w:rsidR="00AC163C" w:rsidRDefault="00AC163C">
      <w:pPr>
        <w:pStyle w:val="Testocommento"/>
      </w:pPr>
      <w:r>
        <w:rPr>
          <w:rStyle w:val="Rimandocommento"/>
        </w:rPr>
        <w:annotationRef/>
      </w:r>
      <w:r>
        <w:t>Added as of 3</w:t>
      </w:r>
      <w:r w:rsidRPr="00AC6E28">
        <w:rPr>
          <w:vertAlign w:val="superscript"/>
        </w:rPr>
        <w:t>rd</w:t>
      </w:r>
      <w:r>
        <w:t xml:space="preserve"> of December</w:t>
      </w:r>
    </w:p>
  </w:comment>
  <w:comment w:id="160" w:author="Cristian Sbrolli" w:date="2020-12-04T22:19:00Z" w:initials="CS">
    <w:p w14:paraId="07E469FE" w14:textId="75B2F447" w:rsidR="00AC163C" w:rsidRPr="006D2584" w:rsidRDefault="00AC163C">
      <w:pPr>
        <w:pStyle w:val="Testocommento"/>
        <w:rPr>
          <w:lang w:val="it-IT"/>
        </w:rPr>
      </w:pPr>
      <w:r>
        <w:rPr>
          <w:rStyle w:val="Rimandocommento"/>
        </w:rPr>
        <w:annotationRef/>
      </w:r>
      <w:r w:rsidRPr="006D2584">
        <w:rPr>
          <w:lang w:val="it-IT"/>
        </w:rPr>
        <w:t>Questo mi sembra un r</w:t>
      </w:r>
      <w:r>
        <w:rPr>
          <w:lang w:val="it-IT"/>
        </w:rPr>
        <w:t xml:space="preserve">equirement </w:t>
      </w:r>
    </w:p>
  </w:comment>
  <w:comment w:id="162" w:author="Etion Pinari" w:date="2020-11-18T21:26:00Z" w:initials="EP">
    <w:p w14:paraId="731B2856" w14:textId="3400E75B" w:rsidR="00AC163C" w:rsidRPr="009C27DC" w:rsidRDefault="00AC163C">
      <w:pPr>
        <w:pStyle w:val="Testocommento"/>
        <w:rPr>
          <w:lang w:val="it-IT"/>
        </w:rPr>
      </w:pPr>
      <w:r>
        <w:rPr>
          <w:rStyle w:val="Rimandocommento"/>
        </w:rPr>
        <w:annotationRef/>
      </w:r>
      <w:r w:rsidRPr="009C27DC">
        <w:rPr>
          <w:lang w:val="it-IT"/>
        </w:rPr>
        <w:t>To be defined</w:t>
      </w:r>
    </w:p>
  </w:comment>
  <w:comment w:id="172" w:author="Giorgio Romeo" w:date="2020-11-23T23:19:00Z" w:initials="GR">
    <w:p w14:paraId="11C1CFDA" w14:textId="3ADBC08A" w:rsidR="00AC163C" w:rsidRDefault="00AC163C">
      <w:pPr>
        <w:pStyle w:val="Testocommento"/>
      </w:pPr>
      <w:r>
        <w:rPr>
          <w:rStyle w:val="Rimandocommento"/>
        </w:rPr>
        <w:annotationRef/>
      </w:r>
      <w:r>
        <w:t>The system asks before the time or the supermarket?</w:t>
      </w:r>
      <w:r>
        <w:annotationRef/>
      </w:r>
    </w:p>
  </w:comment>
  <w:comment w:id="173" w:author="Etion Pinari" w:date="2020-12-01T19:50:00Z" w:initials="EP">
    <w:p w14:paraId="37402E43" w14:textId="0C4A4375" w:rsidR="00AC163C" w:rsidRDefault="00AC163C">
      <w:r>
        <w:t>Irrelevant, he can choose either way.</w:t>
      </w:r>
      <w:r>
        <w:annotationRef/>
      </w:r>
    </w:p>
  </w:comment>
  <w:comment w:id="174" w:author="Etion Pinari" w:date="2020-11-18T21:26:00Z" w:initials="EP">
    <w:p w14:paraId="66501ED4" w14:textId="57D074BC" w:rsidR="00AC163C" w:rsidRDefault="00AC163C">
      <w:pPr>
        <w:pStyle w:val="Testocommento"/>
      </w:pPr>
      <w:r>
        <w:rPr>
          <w:rStyle w:val="Rimandocommento"/>
        </w:rPr>
        <w:annotationRef/>
      </w:r>
      <w:r>
        <w:t>To be reworded</w:t>
      </w:r>
      <w:r>
        <w:annotationRef/>
      </w:r>
    </w:p>
  </w:comment>
  <w:comment w:id="175" w:author="Etion Pinari" w:date="2020-12-01T19:49:00Z" w:initials="EP">
    <w:p w14:paraId="2264F08C" w14:textId="3BCE8C87" w:rsidR="00AC163C" w:rsidRDefault="00AC163C">
      <w:r>
        <w:t>First definition is fine</w:t>
      </w:r>
      <w:r>
        <w:annotationRef/>
      </w:r>
    </w:p>
  </w:comment>
  <w:comment w:id="176" w:author="Giorgio Romeo" w:date="2020-11-20T12:06:00Z" w:initials="GR">
    <w:p w14:paraId="1EBD6F0D" w14:textId="35E0911E" w:rsidR="00AC163C" w:rsidRDefault="00AC163C">
      <w:pPr>
        <w:pStyle w:val="Testocommento"/>
      </w:pPr>
      <w:r>
        <w:rPr>
          <w:rStyle w:val="Rimandocommento"/>
        </w:rPr>
        <w:annotationRef/>
      </w:r>
      <w:r>
        <w:t>Maybe it is better to be more generic, e.g., devices.</w:t>
      </w:r>
    </w:p>
  </w:comment>
  <w:comment w:id="177" w:author="Etion Pinari" w:date="2020-12-01T19:50:00Z" w:initials="EP">
    <w:p w14:paraId="3E7309B9" w14:textId="5C08564F" w:rsidR="00AC163C" w:rsidRDefault="00AC163C">
      <w:r>
        <w:t>Agreed</w:t>
      </w:r>
      <w:r>
        <w:annotationRef/>
      </w:r>
    </w:p>
  </w:comment>
  <w:comment w:id="178" w:author="Giorgio Romeo" w:date="2020-11-20T12:20:00Z" w:initials="GR">
    <w:p w14:paraId="6E56230A" w14:textId="3E80FD88" w:rsidR="00AC163C" w:rsidRDefault="00AC163C">
      <w:pPr>
        <w:pStyle w:val="Testocommento"/>
      </w:pPr>
      <w:r>
        <w:rPr>
          <w:rStyle w:val="Rimandocommento"/>
        </w:rPr>
        <w:annotationRef/>
      </w:r>
      <w:r>
        <w:t>We could describe the case in which he pays in the automated machines and exits through the turnstiles</w:t>
      </w:r>
    </w:p>
  </w:comment>
  <w:comment w:id="179" w:author="Etion Pinari" w:date="2020-11-21T18:24:00Z" w:initials="EP">
    <w:p w14:paraId="25875F96" w14:textId="215EEE10" w:rsidR="00AC163C" w:rsidRPr="00AC7136" w:rsidRDefault="00AC163C">
      <w:pPr>
        <w:pStyle w:val="Testocommento"/>
        <w:rPr>
          <w:lang w:val="en-US"/>
        </w:rPr>
      </w:pPr>
      <w:r>
        <w:rPr>
          <w:rStyle w:val="Rimandocommento"/>
        </w:rPr>
        <w:annotationRef/>
      </w:r>
      <w:r w:rsidRPr="00AC7136">
        <w:rPr>
          <w:lang w:val="en-US"/>
        </w:rPr>
        <w:t>More? Less?</w:t>
      </w:r>
      <w:r>
        <w:annotationRef/>
      </w:r>
    </w:p>
  </w:comment>
  <w:comment w:id="180" w:author="Etion Pinari [2]" w:date="2020-12-06T19:12:00Z" w:initials="EP">
    <w:p w14:paraId="5978D2E4" w14:textId="651503EB" w:rsidR="00AC163C" w:rsidRDefault="00AC163C">
      <w:pPr>
        <w:pStyle w:val="Testocommento"/>
      </w:pPr>
      <w:r>
        <w:rPr>
          <w:rStyle w:val="Rimandocommento"/>
        </w:rPr>
        <w:annotationRef/>
      </w:r>
      <w:r>
        <w:t>To be added</w:t>
      </w:r>
    </w:p>
  </w:comment>
  <w:comment w:id="195" w:author="Giorgio Romeo" w:date="2020-12-07T00:15:00Z" w:initials="GR">
    <w:p w14:paraId="7048EE00" w14:textId="09FD328E" w:rsidR="00AC163C" w:rsidRDefault="00AC163C">
      <w:pPr>
        <w:pStyle w:val="Testocommento"/>
      </w:pPr>
      <w:r>
        <w:rPr>
          <w:rStyle w:val="Rimandocommento"/>
        </w:rPr>
        <w:annotationRef/>
      </w:r>
      <w:r>
        <w:t>Va bene?</w:t>
      </w:r>
    </w:p>
  </w:comment>
  <w:comment w:id="276" w:author="Etion Pinari [2]" w:date="2020-12-06T19:13:00Z" w:initials="EP">
    <w:p w14:paraId="1008226F" w14:textId="2EC8CCB3" w:rsidR="00AC163C" w:rsidRDefault="00AC163C">
      <w:pPr>
        <w:pStyle w:val="Testocommento"/>
      </w:pPr>
      <w:r>
        <w:rPr>
          <w:rStyle w:val="Rimandocommento"/>
        </w:rPr>
        <w:annotationRef/>
      </w:r>
      <w:r>
        <w:t>Specify management of timeslots.</w:t>
      </w:r>
    </w:p>
  </w:comment>
  <w:comment w:id="277" w:author="Etion Pinari [2]" w:date="2020-12-06T19:15:00Z" w:initials="EP">
    <w:p w14:paraId="3AA4F888" w14:textId="77777777" w:rsidR="00AC163C" w:rsidRDefault="00AC163C">
      <w:pPr>
        <w:pStyle w:val="Testocommento"/>
      </w:pPr>
      <w:r>
        <w:rPr>
          <w:rStyle w:val="Rimandocommento"/>
        </w:rPr>
        <w:annotationRef/>
      </w:r>
      <w:r>
        <w:t>&gt;Take ticket</w:t>
      </w:r>
      <w:r>
        <w:br/>
        <w:t>&gt;</w:t>
      </w:r>
      <w:r>
        <w:br/>
        <w:t>&gt;Max time in</w:t>
      </w:r>
    </w:p>
    <w:p w14:paraId="4B8066A9" w14:textId="069585E6" w:rsidR="00AC163C" w:rsidRDefault="00AC163C">
      <w:pPr>
        <w:pStyle w:val="Testocommento"/>
      </w:pPr>
      <w:r>
        <w:t>Limitations of time slots</w:t>
      </w:r>
    </w:p>
  </w:comment>
  <w:comment w:id="281" w:author="Etion Pinari [2]" w:date="2020-12-06T19:57:00Z" w:initials="EP">
    <w:p w14:paraId="5BF53A6A" w14:textId="4DC654CC" w:rsidR="00AC163C" w:rsidRPr="00B915FA" w:rsidRDefault="00AC163C">
      <w:pPr>
        <w:pStyle w:val="Testocommento"/>
        <w:rPr>
          <w:lang w:val="it-IT"/>
        </w:rPr>
      </w:pPr>
      <w:r>
        <w:rPr>
          <w:rStyle w:val="Rimandocommento"/>
        </w:rPr>
        <w:annotationRef/>
      </w:r>
      <w:r w:rsidRPr="00B915FA">
        <w:rPr>
          <w:lang w:val="it-IT"/>
        </w:rPr>
        <w:t>Sistema ottimizza tempo ecc. (i</w:t>
      </w:r>
      <w:r>
        <w:rPr>
          <w:lang w:val="it-IT"/>
        </w:rPr>
        <w:t>nferring)</w:t>
      </w:r>
    </w:p>
  </w:comment>
  <w:comment w:id="285" w:author="Cristian Sbrolli" w:date="2020-12-05T03:34:00Z" w:initials="CS">
    <w:p w14:paraId="3B37E5DA" w14:textId="57F26199" w:rsidR="00AC163C" w:rsidRPr="007E288D" w:rsidRDefault="00AC163C">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84" w:author="Etion Pinari [2]" w:date="2020-12-06T19:13:00Z" w:initials="EP">
    <w:p w14:paraId="53230B4F" w14:textId="25502E2C" w:rsidR="00AC163C" w:rsidRDefault="00AC163C">
      <w:pPr>
        <w:pStyle w:val="Testocommento"/>
      </w:pPr>
      <w:r>
        <w:rPr>
          <w:rStyle w:val="Rimandocommento"/>
        </w:rPr>
        <w:annotationRef/>
      </w:r>
      <w:r>
        <w:t>t</w:t>
      </w:r>
    </w:p>
  </w:comment>
  <w:comment w:id="288" w:author="Etion Pinari [2]" w:date="2020-12-03T23:08:00Z" w:initials="EP">
    <w:p w14:paraId="05718F71" w14:textId="5F07F471" w:rsidR="00AC163C" w:rsidRDefault="00AC163C">
      <w:pPr>
        <w:pStyle w:val="Testocommento"/>
      </w:pPr>
      <w:r>
        <w:rPr>
          <w:rStyle w:val="Rimandocommento"/>
        </w:rPr>
        <w:annotationRef/>
      </w:r>
      <w:r>
        <w:t>Necessary for algorithm not for RASD</w:t>
      </w:r>
    </w:p>
  </w:comment>
  <w:comment w:id="289" w:author="Etion Pinari [2]" w:date="2020-12-06T19:59:00Z" w:initials="EP">
    <w:p w14:paraId="1F5D23EB" w14:textId="6C27BD73" w:rsidR="00AC163C" w:rsidRDefault="00AC163C">
      <w:pPr>
        <w:pStyle w:val="Testocommento"/>
      </w:pPr>
      <w:r>
        <w:rPr>
          <w:rStyle w:val="Rimandocommento"/>
        </w:rPr>
        <w:annotationRef/>
      </w:r>
      <w:r>
        <w:t>Street</w:t>
      </w:r>
    </w:p>
  </w:comment>
  <w:comment w:id="294" w:author="Etion Pinari [2]" w:date="2020-12-03T23:13:00Z" w:initials="EP">
    <w:p w14:paraId="46B0079E" w14:textId="035E5944" w:rsidR="00AC163C" w:rsidRDefault="00AC163C">
      <w:pPr>
        <w:pStyle w:val="Testocommento"/>
      </w:pPr>
      <w:r>
        <w:rPr>
          <w:rStyle w:val="Rimandocommento"/>
        </w:rPr>
        <w:annotationRef/>
      </w:r>
      <w:r>
        <w:t>We can actually enforce it because if the shop has no turnstile we just will not deploy our system</w:t>
      </w:r>
    </w:p>
  </w:comment>
  <w:comment w:id="295" w:author="Etion Pinari [2]" w:date="2020-12-06T20:00:00Z" w:initials="EP">
    <w:p w14:paraId="4B9BDACA" w14:textId="508DC1AF" w:rsidR="00AC163C" w:rsidRDefault="00AC163C">
      <w:pPr>
        <w:pStyle w:val="Testocommento"/>
      </w:pPr>
      <w:r>
        <w:rPr>
          <w:rStyle w:val="Rimandocommento"/>
        </w:rPr>
        <w:annotationRef/>
      </w:r>
      <w:r>
        <w:t>Da togliere</w:t>
      </w:r>
    </w:p>
  </w:comment>
  <w:comment w:id="307" w:author="Cristian Sbrolli" w:date="2020-11-26T21:18:00Z" w:initials="CS">
    <w:p w14:paraId="7A5571A4" w14:textId="2B2988EC" w:rsidR="00AC163C" w:rsidRDefault="00AC163C">
      <w:pPr>
        <w:pStyle w:val="Testocommento"/>
      </w:pPr>
      <w:r>
        <w:rPr>
          <w:rStyle w:val="Rimandocommento"/>
        </w:rPr>
        <w:annotationRef/>
      </w:r>
      <w:r>
        <w:t>Only ticket or book a visit too?</w:t>
      </w:r>
    </w:p>
  </w:comment>
  <w:comment w:id="315" w:author="Cristian Sbrolli" w:date="2020-11-26T21:49:00Z" w:initials="CS">
    <w:p w14:paraId="78126874" w14:textId="27E2263B" w:rsidR="00AC163C" w:rsidRDefault="00AC163C">
      <w:pPr>
        <w:pStyle w:val="Testocommento"/>
      </w:pPr>
      <w:r>
        <w:rPr>
          <w:rStyle w:val="Rimandocommento"/>
        </w:rPr>
        <w:annotationRef/>
      </w:r>
      <w:r>
        <w:t>Or some sort or VPN?</w:t>
      </w:r>
    </w:p>
  </w:comment>
  <w:comment w:id="351" w:author="Etion Pinari [2]" w:date="2020-12-03T20:36:00Z" w:initials="EP">
    <w:p w14:paraId="494C2C9F" w14:textId="4E3EB02D" w:rsidR="00AC163C" w:rsidRDefault="00AC163C">
      <w:pPr>
        <w:pStyle w:val="Testocommento"/>
      </w:pPr>
      <w:r>
        <w:rPr>
          <w:rStyle w:val="Rimandocommento"/>
        </w:rPr>
        <w:annotationRef/>
      </w:r>
      <w:r>
        <w:t xml:space="preserve"> New as of 3 December 2020</w:t>
      </w:r>
    </w:p>
  </w:comment>
  <w:comment w:id="401" w:author="Etion Pinari [2]" w:date="2020-12-03T21:41:00Z" w:initials="EP">
    <w:p w14:paraId="0789DBBF" w14:textId="216BE258" w:rsidR="00AC163C" w:rsidRDefault="00AC163C">
      <w:pPr>
        <w:pStyle w:val="Testocommento"/>
      </w:pPr>
      <w:r>
        <w:rPr>
          <w:rStyle w:val="Rimandocommento"/>
        </w:rPr>
        <w:annotationRef/>
      </w:r>
      <w:r>
        <w:t>And their qr codes (?)</w:t>
      </w:r>
    </w:p>
  </w:comment>
  <w:comment w:id="516" w:author="Etion Pinari [2]" w:date="2020-12-03T20:30:00Z" w:initials="EP">
    <w:p w14:paraId="0DB32D9A" w14:textId="77777777" w:rsidR="00AC163C" w:rsidRDefault="00AC163C" w:rsidP="00BD7918">
      <w:pPr>
        <w:pStyle w:val="Testocommento"/>
      </w:pPr>
      <w:r>
        <w:rPr>
          <w:rStyle w:val="Rimandocommento"/>
        </w:rPr>
        <w:annotationRef/>
      </w:r>
      <w:r>
        <w:t>New as of 03 Dec</w:t>
      </w:r>
    </w:p>
  </w:comment>
  <w:comment w:id="521" w:author="Etion Pinari [2]" w:date="2020-12-03T22:27:00Z" w:initials="EP">
    <w:p w14:paraId="78C70274" w14:textId="22970611" w:rsidR="00AC163C" w:rsidRDefault="00AC163C">
      <w:pPr>
        <w:pStyle w:val="Testocommento"/>
      </w:pPr>
      <w:r>
        <w:rPr>
          <w:rStyle w:val="Rimandocommento"/>
        </w:rPr>
        <w:annotationRef/>
      </w:r>
      <w:r>
        <w:t>What if turnstiles have no inherent qr code scanner?</w:t>
      </w:r>
    </w:p>
  </w:comment>
  <w:comment w:id="535" w:author="Etion Pinari [2]" w:date="2020-12-03T20:30:00Z" w:initials="EP">
    <w:p w14:paraId="2DE937CD" w14:textId="77777777" w:rsidR="00AC163C" w:rsidRDefault="00AC163C" w:rsidP="00BD7918">
      <w:pPr>
        <w:pStyle w:val="Testocommento"/>
      </w:pPr>
      <w:r>
        <w:rPr>
          <w:rStyle w:val="Rimandocommento"/>
        </w:rPr>
        <w:annotationRef/>
      </w:r>
      <w:r>
        <w:t>New as of 03 Dec</w:t>
      </w:r>
    </w:p>
  </w:comment>
  <w:comment w:id="557" w:author="Etion Pinari [2]" w:date="2020-12-06T19:50:00Z" w:initials="EP">
    <w:p w14:paraId="7021551D" w14:textId="24B8B405" w:rsidR="00AC163C" w:rsidRDefault="00AC163C">
      <w:pPr>
        <w:pStyle w:val="Testocommento"/>
      </w:pPr>
      <w:r>
        <w:rPr>
          <w:rStyle w:val="Rimandocommento"/>
        </w:rPr>
        <w:annotationRef/>
      </w:r>
      <w:r>
        <w:t>LOCKS AFTEWARDS</w:t>
      </w:r>
    </w:p>
  </w:comment>
  <w:comment w:id="583" w:author="Etion Pinari [2]" w:date="2020-12-03T21:04:00Z" w:initials="EP">
    <w:p w14:paraId="691F06D3" w14:textId="6053DBEF" w:rsidR="00AC163C" w:rsidRDefault="00AC163C">
      <w:pPr>
        <w:pStyle w:val="Testocommento"/>
      </w:pPr>
      <w:r>
        <w:rPr>
          <w:rStyle w:val="Rimandocommento"/>
        </w:rPr>
        <w:annotationRef/>
      </w:r>
      <w:r>
        <w:t>!!!!</w:t>
      </w:r>
    </w:p>
    <w:p w14:paraId="0C2943DB" w14:textId="259FB31E" w:rsidR="00AC163C" w:rsidRDefault="00AC163C">
      <w:pPr>
        <w:pStyle w:val="Testocommento"/>
      </w:pPr>
      <w:r w:rsidRPr="00BD5FFE">
        <w:t>we might add FR which say that system allows stores to register</w:t>
      </w:r>
      <w:r>
        <w:t xml:space="preserve"> themselves </w:t>
      </w:r>
      <w:r w:rsidRPr="00BD5FFE">
        <w:t xml:space="preserve"> and input </w:t>
      </w:r>
      <w:r>
        <w:t xml:space="preserve">their </w:t>
      </w:r>
      <w:r w:rsidRPr="00BD5FFE">
        <w:t>location</w:t>
      </w:r>
    </w:p>
    <w:p w14:paraId="2D44F6B4" w14:textId="5D7B9564" w:rsidR="00AC163C" w:rsidRDefault="00AC163C">
      <w:pPr>
        <w:pStyle w:val="Testocommento"/>
      </w:pPr>
    </w:p>
  </w:comment>
  <w:comment w:id="599" w:author="Etion Pinari [2]" w:date="2020-12-06T19:54:00Z" w:initials="EP">
    <w:p w14:paraId="7B6F13B1" w14:textId="79F350E2" w:rsidR="00AC163C" w:rsidRDefault="00AC163C">
      <w:pPr>
        <w:pStyle w:val="Testocommento"/>
      </w:pPr>
      <w:r>
        <w:rPr>
          <w:rStyle w:val="Rimandocommento"/>
        </w:rPr>
        <w:annotationRef/>
      </w:r>
      <w:r>
        <w:t>Manage timeslot (Goal) : =&gt; so that externally there are not many people</w:t>
      </w:r>
    </w:p>
  </w:comment>
  <w:comment w:id="676" w:author="Etion Pinari [2]" w:date="2020-12-03T20:36:00Z" w:initials="EP">
    <w:p w14:paraId="2344CD8A" w14:textId="77777777" w:rsidR="00AC163C" w:rsidRDefault="00AC163C" w:rsidP="00451490">
      <w:pPr>
        <w:pStyle w:val="Testocommento"/>
      </w:pPr>
      <w:r>
        <w:rPr>
          <w:rStyle w:val="Rimandocommento"/>
        </w:rPr>
        <w:annotationRef/>
      </w:r>
      <w:r>
        <w:t xml:space="preserve"> New as of 3 December 2020</w:t>
      </w:r>
    </w:p>
  </w:comment>
  <w:comment w:id="714" w:author="Etion Pinari [2]" w:date="2020-12-03T21:41:00Z" w:initials="EP">
    <w:p w14:paraId="218DFCC7" w14:textId="77777777" w:rsidR="00AC163C" w:rsidRDefault="00AC163C" w:rsidP="00451490">
      <w:pPr>
        <w:pStyle w:val="Testocommento"/>
      </w:pPr>
      <w:r>
        <w:rPr>
          <w:rStyle w:val="Rimandocommento"/>
        </w:rPr>
        <w:annotationRef/>
      </w:r>
      <w:r>
        <w:t>And their qr codes (?)</w:t>
      </w:r>
    </w:p>
  </w:comment>
  <w:comment w:id="806" w:author="Etion Pinari [2]" w:date="2020-12-03T20:30:00Z" w:initials="EP">
    <w:p w14:paraId="5F27295F" w14:textId="77777777" w:rsidR="00AC163C" w:rsidRDefault="00AC163C" w:rsidP="00451490">
      <w:pPr>
        <w:pStyle w:val="Testocommento"/>
      </w:pPr>
      <w:r>
        <w:rPr>
          <w:rStyle w:val="Rimandocommento"/>
        </w:rPr>
        <w:annotationRef/>
      </w:r>
      <w:r>
        <w:t>New as of 03 Dec</w:t>
      </w:r>
    </w:p>
  </w:comment>
  <w:comment w:id="809" w:author="Etion Pinari [2]" w:date="2020-12-03T22:27:00Z" w:initials="EP">
    <w:p w14:paraId="7C6AFB7F" w14:textId="77777777" w:rsidR="00AC163C" w:rsidRDefault="00AC163C" w:rsidP="00451490">
      <w:pPr>
        <w:pStyle w:val="Testocommento"/>
      </w:pPr>
      <w:r>
        <w:rPr>
          <w:rStyle w:val="Rimandocommento"/>
        </w:rPr>
        <w:annotationRef/>
      </w:r>
      <w:r>
        <w:t>What if turnstiles have no inherent qr code scanner?</w:t>
      </w:r>
    </w:p>
  </w:comment>
  <w:comment w:id="819" w:author="Etion Pinari [2]" w:date="2020-12-03T20:30:00Z" w:initials="EP">
    <w:p w14:paraId="2F3F3D1C" w14:textId="77777777" w:rsidR="00AC163C" w:rsidRDefault="00AC163C" w:rsidP="00451490">
      <w:pPr>
        <w:pStyle w:val="Testocommento"/>
      </w:pPr>
      <w:r>
        <w:rPr>
          <w:rStyle w:val="Rimandocommento"/>
        </w:rPr>
        <w:annotationRef/>
      </w:r>
      <w:r>
        <w:t>New as of 03 Dec</w:t>
      </w:r>
    </w:p>
  </w:comment>
  <w:comment w:id="831" w:author="Etion Pinari [2]" w:date="2020-12-06T19:50:00Z" w:initials="EP">
    <w:p w14:paraId="28182C52" w14:textId="77777777" w:rsidR="00AC163C" w:rsidRDefault="00AC163C" w:rsidP="00451490">
      <w:pPr>
        <w:pStyle w:val="Testocommento"/>
      </w:pPr>
      <w:r>
        <w:rPr>
          <w:rStyle w:val="Rimandocommento"/>
        </w:rPr>
        <w:annotationRef/>
      </w:r>
      <w:r>
        <w:t>LOCKS AFTEWARDS</w:t>
      </w:r>
    </w:p>
  </w:comment>
  <w:comment w:id="851" w:author="Etion Pinari [2]" w:date="2020-12-06T20:27:00Z" w:initials="EP">
    <w:p w14:paraId="426914C3" w14:textId="77777777" w:rsidR="00AC163C" w:rsidRDefault="00AC163C" w:rsidP="00451490">
      <w:pPr>
        <w:pStyle w:val="Testocommento"/>
      </w:pPr>
      <w:r>
        <w:rPr>
          <w:rStyle w:val="Rimandocommento"/>
        </w:rPr>
        <w:annotationRef/>
      </w:r>
      <w:r>
        <w:t>Add shared phenomena</w:t>
      </w:r>
    </w:p>
  </w:comment>
  <w:comment w:id="875" w:author="Etion Pinari [2]" w:date="2020-12-06T20:50:00Z" w:initials="EP">
    <w:p w14:paraId="07E48F63" w14:textId="7ACDE42A" w:rsidR="00AC163C" w:rsidRDefault="00AC163C">
      <w:pPr>
        <w:pStyle w:val="Testocommento"/>
      </w:pPr>
      <w:r>
        <w:rPr>
          <w:rStyle w:val="Rimandocommento"/>
        </w:rPr>
        <w:annotationRef/>
      </w:r>
      <w:r>
        <w:t>New, wording is to check</w:t>
      </w:r>
    </w:p>
  </w:comment>
  <w:comment w:id="325" w:author="Etion Pinari [2]" w:date="2020-12-06T16:48:00Z" w:initials="EP">
    <w:p w14:paraId="4AACC831" w14:textId="03414E8C" w:rsidR="00AC163C" w:rsidRDefault="00AC163C">
      <w:pPr>
        <w:pStyle w:val="Testocommento"/>
      </w:pPr>
      <w:r>
        <w:rPr>
          <w:rStyle w:val="Rimandocommento"/>
        </w:rPr>
        <w:annotationRef/>
      </w:r>
      <w:r>
        <w:t>To add: user gets notified when it’s his turn, or it is coming close</w:t>
      </w:r>
    </w:p>
  </w:comment>
  <w:comment w:id="1008" w:author="Etion Pinari [2]" w:date="2020-12-06T19:57:00Z" w:initials="EP">
    <w:p w14:paraId="0672E461" w14:textId="2353ABDE" w:rsidR="00AC163C" w:rsidRDefault="00AC163C">
      <w:pPr>
        <w:pStyle w:val="Testocommento"/>
      </w:pPr>
      <w:r>
        <w:rPr>
          <w:rStyle w:val="Rimandocommento"/>
        </w:rPr>
        <w:annotationRef/>
      </w:r>
      <w:r>
        <w:t>Parameters on department structure</w:t>
      </w:r>
    </w:p>
  </w:comment>
  <w:comment w:id="1048" w:author="Giorgio Romeo" w:date="2020-12-04T12:11:00Z" w:initials="GR">
    <w:p w14:paraId="0CE243E2" w14:textId="77777777" w:rsidR="00AC163C" w:rsidRPr="0046184F" w:rsidRDefault="00AC163C" w:rsidP="000A111F">
      <w:pPr>
        <w:pStyle w:val="Testocommento"/>
        <w:rPr>
          <w:lang w:val="en-US"/>
        </w:rPr>
      </w:pPr>
      <w:r>
        <w:rPr>
          <w:rStyle w:val="Rimandocommento"/>
        </w:rPr>
        <w:annotationRef/>
      </w:r>
      <w:r w:rsidRPr="0046184F">
        <w:rPr>
          <w:lang w:val="en-US"/>
        </w:rPr>
        <w:t>Prints?</w:t>
      </w:r>
    </w:p>
  </w:comment>
  <w:comment w:id="1050" w:author="Giorgio Romeo" w:date="2020-12-04T20:28:00Z" w:initials="GR">
    <w:p w14:paraId="17A62131" w14:textId="4B6C2C6D" w:rsidR="00AC163C" w:rsidRPr="009C27DC" w:rsidRDefault="00AC163C">
      <w:pPr>
        <w:pStyle w:val="Testocommento"/>
        <w:rPr>
          <w:lang w:val="it-IT"/>
        </w:rPr>
      </w:pPr>
      <w:r>
        <w:rPr>
          <w:rStyle w:val="Rimandocommento"/>
        </w:rPr>
        <w:annotationRef/>
      </w:r>
      <w:r w:rsidRPr="009C27DC">
        <w:rPr>
          <w:lang w:val="it-IT"/>
        </w:rPr>
        <w:t>Rivedere</w:t>
      </w:r>
    </w:p>
  </w:comment>
  <w:comment w:id="1051" w:author="Giorgio Romeo" w:date="2020-12-04T12:48:00Z" w:initials="GR">
    <w:p w14:paraId="375D7478" w14:textId="77777777" w:rsidR="00AC163C" w:rsidRPr="009C27DC" w:rsidRDefault="00AC163C" w:rsidP="000A111F">
      <w:pPr>
        <w:pStyle w:val="Testocommento"/>
        <w:rPr>
          <w:lang w:val="it-IT"/>
        </w:rPr>
      </w:pPr>
      <w:r>
        <w:rPr>
          <w:rStyle w:val="Rimandocommento"/>
        </w:rPr>
        <w:annotationRef/>
      </w:r>
      <w:r w:rsidRPr="009C27DC">
        <w:rPr>
          <w:lang w:val="it-IT"/>
        </w:rPr>
        <w:t>DA rivvedere</w:t>
      </w:r>
    </w:p>
  </w:comment>
  <w:comment w:id="3218" w:author="Cristian Sbrolli" w:date="2020-12-04T22:55:00Z" w:initials="CS">
    <w:p w14:paraId="7DC72048" w14:textId="77777777" w:rsidR="00AC163C" w:rsidRPr="009C27DC" w:rsidRDefault="00AC163C" w:rsidP="0055768D">
      <w:pPr>
        <w:pStyle w:val="Testocommento"/>
        <w:rPr>
          <w:lang w:val="it-IT"/>
        </w:rPr>
      </w:pPr>
      <w:r>
        <w:rPr>
          <w:rStyle w:val="Rimandocommento"/>
        </w:rPr>
        <w:annotationRef/>
      </w:r>
      <w:r w:rsidRPr="009C27DC">
        <w:rPr>
          <w:lang w:val="it-IT"/>
        </w:rPr>
        <w:t>Tdb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7048EE00" w15:done="0"/>
  <w15:commentEx w15:paraId="1008226F" w15:done="0"/>
  <w15:commentEx w15:paraId="4B8066A9" w15:paraIdParent="1008226F" w15:done="0"/>
  <w15:commentEx w15:paraId="5BF53A6A" w15:done="0"/>
  <w15:commentEx w15:paraId="3B37E5DA" w15:done="0"/>
  <w15:commentEx w15:paraId="53230B4F" w15:done="1"/>
  <w15:commentEx w15:paraId="05718F71" w15:done="0"/>
  <w15:commentEx w15:paraId="1F5D23EB" w15:paraIdParent="05718F71" w15:done="0"/>
  <w15:commentEx w15:paraId="46B0079E" w15:done="0"/>
  <w15:commentEx w15:paraId="4B9BDACA" w15:paraIdParent="46B0079E" w15:done="0"/>
  <w15:commentEx w15:paraId="7A5571A4" w15:done="0"/>
  <w15:commentEx w15:paraId="78126874" w15:done="1"/>
  <w15:commentEx w15:paraId="494C2C9F" w15:done="1"/>
  <w15:commentEx w15:paraId="0789DBBF" w15:done="0"/>
  <w15:commentEx w15:paraId="0DB32D9A" w15:done="1"/>
  <w15:commentEx w15:paraId="78C70274" w15:done="1"/>
  <w15:commentEx w15:paraId="2DE937CD" w15:done="1"/>
  <w15:commentEx w15:paraId="7021551D" w15:done="0"/>
  <w15:commentEx w15:paraId="2D44F6B4" w15:done="1"/>
  <w15:commentEx w15:paraId="7B6F13B1" w15:done="0"/>
  <w15:commentEx w15:paraId="2344CD8A" w15:done="1"/>
  <w15:commentEx w15:paraId="218DFCC7" w15:done="1"/>
  <w15:commentEx w15:paraId="5F27295F" w15:done="1"/>
  <w15:commentEx w15:paraId="7C6AFB7F" w15:done="1"/>
  <w15:commentEx w15:paraId="2F3F3D1C" w15:done="1"/>
  <w15:commentEx w15:paraId="28182C52" w15:done="1"/>
  <w15:commentEx w15:paraId="426914C3" w15:done="0"/>
  <w15:commentEx w15:paraId="07E48F63" w15:done="0"/>
  <w15:commentEx w15:paraId="4AACC831" w15:done="0"/>
  <w15:commentEx w15:paraId="0672E461" w15:done="1"/>
  <w15:commentEx w15:paraId="0CE243E2" w15:done="0"/>
  <w15:commentEx w15:paraId="17A62131" w15:done="0"/>
  <w15:commentEx w15:paraId="375D7478"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F294" w16cex:dateUtc="2020-12-06T23:15:00Z"/>
  <w16cex:commentExtensible w16cex:durableId="2377ABF2" w16cex:dateUtc="2020-12-06T18:13:00Z"/>
  <w16cex:commentExtensible w16cex:durableId="2377AC61" w16cex:dateUtc="2020-12-06T18:15:00Z"/>
  <w16cex:commentExtensible w16cex:durableId="2377B62C" w16cex:dateUtc="2020-12-06T18:57:00Z"/>
  <w16cex:commentExtensible w16cex:durableId="23757E55" w16cex:dateUtc="2020-12-05T02:34:00Z"/>
  <w16cex:commentExtensible w16cex:durableId="2377ABD5" w16cex:dateUtc="2020-12-06T18:13:00Z"/>
  <w16cex:commentExtensible w16cex:durableId="2373EE60" w16cex:dateUtc="2020-12-03T22:08:00Z"/>
  <w16cex:commentExtensible w16cex:durableId="2377B696" w16cex:dateUtc="2020-12-06T18:59:00Z"/>
  <w16cex:commentExtensible w16cex:durableId="2373EF90" w16cex:dateUtc="2020-12-03T22:13:00Z"/>
  <w16cex:commentExtensible w16cex:durableId="2377B6E0" w16cex:dateUtc="2020-12-06T19:00: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7B46A" w16cex:dateUtc="2020-12-06T18:50:00Z"/>
  <w16cex:commentExtensible w16cex:durableId="2373D15B" w16cex:dateUtc="2020-12-03T20:04:00Z"/>
  <w16cex:commentExtensible w16cex:durableId="2377B56C" w16cex:dateUtc="2020-12-06T18:54:00Z"/>
  <w16cex:commentExtensible w16cex:durableId="2377BD3B" w16cex:dateUtc="2020-12-06T19:27:00Z"/>
  <w16cex:commentExtensible w16cex:durableId="2377C27F" w16cex:dateUtc="2020-12-06T19:50:00Z"/>
  <w16cex:commentExtensible w16cex:durableId="237789CE" w16cex:dateUtc="2020-12-06T15:48:00Z"/>
  <w16cex:commentExtensible w16cex:durableId="2377B613" w16cex:dateUtc="2020-12-06T18:57:00Z"/>
  <w16cex:commentExtensible w16cex:durableId="2374A5DF" w16cex:dateUtc="2020-12-04T11:11:00Z"/>
  <w16cex:commentExtensible w16cex:durableId="23751A6F" w16cex:dateUtc="2020-12-04T19:28:00Z"/>
  <w16cex:commentExtensible w16cex:durableId="2374AE98" w16cex:dateUtc="2020-12-04T11:4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7048EE00" w16cid:durableId="2377F294"/>
  <w16cid:commentId w16cid:paraId="1008226F" w16cid:durableId="2377ABF2"/>
  <w16cid:commentId w16cid:paraId="4B8066A9" w16cid:durableId="2377AC61"/>
  <w16cid:commentId w16cid:paraId="5BF53A6A" w16cid:durableId="2377B62C"/>
  <w16cid:commentId w16cid:paraId="3B37E5DA" w16cid:durableId="23757E55"/>
  <w16cid:commentId w16cid:paraId="53230B4F" w16cid:durableId="2377ABD5"/>
  <w16cid:commentId w16cid:paraId="05718F71" w16cid:durableId="2373EE60"/>
  <w16cid:commentId w16cid:paraId="1F5D23EB" w16cid:durableId="2377B696"/>
  <w16cid:commentId w16cid:paraId="46B0079E" w16cid:durableId="2373EF90"/>
  <w16cid:commentId w16cid:paraId="4B9BDACA" w16cid:durableId="2377B6E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7021551D" w16cid:durableId="2377B46A"/>
  <w16cid:commentId w16cid:paraId="2D44F6B4" w16cid:durableId="2373D15B"/>
  <w16cid:commentId w16cid:paraId="7B6F13B1" w16cid:durableId="2377B56C"/>
  <w16cid:commentId w16cid:paraId="2344CD8A" w16cid:durableId="2377E574"/>
  <w16cid:commentId w16cid:paraId="218DFCC7" w16cid:durableId="2377E575"/>
  <w16cid:commentId w16cid:paraId="5F27295F" w16cid:durableId="2377E576"/>
  <w16cid:commentId w16cid:paraId="7C6AFB7F" w16cid:durableId="2377E577"/>
  <w16cid:commentId w16cid:paraId="2F3F3D1C" w16cid:durableId="2377E578"/>
  <w16cid:commentId w16cid:paraId="28182C52" w16cid:durableId="2377E579"/>
  <w16cid:commentId w16cid:paraId="426914C3" w16cid:durableId="2377BD3B"/>
  <w16cid:commentId w16cid:paraId="07E48F63" w16cid:durableId="2377C27F"/>
  <w16cid:commentId w16cid:paraId="4AACC831" w16cid:durableId="237789CE"/>
  <w16cid:commentId w16cid:paraId="0672E461" w16cid:durableId="2377B613"/>
  <w16cid:commentId w16cid:paraId="0CE243E2" w16cid:durableId="2374A5DF"/>
  <w16cid:commentId w16cid:paraId="17A62131" w16cid:durableId="23751A6F"/>
  <w16cid:commentId w16cid:paraId="375D7478" w16cid:durableId="2374AE9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1C712" w14:textId="77777777" w:rsidR="00B65541" w:rsidRDefault="00B65541" w:rsidP="00936631">
      <w:pPr>
        <w:spacing w:after="0" w:line="240" w:lineRule="auto"/>
      </w:pPr>
      <w:r>
        <w:separator/>
      </w:r>
    </w:p>
  </w:endnote>
  <w:endnote w:type="continuationSeparator" w:id="0">
    <w:p w14:paraId="27B5675F" w14:textId="77777777" w:rsidR="00B65541" w:rsidRDefault="00B65541"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06C1C" w14:textId="77777777" w:rsidR="00B65541" w:rsidRDefault="00B65541" w:rsidP="00936631">
      <w:pPr>
        <w:spacing w:after="0" w:line="240" w:lineRule="auto"/>
      </w:pPr>
      <w:r>
        <w:separator/>
      </w:r>
    </w:p>
  </w:footnote>
  <w:footnote w:type="continuationSeparator" w:id="0">
    <w:p w14:paraId="6241A6DE" w14:textId="77777777" w:rsidR="00B65541" w:rsidRDefault="00B65541" w:rsidP="00936631">
      <w:pPr>
        <w:spacing w:after="0" w:line="240" w:lineRule="auto"/>
      </w:pPr>
      <w:r>
        <w:continuationSeparator/>
      </w:r>
    </w:p>
  </w:footnote>
  <w:footnote w:id="1">
    <w:p w14:paraId="67402E2C" w14:textId="77777777" w:rsidR="00AC163C" w:rsidRPr="00B920D4" w:rsidRDefault="00AC163C" w:rsidP="00D01022">
      <w:pPr>
        <w:pStyle w:val="Nessunaspaziatura"/>
        <w:rPr>
          <w:rStyle w:val="Enfasidelicata"/>
          <w:rFonts w:ascii="Bell MT" w:hAnsi="Bell MT"/>
          <w:sz w:val="24"/>
          <w:szCs w:val="24"/>
        </w:rPr>
      </w:pPr>
      <w:r>
        <w:rPr>
          <w:rStyle w:val="Rimandonotaapidipagina"/>
        </w:rPr>
        <w:footnoteRef/>
      </w:r>
      <w:r>
        <w:t xml:space="preserve"> </w:t>
      </w:r>
      <w:r w:rsidRPr="00B920D4">
        <w:rPr>
          <w:rStyle w:val="Enfasidelicata"/>
          <w:rFonts w:ascii="Bell MT" w:hAnsi="Bell MT"/>
          <w:sz w:val="24"/>
          <w:szCs w:val="24"/>
        </w:rPr>
        <w:t>Mockups are taken from an interactive graphic demo with graphic-driving purposes only,</w:t>
      </w:r>
      <w:r>
        <w:rPr>
          <w:rStyle w:val="Enfasidelicata"/>
          <w:rFonts w:ascii="Bell MT" w:hAnsi="Bell MT"/>
          <w:sz w:val="24"/>
          <w:szCs w:val="24"/>
        </w:rPr>
        <w:t xml:space="preserve"> </w:t>
      </w:r>
      <w:r w:rsidRPr="00B920D4">
        <w:rPr>
          <w:rStyle w:val="Enfasidelicata"/>
          <w:rFonts w:ascii="Bell MT" w:hAnsi="Bell MT"/>
          <w:sz w:val="24"/>
          <w:szCs w:val="24"/>
        </w:rPr>
        <w:t xml:space="preserve">linked </w:t>
      </w:r>
      <w:r>
        <w:rPr>
          <w:rStyle w:val="Enfasidelicata"/>
          <w:rFonts w:ascii="Bell MT" w:hAnsi="Bell MT"/>
          <w:sz w:val="24"/>
          <w:szCs w:val="24"/>
        </w:rPr>
        <w:t>in</w:t>
      </w:r>
      <w:r w:rsidRPr="00B920D4">
        <w:rPr>
          <w:rStyle w:val="Enfasidelicata"/>
          <w:rFonts w:ascii="Bell MT" w:hAnsi="Bell MT"/>
          <w:sz w:val="24"/>
          <w:szCs w:val="24"/>
        </w:rPr>
        <w:t xml:space="preserve"> the </w:t>
      </w:r>
      <w:r>
        <w:rPr>
          <w:rStyle w:val="Enfasidelicata"/>
          <w:rFonts w:ascii="Bell MT" w:hAnsi="Bell MT"/>
          <w:sz w:val="24"/>
          <w:szCs w:val="24"/>
        </w:rPr>
        <w:t>“</w:t>
      </w:r>
      <w:r w:rsidRPr="00B920D4">
        <w:rPr>
          <w:rStyle w:val="Enfasidelicata"/>
          <w:rFonts w:ascii="Bell MT" w:hAnsi="Bell MT"/>
          <w:sz w:val="24"/>
          <w:szCs w:val="24"/>
        </w:rPr>
        <w:t>reference</w:t>
      </w:r>
      <w:r>
        <w:rPr>
          <w:rStyle w:val="Enfasidelicata"/>
          <w:rFonts w:ascii="Bell MT" w:hAnsi="Bell MT"/>
          <w:sz w:val="24"/>
          <w:szCs w:val="24"/>
        </w:rPr>
        <w:t xml:space="preserve"> documents”</w:t>
      </w:r>
      <w:r w:rsidRPr="00B920D4">
        <w:rPr>
          <w:rStyle w:val="Enfasidelicata"/>
          <w:rFonts w:ascii="Bell MT" w:hAnsi="Bell MT"/>
          <w:sz w:val="24"/>
          <w:szCs w:val="24"/>
        </w:rPr>
        <w:t xml:space="preserve"> paragraph.</w:t>
      </w:r>
    </w:p>
    <w:p w14:paraId="684D2C95" w14:textId="24384DAA" w:rsidR="00AC163C" w:rsidRPr="00F90645" w:rsidRDefault="00AC163C">
      <w:pPr>
        <w:pStyle w:val="Testonotaapidipagina"/>
      </w:pPr>
    </w:p>
  </w:footnote>
  <w:footnote w:id="2">
    <w:p w14:paraId="073890F6" w14:textId="3F467F10" w:rsidR="00AC163C" w:rsidDel="00073837" w:rsidRDefault="00AC163C">
      <w:pPr>
        <w:pStyle w:val="Testonotaapidipagina"/>
        <w:rPr>
          <w:del w:id="926" w:author="Etion Pinari [2]" w:date="2020-12-06T12:26:00Z"/>
          <w:lang w:val="en-US"/>
        </w:rPr>
      </w:pPr>
      <w:del w:id="927" w:author="Etion Pinari [2]" w:date="2020-12-06T12:26:00Z">
        <w:r w:rsidDel="00073837">
          <w:rPr>
            <w:rStyle w:val="Rimandonotaapidipagina"/>
          </w:rPr>
          <w:footnoteRef/>
        </w:r>
        <w:r w:rsidDel="00073837">
          <w:delText xml:space="preserve"> </w:delText>
        </w:r>
        <w:r w:rsidDel="00073837">
          <w:rPr>
            <w:lang w:val="en-US"/>
          </w:rPr>
          <w:delText>Requirements’ related actors:</w:delText>
        </w:r>
      </w:del>
    </w:p>
    <w:p w14:paraId="292B07EC" w14:textId="0CF44F5B" w:rsidR="00AC163C" w:rsidDel="00073837" w:rsidRDefault="00AC163C">
      <w:pPr>
        <w:pStyle w:val="Testonotaapidipagina"/>
        <w:rPr>
          <w:del w:id="928" w:author="Etion Pinari [2]" w:date="2020-12-06T12:26:00Z"/>
          <w:color w:val="538135" w:themeColor="accent6" w:themeShade="BF"/>
          <w:lang w:val="en-US"/>
        </w:rPr>
      </w:pPr>
      <w:del w:id="929" w:author="Etion Pinari [2]" w:date="2020-12-06T12:26:00Z">
        <w:r w:rsidDel="00073837">
          <w:rPr>
            <w:lang w:val="en-US"/>
          </w:rPr>
          <w:tab/>
          <w:delText>-</w:delText>
        </w:r>
        <w:r w:rsidRPr="00D01022" w:rsidDel="00073837">
          <w:rPr>
            <w:color w:val="FF3300"/>
            <w:lang w:val="en-US"/>
          </w:rPr>
          <w:delText>Red: users</w:delText>
        </w:r>
        <w:r w:rsidDel="00073837">
          <w:rPr>
            <w:lang w:val="en-US"/>
          </w:rPr>
          <w:tab/>
          <w:delText>-</w:delText>
        </w:r>
        <w:r w:rsidRPr="00D01022" w:rsidDel="00073837">
          <w:rPr>
            <w:color w:val="538135" w:themeColor="accent6" w:themeShade="BF"/>
            <w:lang w:val="en-US"/>
          </w:rPr>
          <w:delText>Green: store managers</w:delText>
        </w:r>
        <w:r w:rsidDel="00073837">
          <w:rPr>
            <w:color w:val="538135" w:themeColor="accent6" w:themeShade="BF"/>
            <w:lang w:val="en-US"/>
          </w:rPr>
          <w:delText xml:space="preserve"> (next page)</w:delText>
        </w:r>
      </w:del>
    </w:p>
    <w:p w14:paraId="11904974" w14:textId="49792F5A" w:rsidR="00AC163C" w:rsidRPr="00D01022" w:rsidDel="00073837" w:rsidRDefault="00AC163C">
      <w:pPr>
        <w:pStyle w:val="Testonotaapidipagina"/>
        <w:rPr>
          <w:del w:id="930" w:author="Etion Pinari [2]" w:date="2020-12-06T12:26:00Z"/>
          <w:lang w:val="en-US"/>
        </w:rPr>
      </w:pPr>
      <w:del w:id="931" w:author="Etion Pinari [2]" w:date="2020-12-06T12:26:00Z">
        <w:r w:rsidRPr="00D01022" w:rsidDel="00073837">
          <w:rPr>
            <w:lang w:val="en-US"/>
          </w:rPr>
          <w:delText>Through</w:delText>
        </w:r>
        <w:r w:rsidDel="00073837">
          <w:rPr>
            <w:lang w:val="en-US"/>
          </w:rPr>
          <w:delText xml:space="preserve"> the store manager actor, we also represent all store stakeholders that have as a goal to have as many people as possible inside stores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0"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2"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4"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5"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7"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0"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4"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5"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7" w15:restartNumberingAfterBreak="0">
    <w:nsid w:val="23D258B8"/>
    <w:multiLevelType w:val="hybridMultilevel"/>
    <w:tmpl w:val="B8448E1C"/>
    <w:lvl w:ilvl="0" w:tplc="ABBCC970">
      <w:start w:val="1"/>
      <w:numFmt w:val="decimal"/>
      <w:lvlText w:val="B.3.%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1"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2"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9"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0"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4"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46"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9"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0"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1"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6"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9"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0"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2"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3"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58876DA7"/>
    <w:multiLevelType w:val="hybridMultilevel"/>
    <w:tmpl w:val="D1321300"/>
    <w:lvl w:ilvl="0" w:tplc="EE049DF4">
      <w:start w:val="1"/>
      <w:numFmt w:val="decimal"/>
      <w:lvlText w:val="A.4.%1."/>
      <w:lvlJc w:val="right"/>
      <w:pPr>
        <w:ind w:left="1789" w:hanging="360"/>
      </w:pPr>
      <w:rPr>
        <w:rFonts w:hint="default"/>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66"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8"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9"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1"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2"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3"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78"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0"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1"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82"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83"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4"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87"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0"/>
  </w:num>
  <w:num w:numId="2">
    <w:abstractNumId w:val="38"/>
  </w:num>
  <w:num w:numId="3">
    <w:abstractNumId w:val="43"/>
  </w:num>
  <w:num w:numId="4">
    <w:abstractNumId w:val="57"/>
  </w:num>
  <w:num w:numId="5">
    <w:abstractNumId w:val="81"/>
  </w:num>
  <w:num w:numId="6">
    <w:abstractNumId w:val="26"/>
  </w:num>
  <w:num w:numId="7">
    <w:abstractNumId w:val="28"/>
  </w:num>
  <w:num w:numId="8">
    <w:abstractNumId w:val="31"/>
  </w:num>
  <w:num w:numId="9">
    <w:abstractNumId w:val="85"/>
  </w:num>
  <w:num w:numId="10">
    <w:abstractNumId w:val="78"/>
  </w:num>
  <w:num w:numId="11">
    <w:abstractNumId w:val="74"/>
  </w:num>
  <w:num w:numId="12">
    <w:abstractNumId w:val="48"/>
  </w:num>
  <w:num w:numId="13">
    <w:abstractNumId w:val="18"/>
  </w:num>
  <w:num w:numId="14">
    <w:abstractNumId w:val="67"/>
  </w:num>
  <w:num w:numId="15">
    <w:abstractNumId w:val="84"/>
  </w:num>
  <w:num w:numId="16">
    <w:abstractNumId w:val="52"/>
  </w:num>
  <w:num w:numId="17">
    <w:abstractNumId w:val="9"/>
  </w:num>
  <w:num w:numId="18">
    <w:abstractNumId w:val="63"/>
  </w:num>
  <w:num w:numId="19">
    <w:abstractNumId w:val="3"/>
  </w:num>
  <w:num w:numId="20">
    <w:abstractNumId w:val="75"/>
  </w:num>
  <w:num w:numId="21">
    <w:abstractNumId w:val="2"/>
  </w:num>
  <w:num w:numId="22">
    <w:abstractNumId w:val="82"/>
  </w:num>
  <w:num w:numId="23">
    <w:abstractNumId w:val="0"/>
  </w:num>
  <w:num w:numId="24">
    <w:abstractNumId w:val="50"/>
  </w:num>
  <w:num w:numId="25">
    <w:abstractNumId w:val="77"/>
  </w:num>
  <w:num w:numId="26">
    <w:abstractNumId w:val="71"/>
  </w:num>
  <w:num w:numId="27">
    <w:abstractNumId w:val="4"/>
  </w:num>
  <w:num w:numId="28">
    <w:abstractNumId w:val="25"/>
  </w:num>
  <w:num w:numId="29">
    <w:abstractNumId w:val="8"/>
  </w:num>
  <w:num w:numId="30">
    <w:abstractNumId w:val="62"/>
  </w:num>
  <w:num w:numId="31">
    <w:abstractNumId w:val="14"/>
  </w:num>
  <w:num w:numId="32">
    <w:abstractNumId w:val="17"/>
  </w:num>
  <w:num w:numId="33">
    <w:abstractNumId w:val="53"/>
  </w:num>
  <w:num w:numId="34">
    <w:abstractNumId w:val="45"/>
  </w:num>
  <w:num w:numId="35">
    <w:abstractNumId w:val="55"/>
  </w:num>
  <w:num w:numId="36">
    <w:abstractNumId w:val="7"/>
  </w:num>
  <w:num w:numId="37">
    <w:abstractNumId w:val="39"/>
  </w:num>
  <w:num w:numId="38">
    <w:abstractNumId w:val="47"/>
  </w:num>
  <w:num w:numId="39">
    <w:abstractNumId w:val="44"/>
  </w:num>
  <w:num w:numId="40">
    <w:abstractNumId w:val="58"/>
  </w:num>
  <w:num w:numId="41">
    <w:abstractNumId w:val="72"/>
  </w:num>
  <w:num w:numId="42">
    <w:abstractNumId w:val="49"/>
  </w:num>
  <w:num w:numId="43">
    <w:abstractNumId w:val="16"/>
  </w:num>
  <w:num w:numId="44">
    <w:abstractNumId w:val="60"/>
  </w:num>
  <w:num w:numId="45">
    <w:abstractNumId w:val="32"/>
  </w:num>
  <w:num w:numId="46">
    <w:abstractNumId w:val="35"/>
  </w:num>
  <w:num w:numId="47">
    <w:abstractNumId w:val="61"/>
  </w:num>
  <w:num w:numId="48">
    <w:abstractNumId w:val="46"/>
  </w:num>
  <w:num w:numId="49">
    <w:abstractNumId w:val="37"/>
  </w:num>
  <w:num w:numId="50">
    <w:abstractNumId w:val="15"/>
  </w:num>
  <w:num w:numId="51">
    <w:abstractNumId w:val="70"/>
  </w:num>
  <w:num w:numId="52">
    <w:abstractNumId w:val="21"/>
  </w:num>
  <w:num w:numId="53">
    <w:abstractNumId w:val="86"/>
  </w:num>
  <w:num w:numId="54">
    <w:abstractNumId w:val="36"/>
  </w:num>
  <w:num w:numId="55">
    <w:abstractNumId w:val="80"/>
  </w:num>
  <w:num w:numId="56">
    <w:abstractNumId w:val="11"/>
  </w:num>
  <w:num w:numId="57">
    <w:abstractNumId w:val="34"/>
  </w:num>
  <w:num w:numId="58">
    <w:abstractNumId w:val="40"/>
  </w:num>
  <w:num w:numId="59">
    <w:abstractNumId w:val="19"/>
  </w:num>
  <w:num w:numId="60">
    <w:abstractNumId w:val="42"/>
  </w:num>
  <w:num w:numId="61">
    <w:abstractNumId w:val="13"/>
  </w:num>
  <w:num w:numId="62">
    <w:abstractNumId w:val="20"/>
  </w:num>
  <w:num w:numId="63">
    <w:abstractNumId w:val="59"/>
  </w:num>
  <w:num w:numId="64">
    <w:abstractNumId w:val="10"/>
  </w:num>
  <w:num w:numId="65">
    <w:abstractNumId w:val="33"/>
  </w:num>
  <w:num w:numId="6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8"/>
  </w:num>
  <w:num w:numId="69">
    <w:abstractNumId w:val="5"/>
  </w:num>
  <w:num w:numId="70">
    <w:abstractNumId w:val="51"/>
  </w:num>
  <w:num w:numId="71">
    <w:abstractNumId w:val="12"/>
  </w:num>
  <w:num w:numId="72">
    <w:abstractNumId w:val="76"/>
  </w:num>
  <w:num w:numId="73">
    <w:abstractNumId w:val="29"/>
  </w:num>
  <w:num w:numId="74">
    <w:abstractNumId w:val="56"/>
  </w:num>
  <w:num w:numId="75">
    <w:abstractNumId w:val="66"/>
  </w:num>
  <w:num w:numId="76">
    <w:abstractNumId w:val="73"/>
  </w:num>
  <w:num w:numId="77">
    <w:abstractNumId w:val="54"/>
  </w:num>
  <w:num w:numId="78">
    <w:abstractNumId w:val="83"/>
  </w:num>
  <w:num w:numId="79">
    <w:abstractNumId w:val="22"/>
  </w:num>
  <w:num w:numId="80">
    <w:abstractNumId w:val="24"/>
  </w:num>
  <w:num w:numId="81">
    <w:abstractNumId w:val="64"/>
  </w:num>
  <w:num w:numId="82">
    <w:abstractNumId w:val="69"/>
  </w:num>
  <w:num w:numId="83">
    <w:abstractNumId w:val="87"/>
  </w:num>
  <w:num w:numId="84">
    <w:abstractNumId w:val="23"/>
  </w:num>
  <w:num w:numId="85">
    <w:abstractNumId w:val="79"/>
  </w:num>
  <w:num w:numId="86">
    <w:abstractNumId w:val="41"/>
  </w:num>
  <w:num w:numId="87">
    <w:abstractNumId w:val="27"/>
  </w:num>
  <w:num w:numId="88">
    <w:abstractNumId w:val="1"/>
  </w:num>
  <w:num w:numId="89">
    <w:abstractNumId w:val="6"/>
  </w:num>
  <w:num w:numId="90">
    <w:abstractNumId w:val="65"/>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20FC"/>
    <w:rsid w:val="000445A6"/>
    <w:rsid w:val="00046B80"/>
    <w:rsid w:val="000477F7"/>
    <w:rsid w:val="00050C00"/>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7272D"/>
    <w:rsid w:val="001826E7"/>
    <w:rsid w:val="00190735"/>
    <w:rsid w:val="00192850"/>
    <w:rsid w:val="0019584F"/>
    <w:rsid w:val="00195ED0"/>
    <w:rsid w:val="001A3C22"/>
    <w:rsid w:val="001A5FAF"/>
    <w:rsid w:val="001C2511"/>
    <w:rsid w:val="001C30C0"/>
    <w:rsid w:val="001C54E3"/>
    <w:rsid w:val="001D3AC1"/>
    <w:rsid w:val="001D427E"/>
    <w:rsid w:val="001D5207"/>
    <w:rsid w:val="001D5F33"/>
    <w:rsid w:val="001E571D"/>
    <w:rsid w:val="001F6074"/>
    <w:rsid w:val="00200B73"/>
    <w:rsid w:val="002040D5"/>
    <w:rsid w:val="0020562C"/>
    <w:rsid w:val="00214884"/>
    <w:rsid w:val="002158F3"/>
    <w:rsid w:val="00222115"/>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22F9"/>
    <w:rsid w:val="00376F86"/>
    <w:rsid w:val="00377EC6"/>
    <w:rsid w:val="00380D90"/>
    <w:rsid w:val="00383262"/>
    <w:rsid w:val="003865BD"/>
    <w:rsid w:val="003919B4"/>
    <w:rsid w:val="003A6295"/>
    <w:rsid w:val="003B3FEB"/>
    <w:rsid w:val="003C1EAB"/>
    <w:rsid w:val="003D51B3"/>
    <w:rsid w:val="003D51FB"/>
    <w:rsid w:val="003E2F26"/>
    <w:rsid w:val="0040018C"/>
    <w:rsid w:val="00405582"/>
    <w:rsid w:val="0042461E"/>
    <w:rsid w:val="0043295A"/>
    <w:rsid w:val="00434F51"/>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72E5"/>
    <w:rsid w:val="00501B01"/>
    <w:rsid w:val="005077B2"/>
    <w:rsid w:val="0050796D"/>
    <w:rsid w:val="00513AD3"/>
    <w:rsid w:val="00526931"/>
    <w:rsid w:val="00527327"/>
    <w:rsid w:val="00533346"/>
    <w:rsid w:val="0054074B"/>
    <w:rsid w:val="00540A7B"/>
    <w:rsid w:val="005432E1"/>
    <w:rsid w:val="00553C31"/>
    <w:rsid w:val="0055768D"/>
    <w:rsid w:val="00564211"/>
    <w:rsid w:val="005702C3"/>
    <w:rsid w:val="00571C1D"/>
    <w:rsid w:val="005746A1"/>
    <w:rsid w:val="00582023"/>
    <w:rsid w:val="00590AA7"/>
    <w:rsid w:val="00596B30"/>
    <w:rsid w:val="005B0933"/>
    <w:rsid w:val="005B16B3"/>
    <w:rsid w:val="005C0908"/>
    <w:rsid w:val="005C188C"/>
    <w:rsid w:val="005C5E36"/>
    <w:rsid w:val="005D4865"/>
    <w:rsid w:val="005F61F9"/>
    <w:rsid w:val="005F76ED"/>
    <w:rsid w:val="006232F9"/>
    <w:rsid w:val="006332A6"/>
    <w:rsid w:val="00634F51"/>
    <w:rsid w:val="00662ED3"/>
    <w:rsid w:val="00664977"/>
    <w:rsid w:val="006719AB"/>
    <w:rsid w:val="00684D5E"/>
    <w:rsid w:val="0068636E"/>
    <w:rsid w:val="006952C9"/>
    <w:rsid w:val="006A4109"/>
    <w:rsid w:val="006B1D70"/>
    <w:rsid w:val="006B446F"/>
    <w:rsid w:val="006B5465"/>
    <w:rsid w:val="006C6F3F"/>
    <w:rsid w:val="006D2584"/>
    <w:rsid w:val="006D2BE9"/>
    <w:rsid w:val="006D3562"/>
    <w:rsid w:val="006D5A98"/>
    <w:rsid w:val="006E19BF"/>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2C65"/>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64D5"/>
    <w:rsid w:val="00881403"/>
    <w:rsid w:val="0088414C"/>
    <w:rsid w:val="00884539"/>
    <w:rsid w:val="00886D10"/>
    <w:rsid w:val="008A0BD7"/>
    <w:rsid w:val="008A37D2"/>
    <w:rsid w:val="008B1088"/>
    <w:rsid w:val="008B1B38"/>
    <w:rsid w:val="008D1FA9"/>
    <w:rsid w:val="008D5406"/>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61E2"/>
    <w:rsid w:val="00996610"/>
    <w:rsid w:val="009967D5"/>
    <w:rsid w:val="00997693"/>
    <w:rsid w:val="009B7105"/>
    <w:rsid w:val="009C27DC"/>
    <w:rsid w:val="009C2972"/>
    <w:rsid w:val="009C361D"/>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163C"/>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61E5A"/>
    <w:rsid w:val="00B63660"/>
    <w:rsid w:val="00B6387C"/>
    <w:rsid w:val="00B63CFA"/>
    <w:rsid w:val="00B65541"/>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C028CD"/>
    <w:rsid w:val="00C03833"/>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2053"/>
    <w:rsid w:val="00CB5C26"/>
    <w:rsid w:val="00CC06C6"/>
    <w:rsid w:val="00CC2534"/>
    <w:rsid w:val="00CC718B"/>
    <w:rsid w:val="00CD0102"/>
    <w:rsid w:val="00CD0656"/>
    <w:rsid w:val="00CF1279"/>
    <w:rsid w:val="00D004EC"/>
    <w:rsid w:val="00D01022"/>
    <w:rsid w:val="00D14E3C"/>
    <w:rsid w:val="00D152F5"/>
    <w:rsid w:val="00D1562B"/>
    <w:rsid w:val="00D20AED"/>
    <w:rsid w:val="00D231C5"/>
    <w:rsid w:val="00D25FDB"/>
    <w:rsid w:val="00D302C7"/>
    <w:rsid w:val="00D45746"/>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74F6"/>
    <w:rsid w:val="00E23EC8"/>
    <w:rsid w:val="00E27365"/>
    <w:rsid w:val="00E27D71"/>
    <w:rsid w:val="00E32DB3"/>
    <w:rsid w:val="00E36D1F"/>
    <w:rsid w:val="00E4278B"/>
    <w:rsid w:val="00E44E1C"/>
    <w:rsid w:val="00E5360E"/>
    <w:rsid w:val="00E559C0"/>
    <w:rsid w:val="00E670C8"/>
    <w:rsid w:val="00E71D0B"/>
    <w:rsid w:val="00E72CF2"/>
    <w:rsid w:val="00E75F51"/>
    <w:rsid w:val="00E76873"/>
    <w:rsid w:val="00E854DC"/>
    <w:rsid w:val="00EA0F9F"/>
    <w:rsid w:val="00EC198B"/>
    <w:rsid w:val="00EC2B1B"/>
    <w:rsid w:val="00ED49B8"/>
    <w:rsid w:val="00ED6401"/>
    <w:rsid w:val="00EE658A"/>
    <w:rsid w:val="00EE7EF7"/>
    <w:rsid w:val="00EF1EC8"/>
    <w:rsid w:val="00F009CC"/>
    <w:rsid w:val="00F057DC"/>
    <w:rsid w:val="00F07180"/>
    <w:rsid w:val="00F077B0"/>
    <w:rsid w:val="00F11FCF"/>
    <w:rsid w:val="00F120B0"/>
    <w:rsid w:val="00F17D24"/>
    <w:rsid w:val="00F21F3F"/>
    <w:rsid w:val="00F62417"/>
    <w:rsid w:val="00F7002D"/>
    <w:rsid w:val="00F73CE8"/>
    <w:rsid w:val="00F877BD"/>
    <w:rsid w:val="00F90645"/>
    <w:rsid w:val="00F95DA5"/>
    <w:rsid w:val="00FB16C1"/>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rPr>
      <w:lang w:val="en-GB"/>
    </w:rPr>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hyperlink" Target="https://www.tuttitalia.it/lombardia/18-milano/statistiche/popolazione-andamento-demografico/"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hyperlink" Target="https://www.statista.com/statistics/251728/weekly-number-of-us-grocery-shopping-trips-per-househol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eur-lex.europa.eu/legal-content/EN/AUTO/?uri=CELEX:02016R0679-20160504&amp;qid=153234868343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istat.it/it/files/2018/12/C03.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insider.com/best-time-to-go-grocery-shopping-2018-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www.forbes.com/sites/joanverdon/2020/04/08/best-time-for-grocery-shopping-tips-from-in-store-traffic-dat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Pages>
  <Words>7557</Words>
  <Characters>43076</Characters>
  <Application>Microsoft Office Word</Application>
  <DocSecurity>0</DocSecurity>
  <Lines>358</Lines>
  <Paragraphs>101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109</cp:revision>
  <cp:lastPrinted>2020-12-05T02:30:00Z</cp:lastPrinted>
  <dcterms:created xsi:type="dcterms:W3CDTF">2020-12-04T21:19:00Z</dcterms:created>
  <dcterms:modified xsi:type="dcterms:W3CDTF">2020-12-07T22:14:00Z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