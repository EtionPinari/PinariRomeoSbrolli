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10"/>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699595DC">
      <w:pPr>
        <w:pStyle w:val="ListParagraph"/>
        <w:spacing w:line="240" w:lineRule="auto"/>
        <w:jc w:val="both"/>
        <w:rPr>
          <w:rStyle w:val="SubtleEmphasis"/>
          <w:rFonts w:ascii="Bell MT" w:hAnsi="Bell MT"/>
          <w:i w:val="0"/>
          <w:iCs w:val="0"/>
          <w:sz w:val="24"/>
          <w:szCs w:val="24"/>
        </w:rPr>
      </w:pPr>
      <w:r w:rsidRPr="699595DC">
        <w:rPr>
          <w:rStyle w:val="SubtleEmphasis"/>
          <w:rFonts w:ascii="Bell MT" w:hAnsi="Bell MT"/>
          <w:i w:val="0"/>
          <w:iCs w:val="0"/>
          <w:sz w:val="28"/>
          <w:szCs w:val="28"/>
        </w:rPr>
        <w:t xml:space="preserve">The system tries to </w:t>
      </w:r>
      <w:r w:rsidR="006B446F" w:rsidRPr="699595DC">
        <w:rPr>
          <w:rStyle w:val="SubtleEmphasis"/>
          <w:rFonts w:ascii="Bell MT" w:hAnsi="Bell MT"/>
          <w:i w:val="0"/>
          <w:iCs w:val="0"/>
          <w:sz w:val="28"/>
          <w:szCs w:val="28"/>
        </w:rPr>
        <w:t>put an end to</w:t>
      </w:r>
      <w:r w:rsidRPr="699595DC">
        <w:rPr>
          <w:rStyle w:val="SubtleEmphasis"/>
          <w:rFonts w:ascii="Bell MT" w:hAnsi="Bell MT"/>
          <w:i w:val="0"/>
          <w:iCs w:val="0"/>
          <w:sz w:val="28"/>
          <w:szCs w:val="28"/>
        </w:rPr>
        <w:t xml:space="preserve"> overcrowding </w:t>
      </w:r>
      <w:r w:rsidR="008009D1" w:rsidRPr="699595DC">
        <w:rPr>
          <w:rStyle w:val="SubtleEmphasis"/>
          <w:rFonts w:ascii="Bell MT" w:hAnsi="Bell MT"/>
          <w:i w:val="0"/>
          <w:iCs w:val="0"/>
          <w:sz w:val="28"/>
          <w:szCs w:val="28"/>
        </w:rPr>
        <w:t xml:space="preserve">inside common spaces </w:t>
      </w:r>
      <w:r w:rsidRPr="699595DC">
        <w:rPr>
          <w:rStyle w:val="SubtleEmphasis"/>
          <w:rFonts w:ascii="Bell MT" w:hAnsi="Bell MT"/>
          <w:i w:val="0"/>
          <w:iCs w:val="0"/>
          <w:sz w:val="28"/>
          <w:szCs w:val="28"/>
        </w:rPr>
        <w:t>and physical queues</w:t>
      </w:r>
      <w:r w:rsidR="008009D1" w:rsidRPr="699595DC">
        <w:rPr>
          <w:rStyle w:val="SubtleEmphasis"/>
          <w:rFonts w:ascii="Bell MT" w:hAnsi="Bell MT"/>
          <w:i w:val="0"/>
          <w:iCs w:val="0"/>
          <w:sz w:val="28"/>
          <w:szCs w:val="28"/>
        </w:rPr>
        <w:t xml:space="preserve"> as much as possible</w:t>
      </w:r>
      <w:r w:rsidRPr="699595DC">
        <w:rPr>
          <w:rStyle w:val="SubtleEmphasis"/>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SubtleEmphasis"/>
          <w:rFonts w:ascii="Bell MT" w:hAnsi="Bell MT"/>
          <w:i w:val="0"/>
          <w:iCs w:val="0"/>
          <w:sz w:val="28"/>
          <w:szCs w:val="28"/>
        </w:rPr>
        <w:t>incentivize</w:t>
      </w:r>
      <w:r w:rsidRPr="699595DC">
        <w:rPr>
          <w:rStyle w:val="SubtleEmphasis"/>
          <w:rFonts w:ascii="Bell MT" w:hAnsi="Bell MT"/>
          <w:i w:val="0"/>
          <w:iCs w:val="0"/>
          <w:sz w:val="28"/>
          <w:szCs w:val="28"/>
        </w:rPr>
        <w:t xml:space="preserve"> its users to line up virtually to go to said shops</w:t>
      </w:r>
      <w:r w:rsidR="006B446F" w:rsidRPr="699595DC">
        <w:rPr>
          <w:rStyle w:val="SubtleEmphasis"/>
          <w:rFonts w:ascii="Bell MT" w:hAnsi="Bell MT"/>
          <w:i w:val="0"/>
          <w:iCs w:val="0"/>
          <w:sz w:val="28"/>
          <w:szCs w:val="28"/>
        </w:rPr>
        <w:t xml:space="preserve"> and </w:t>
      </w:r>
      <w:r w:rsidR="008009D1" w:rsidRPr="699595DC">
        <w:rPr>
          <w:rStyle w:val="SubtleEmphasis"/>
          <w:rFonts w:ascii="Bell MT" w:hAnsi="Bell MT"/>
          <w:i w:val="0"/>
          <w:iCs w:val="0"/>
          <w:sz w:val="28"/>
          <w:szCs w:val="28"/>
        </w:rPr>
        <w:t>permit</w:t>
      </w:r>
      <w:r w:rsidRPr="699595DC">
        <w:rPr>
          <w:rStyle w:val="SubtleEmphasis"/>
          <w:rFonts w:ascii="Bell MT" w:hAnsi="Bell MT"/>
          <w:i w:val="0"/>
          <w:iCs w:val="0"/>
          <w:sz w:val="28"/>
          <w:szCs w:val="28"/>
        </w:rPr>
        <w:t xml:space="preserve"> to the shop managers to check how many people are inside at any time</w:t>
      </w:r>
      <w:r w:rsidRPr="699595DC">
        <w:rPr>
          <w:rStyle w:val="SubtleEmphasis"/>
          <w:rFonts w:ascii="Bell MT" w:hAnsi="Bell MT"/>
          <w:i w:val="0"/>
          <w:iCs w:val="0"/>
          <w:sz w:val="24"/>
          <w:szCs w:val="24"/>
        </w:rPr>
        <w:t>.</w:t>
      </w:r>
      <w:r w:rsidR="008009D1" w:rsidRPr="699595DC">
        <w:rPr>
          <w:rStyle w:val="SubtleEmphasis"/>
          <w:rFonts w:ascii="Bell MT" w:hAnsi="Bell MT"/>
          <w:i w:val="0"/>
          <w:iCs w:val="0"/>
          <w:sz w:val="24"/>
          <w:szCs w:val="24"/>
        </w:rPr>
        <w:t xml:space="preserve"> </w:t>
      </w:r>
    </w:p>
    <w:p w14:paraId="68178072" w14:textId="225E3147" w:rsidR="699595DC" w:rsidRDefault="699595DC" w:rsidP="699595DC">
      <w:pPr>
        <w:pStyle w:val="ListParagraph"/>
        <w:spacing w:line="240" w:lineRule="auto"/>
        <w:jc w:val="both"/>
        <w:rPr>
          <w:rStyle w:val="SubtleEmphasis"/>
          <w:rFonts w:ascii="Bell MT" w:hAnsi="Bell MT"/>
          <w:i w:val="0"/>
          <w:iCs w:val="0"/>
          <w:sz w:val="24"/>
          <w:szCs w:val="24"/>
        </w:rPr>
      </w:pPr>
    </w:p>
    <w:p w14:paraId="2E46A27D" w14:textId="67FBAE4A" w:rsidR="5AEF00DB" w:rsidRDefault="5AEF00DB" w:rsidP="699595DC">
      <w:pPr>
        <w:pStyle w:val="ListParagraph"/>
        <w:spacing w:line="240" w:lineRule="auto"/>
        <w:jc w:val="both"/>
        <w:rPr>
          <w:rStyle w:val="SubtleEmphasis"/>
          <w:rFonts w:ascii="Bell MT" w:hAnsi="Bell MT"/>
          <w:i w:val="0"/>
          <w:iCs w:val="0"/>
          <w:sz w:val="24"/>
          <w:szCs w:val="24"/>
        </w:rPr>
      </w:pPr>
      <w:r w:rsidRPr="699595DC">
        <w:rPr>
          <w:rStyle w:val="SubtleEmphasis"/>
          <w:rFonts w:ascii="Bell MT" w:hAnsi="Bell MT"/>
          <w:i w:val="0"/>
          <w:iCs w:val="0"/>
          <w:sz w:val="24"/>
          <w:szCs w:val="24"/>
        </w:rPr>
        <w:t>These goals are formally defined as the following:</w:t>
      </w:r>
    </w:p>
    <w:p w14:paraId="60A8D188" w14:textId="77892F9E" w:rsidR="699595DC" w:rsidRDefault="699595DC" w:rsidP="699595DC">
      <w:pPr>
        <w:pStyle w:val="ListParagraph"/>
        <w:spacing w:line="240" w:lineRule="auto"/>
        <w:jc w:val="both"/>
        <w:rPr>
          <w:rStyle w:val="SubtleEmphasis"/>
          <w:rFonts w:ascii="Bell MT" w:hAnsi="Bell MT"/>
          <w:i w:val="0"/>
          <w:iCs w:val="0"/>
          <w:sz w:val="24"/>
          <w:szCs w:val="24"/>
        </w:rPr>
      </w:pPr>
    </w:p>
    <w:p w14:paraId="6B2F9510" w14:textId="11DAAFDE" w:rsidR="2DF14870" w:rsidRPr="00D01022" w:rsidRDefault="2DF14870">
      <w:pPr>
        <w:pStyle w:val="ListParagraph"/>
        <w:numPr>
          <w:ilvl w:val="2"/>
          <w:numId w:val="3"/>
        </w:numPr>
        <w:spacing w:line="240" w:lineRule="auto"/>
        <w:jc w:val="both"/>
        <w:rPr>
          <w:rStyle w:val="SubtleEmphasis"/>
          <w:i w:val="0"/>
          <w:iCs w:val="0"/>
          <w:sz w:val="24"/>
          <w:szCs w:val="24"/>
        </w:rPr>
      </w:pPr>
      <w:r w:rsidRPr="699595DC">
        <w:rPr>
          <w:rStyle w:val="SubtleEmphasis"/>
          <w:rFonts w:ascii="Bell MT" w:hAnsi="Bell MT"/>
          <w:i w:val="0"/>
          <w:iCs w:val="0"/>
          <w:sz w:val="24"/>
          <w:szCs w:val="24"/>
        </w:rPr>
        <w:t>Store Manager related:</w:t>
      </w:r>
    </w:p>
    <w:p w14:paraId="0D998C07" w14:textId="77777777" w:rsidR="00434F51" w:rsidRDefault="00434F51" w:rsidP="00D01022">
      <w:pPr>
        <w:pStyle w:val="ListParagraph"/>
        <w:spacing w:line="240" w:lineRule="auto"/>
        <w:ind w:left="2160"/>
        <w:jc w:val="both"/>
        <w:rPr>
          <w:rStyle w:val="SubtleEmphasis"/>
          <w:i w:val="0"/>
          <w:iCs w:val="0"/>
          <w:sz w:val="24"/>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G1</w:t>
            </w:r>
          </w:p>
        </w:tc>
        <w:tc>
          <w:tcPr>
            <w:tcW w:w="8580" w:type="dxa"/>
          </w:tcPr>
          <w:p w14:paraId="0F490A2D" w14:textId="714296A9"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G2</w:t>
            </w:r>
          </w:p>
        </w:tc>
        <w:tc>
          <w:tcPr>
            <w:tcW w:w="8580" w:type="dxa"/>
          </w:tcPr>
          <w:p w14:paraId="336B4D00" w14:textId="4A196D3E" w:rsidR="5E13FF22" w:rsidRDefault="5E13FF22" w:rsidP="00D01022">
            <w:pPr>
              <w:pStyle w:val="ListParagraph"/>
              <w:ind w:left="0"/>
              <w:rPr>
                <w:rStyle w:val="SubtleEmphasis"/>
                <w:rFonts w:ascii="Bell MT" w:hAnsi="Bell MT"/>
                <w:i w:val="0"/>
                <w:iCs w:val="0"/>
                <w:sz w:val="24"/>
                <w:szCs w:val="24"/>
              </w:rPr>
            </w:pPr>
            <w:r w:rsidRPr="699595DC">
              <w:rPr>
                <w:rStyle w:val="SubtleEmphasis"/>
                <w:rFonts w:ascii="Bell MT" w:hAnsi="Bell MT"/>
                <w:i w:val="0"/>
                <w:iCs w:val="0"/>
                <w:sz w:val="24"/>
                <w:szCs w:val="24"/>
              </w:rPr>
              <w:t>The store manager should regulate the influx of people that can enter inside the store.</w:t>
            </w:r>
          </w:p>
        </w:tc>
      </w:tr>
    </w:tbl>
    <w:p w14:paraId="1DA25A87" w14:textId="392F0B01" w:rsidR="699595DC" w:rsidRDefault="699595DC" w:rsidP="00D01022">
      <w:pPr>
        <w:ind w:left="720"/>
        <w:rPr>
          <w:rFonts w:ascii="Bell MT" w:eastAsia="Bell MT" w:hAnsi="Bell MT" w:cs="Bell MT"/>
          <w:sz w:val="24"/>
          <w:szCs w:val="24"/>
        </w:rPr>
      </w:pPr>
    </w:p>
    <w:p w14:paraId="54894030" w14:textId="569D9ABE" w:rsidR="4C65A1FE" w:rsidRDefault="4C65A1FE">
      <w:pPr>
        <w:pStyle w:val="ListParagraph"/>
        <w:numPr>
          <w:ilvl w:val="2"/>
          <w:numId w:val="2"/>
        </w:numPr>
        <w:rPr>
          <w:rFonts w:ascii="Bell MT" w:eastAsia="Bell MT" w:hAnsi="Bell MT" w:cs="Bell MT"/>
          <w:sz w:val="24"/>
          <w:szCs w:val="24"/>
        </w:rPr>
      </w:pPr>
      <w:r w:rsidRPr="00D01022">
        <w:rPr>
          <w:rFonts w:ascii="Bell MT" w:eastAsia="Bell MT" w:hAnsi="Bell MT" w:cs="Bell MT"/>
          <w:sz w:val="24"/>
          <w:szCs w:val="24"/>
        </w:rPr>
        <w:t>Store stakeholders and users</w:t>
      </w:r>
    </w:p>
    <w:p w14:paraId="77465FAF" w14:textId="77777777" w:rsidR="00434F51" w:rsidRDefault="00434F51" w:rsidP="00D01022">
      <w:pPr>
        <w:pStyle w:val="ListParagraph"/>
        <w:ind w:left="2160"/>
        <w:rPr>
          <w:rFonts w:ascii="Bell MT" w:eastAsia="Bell MT" w:hAnsi="Bell MT" w:cs="Bell MT"/>
          <w:sz w:val="24"/>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G3</w:t>
            </w:r>
          </w:p>
        </w:tc>
        <w:tc>
          <w:tcPr>
            <w:tcW w:w="8595" w:type="dxa"/>
          </w:tcPr>
          <w:p w14:paraId="67AA9491" w14:textId="1DDA52D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G4</w:t>
            </w:r>
          </w:p>
        </w:tc>
        <w:tc>
          <w:tcPr>
            <w:tcW w:w="8595" w:type="dxa"/>
          </w:tcPr>
          <w:p w14:paraId="6961FFEC" w14:textId="1E1EC1AA"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G5</w:t>
            </w:r>
          </w:p>
        </w:tc>
        <w:tc>
          <w:tcPr>
            <w:tcW w:w="8595" w:type="dxa"/>
          </w:tcPr>
          <w:p w14:paraId="58956E4D" w14:textId="646BA163"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 xml:space="preserve">Stores should allow as many customers inside as </w:t>
            </w:r>
            <w:commentRangeStart w:id="1"/>
            <w:r>
              <w:rPr>
                <w:rFonts w:ascii="Bell MT" w:eastAsia="Bell MT" w:hAnsi="Bell MT" w:cs="Bell MT"/>
                <w:sz w:val="24"/>
                <w:szCs w:val="24"/>
              </w:rPr>
              <w:t>possible</w:t>
            </w:r>
            <w:commentRangeEnd w:id="1"/>
            <w:r>
              <w:rPr>
                <w:rStyle w:val="CommentReference"/>
              </w:rPr>
              <w:commentReference w:id="1"/>
            </w:r>
          </w:p>
        </w:tc>
      </w:tr>
    </w:tbl>
    <w:p w14:paraId="03D65A70" w14:textId="4B386482" w:rsidR="006B446F" w:rsidRDefault="006B446F" w:rsidP="699595DC">
      <w:pPr>
        <w:pStyle w:val="ListParagraph"/>
        <w:spacing w:line="240" w:lineRule="auto"/>
        <w:rPr>
          <w:rStyle w:val="SubtleEmphasis"/>
          <w:rFonts w:ascii="Bell MT" w:hAnsi="Bell MT"/>
          <w:i w:val="0"/>
          <w:iCs w:val="0"/>
          <w:sz w:val="28"/>
          <w:szCs w:val="28"/>
        </w:rPr>
      </w:pPr>
    </w:p>
    <w:p w14:paraId="4D74A039" w14:textId="0E33921D" w:rsidR="00434F51" w:rsidRDefault="00434F51" w:rsidP="699595DC">
      <w:pPr>
        <w:pStyle w:val="ListParagraph"/>
        <w:spacing w:line="240" w:lineRule="auto"/>
        <w:rPr>
          <w:rStyle w:val="SubtleEmphasis"/>
          <w:rFonts w:ascii="Bell MT" w:hAnsi="Bell MT"/>
          <w:i w:val="0"/>
          <w:iCs w:val="0"/>
          <w:sz w:val="28"/>
          <w:szCs w:val="28"/>
        </w:rPr>
      </w:pPr>
    </w:p>
    <w:p w14:paraId="6B79091F" w14:textId="1D5FD902" w:rsidR="00434F51" w:rsidRDefault="00434F51" w:rsidP="699595DC">
      <w:pPr>
        <w:pStyle w:val="ListParagraph"/>
        <w:spacing w:line="240" w:lineRule="auto"/>
        <w:rPr>
          <w:rStyle w:val="SubtleEmphasis"/>
          <w:rFonts w:ascii="Bell MT" w:hAnsi="Bell MT"/>
          <w:i w:val="0"/>
          <w:iCs w:val="0"/>
          <w:sz w:val="28"/>
          <w:szCs w:val="28"/>
        </w:rPr>
      </w:pPr>
    </w:p>
    <w:p w14:paraId="0114E730" w14:textId="19F5DE87" w:rsidR="00434F51" w:rsidRDefault="00434F51" w:rsidP="699595DC">
      <w:pPr>
        <w:pStyle w:val="ListParagraph"/>
        <w:spacing w:line="240" w:lineRule="auto"/>
        <w:rPr>
          <w:rStyle w:val="SubtleEmphasis"/>
          <w:rFonts w:ascii="Bell MT" w:hAnsi="Bell MT"/>
          <w:i w:val="0"/>
          <w:iCs w:val="0"/>
          <w:sz w:val="28"/>
          <w:szCs w:val="28"/>
        </w:rPr>
      </w:pPr>
    </w:p>
    <w:p w14:paraId="3D216EDC" w14:textId="77777777" w:rsidR="00434F51" w:rsidRPr="00AC6E28" w:rsidRDefault="00434F51" w:rsidP="00D01022">
      <w:pPr>
        <w:spacing w:line="240" w:lineRule="auto"/>
        <w:rPr>
          <w:rStyle w:val="SubtleEmphasis"/>
          <w:rFonts w:ascii="Bell MT" w:hAnsi="Bell MT"/>
          <w:i w:val="0"/>
          <w:iCs w:val="0"/>
          <w:sz w:val="28"/>
          <w:szCs w:val="28"/>
        </w:rPr>
      </w:pPr>
    </w:p>
    <w:p w14:paraId="4532DC40" w14:textId="1EC3676C" w:rsidR="00434F51" w:rsidRPr="00D01022" w:rsidRDefault="370E1471" w:rsidP="00D01022">
      <w:pPr>
        <w:pStyle w:val="ListParagraph"/>
        <w:numPr>
          <w:ilvl w:val="2"/>
          <w:numId w:val="1"/>
        </w:numPr>
        <w:spacing w:line="240" w:lineRule="auto"/>
        <w:rPr>
          <w:rStyle w:val="SubtleEmphasis"/>
          <w:i w:val="0"/>
          <w:iCs w:val="0"/>
          <w:sz w:val="24"/>
          <w:szCs w:val="24"/>
        </w:rPr>
      </w:pPr>
      <w:r w:rsidRPr="00D01022">
        <w:rPr>
          <w:rStyle w:val="SubtleEmphasis"/>
          <w:rFonts w:ascii="Bell MT" w:hAnsi="Bell MT"/>
          <w:i w:val="0"/>
          <w:iCs w:val="0"/>
          <w:sz w:val="24"/>
          <w:szCs w:val="24"/>
        </w:rPr>
        <w:t>Users and customers</w:t>
      </w:r>
    </w:p>
    <w:tbl>
      <w:tblPr>
        <w:tblStyle w:val="TableGrid"/>
        <w:tblW w:w="0" w:type="auto"/>
        <w:tblInd w:w="720" w:type="dxa"/>
        <w:tblLayout w:type="fixed"/>
        <w:tblLook w:val="06A0" w:firstRow="1" w:lastRow="0" w:firstColumn="1" w:lastColumn="0" w:noHBand="1" w:noVBand="1"/>
        <w:tblPrChange w:id="2" w:author="Cristian Sbrolli" w:date="2020-12-04T22:21:00Z">
          <w:tblPr>
            <w:tblStyle w:val="TableGrid"/>
            <w:tblW w:w="0" w:type="auto"/>
            <w:tblInd w:w="720" w:type="dxa"/>
            <w:tblLayout w:type="fixed"/>
            <w:tblLook w:val="06A0" w:firstRow="1" w:lastRow="0" w:firstColumn="1" w:lastColumn="0" w:noHBand="1" w:noVBand="1"/>
          </w:tblPr>
        </w:tblPrChange>
      </w:tblPr>
      <w:tblGrid>
        <w:gridCol w:w="840"/>
        <w:gridCol w:w="8400"/>
        <w:tblGridChange w:id="3">
          <w:tblGrid>
            <w:gridCol w:w="840"/>
            <w:gridCol w:w="8400"/>
          </w:tblGrid>
        </w:tblGridChange>
      </w:tblGrid>
      <w:tr w:rsidR="699595DC" w14:paraId="68C64992" w14:textId="77777777" w:rsidTr="00D25FDB">
        <w:tc>
          <w:tcPr>
            <w:tcW w:w="840" w:type="dxa"/>
            <w:tcPrChange w:id="4" w:author="Cristian Sbrolli" w:date="2020-12-04T22:21:00Z">
              <w:tcPr>
                <w:tcW w:w="840" w:type="dxa"/>
              </w:tcPr>
            </w:tcPrChange>
          </w:tcPr>
          <w:p w14:paraId="24AEF99E" w14:textId="77777777" w:rsidR="370E1471" w:rsidRDefault="370E1471" w:rsidP="00D25FDB">
            <w:pPr>
              <w:rPr>
                <w:ins w:id="5" w:author="Cristian Sbrolli" w:date="2020-12-04T22:21:00Z"/>
                <w:rStyle w:val="SubtleEmphasis"/>
                <w:rFonts w:ascii="Bell MT" w:hAnsi="Bell MT"/>
                <w:i w:val="0"/>
                <w:iCs w:val="0"/>
                <w:sz w:val="24"/>
                <w:szCs w:val="24"/>
              </w:rPr>
            </w:pPr>
            <w:r w:rsidRPr="00D01022">
              <w:rPr>
                <w:rStyle w:val="SubtleEmphasis"/>
                <w:rFonts w:ascii="Bell MT" w:hAnsi="Bell MT"/>
                <w:i w:val="0"/>
                <w:iCs w:val="0"/>
                <w:sz w:val="24"/>
                <w:szCs w:val="24"/>
              </w:rPr>
              <w:t>G</w:t>
            </w:r>
            <w:r w:rsidR="00AC6E28">
              <w:rPr>
                <w:rStyle w:val="SubtleEmphasis"/>
                <w:rFonts w:ascii="Bell MT" w:hAnsi="Bell MT"/>
                <w:i w:val="0"/>
                <w:iCs w:val="0"/>
                <w:sz w:val="24"/>
                <w:szCs w:val="24"/>
              </w:rPr>
              <w:t>6</w:t>
            </w:r>
          </w:p>
          <w:p w14:paraId="01C5DC63" w14:textId="582FF017" w:rsidR="00D25FDB" w:rsidRPr="00D25FDB" w:rsidRDefault="00D25FDB" w:rsidP="002C295C">
            <w:pPr>
              <w:rPr>
                <w:rStyle w:val="SubtleEmphasis"/>
                <w:rPrChange w:id="6" w:author="Cristian Sbrolli" w:date="2020-12-04T22:21:00Z">
                  <w:rPr>
                    <w:rStyle w:val="SubtleEmphasis"/>
                    <w:rFonts w:ascii="Bell MT" w:hAnsi="Bell MT"/>
                    <w:i w:val="0"/>
                    <w:iCs w:val="0"/>
                    <w:sz w:val="24"/>
                    <w:szCs w:val="24"/>
                  </w:rPr>
                </w:rPrChange>
              </w:rPr>
            </w:pPr>
          </w:p>
        </w:tc>
        <w:tc>
          <w:tcPr>
            <w:tcW w:w="8400" w:type="dxa"/>
            <w:tcPrChange w:id="7" w:author="Cristian Sbrolli" w:date="2020-12-04T22:21:00Z">
              <w:tcPr>
                <w:tcW w:w="8400" w:type="dxa"/>
              </w:tcPr>
            </w:tcPrChange>
          </w:tcPr>
          <w:p w14:paraId="2493F6D5" w14:textId="483722A3" w:rsidR="00D25FDB" w:rsidRPr="00D01022" w:rsidRDefault="370E1471" w:rsidP="002C295C">
            <w:pPr>
              <w:rPr>
                <w:rStyle w:val="SubtleEmphasis"/>
                <w:rFonts w:ascii="Bell MT" w:hAnsi="Bell MT"/>
                <w:i w:val="0"/>
                <w:iCs w:val="0"/>
                <w:sz w:val="24"/>
                <w:szCs w:val="24"/>
              </w:rPr>
            </w:pPr>
            <w:del w:id="8" w:author="Cristian Sbrolli" w:date="2020-12-04T22:14:00Z">
              <w:r w:rsidRPr="00D01022" w:rsidDel="00FC5BF1">
                <w:rPr>
                  <w:rStyle w:val="SubtleEmphasis"/>
                  <w:rFonts w:ascii="Bell MT" w:hAnsi="Bell MT"/>
                  <w:i w:val="0"/>
                  <w:iCs w:val="0"/>
                  <w:sz w:val="24"/>
                  <w:szCs w:val="24"/>
                </w:rPr>
                <w:delText xml:space="preserve">Anyone </w:delText>
              </w:r>
            </w:del>
            <w:ins w:id="9" w:author="Cristian Sbrolli" w:date="2020-12-04T22:14:00Z">
              <w:r w:rsidR="00FC5BF1">
                <w:rPr>
                  <w:rStyle w:val="SubtleEmphasis"/>
                  <w:rFonts w:ascii="Bell MT" w:hAnsi="Bell MT"/>
                  <w:i w:val="0"/>
                  <w:iCs w:val="0"/>
                  <w:sz w:val="24"/>
                  <w:szCs w:val="24"/>
                </w:rPr>
                <w:t>Users</w:t>
              </w:r>
              <w:r w:rsidR="00FC5BF1" w:rsidRPr="00D01022">
                <w:rPr>
                  <w:rStyle w:val="SubtleEmphasis"/>
                  <w:rFonts w:ascii="Bell MT" w:hAnsi="Bell MT"/>
                  <w:i w:val="0"/>
                  <w:iCs w:val="0"/>
                  <w:sz w:val="24"/>
                  <w:szCs w:val="24"/>
                </w:rPr>
                <w:t xml:space="preserve"> </w:t>
              </w:r>
            </w:ins>
            <w:del w:id="10" w:author="Cristian Sbrolli" w:date="2020-12-04T22:29:00Z">
              <w:r w:rsidRPr="00D01022" w:rsidDel="00D578AF">
                <w:rPr>
                  <w:rStyle w:val="SubtleEmphasis"/>
                  <w:rFonts w:ascii="Bell MT" w:hAnsi="Bell MT"/>
                  <w:i w:val="0"/>
                  <w:iCs w:val="0"/>
                  <w:sz w:val="24"/>
                  <w:szCs w:val="24"/>
                </w:rPr>
                <w:delText>who</w:delText>
              </w:r>
            </w:del>
            <w:ins w:id="11" w:author="Cristian Sbrolli" w:date="2020-12-04T22:30:00Z">
              <w:r w:rsidR="00D578AF">
                <w:rPr>
                  <w:rStyle w:val="SubtleEmphasis"/>
                  <w:rFonts w:ascii="Bell MT" w:hAnsi="Bell MT"/>
                  <w:i w:val="0"/>
                  <w:iCs w:val="0"/>
                  <w:sz w:val="24"/>
                  <w:szCs w:val="24"/>
                </w:rPr>
                <w:t>that</w:t>
              </w:r>
            </w:ins>
            <w:r w:rsidRPr="00D01022">
              <w:rPr>
                <w:rStyle w:val="SubtleEmphasis"/>
                <w:rFonts w:ascii="Bell MT" w:hAnsi="Bell MT"/>
                <w:i w:val="0"/>
                <w:iCs w:val="0"/>
                <w:sz w:val="24"/>
                <w:szCs w:val="24"/>
              </w:rPr>
              <w:t xml:space="preserve"> wants to book a visit to </w:t>
            </w:r>
            <w:ins w:id="12" w:author="Cristian Sbrolli" w:date="2020-12-04T22:22:00Z">
              <w:r w:rsidR="00D25FDB">
                <w:rPr>
                  <w:rStyle w:val="SubtleEmphasis"/>
                  <w:rFonts w:ascii="Bell MT" w:hAnsi="Bell MT"/>
                  <w:i w:val="0"/>
                  <w:iCs w:val="0"/>
                  <w:sz w:val="24"/>
                  <w:szCs w:val="24"/>
                </w:rPr>
                <w:t>a store through the app</w:t>
              </w:r>
            </w:ins>
            <w:del w:id="13" w:author="Cristian Sbrolli" w:date="2020-12-04T22:22:00Z">
              <w:r w:rsidRPr="00D01022" w:rsidDel="00D25FDB">
                <w:rPr>
                  <w:rStyle w:val="SubtleEmphasis"/>
                  <w:rFonts w:ascii="Bell MT" w:hAnsi="Bell MT"/>
                  <w:i w:val="0"/>
                  <w:iCs w:val="0"/>
                  <w:sz w:val="24"/>
                  <w:szCs w:val="24"/>
                </w:rPr>
                <w:delText>the stores</w:delText>
              </w:r>
            </w:del>
            <w:r w:rsidRPr="00D01022">
              <w:rPr>
                <w:rStyle w:val="SubtleEmphasis"/>
                <w:rFonts w:ascii="Bell MT" w:hAnsi="Bell MT"/>
                <w:i w:val="0"/>
                <w:iCs w:val="0"/>
                <w:sz w:val="24"/>
                <w:szCs w:val="24"/>
              </w:rPr>
              <w:t xml:space="preserve"> should decide their desired time to go</w:t>
            </w:r>
            <w:ins w:id="14" w:author="Cristian Sbrolli" w:date="2020-12-04T22:16:00Z">
              <w:r w:rsidR="00FC5BF1">
                <w:rPr>
                  <w:rStyle w:val="SubtleEmphasis"/>
                  <w:rFonts w:ascii="Bell MT" w:hAnsi="Bell MT"/>
                  <w:i w:val="0"/>
                  <w:iCs w:val="0"/>
                  <w:sz w:val="24"/>
                  <w:szCs w:val="24"/>
                </w:rPr>
                <w:t xml:space="preserve"> shopping</w:t>
              </w:r>
            </w:ins>
            <w:ins w:id="15" w:author="Cristian Sbrolli" w:date="2020-12-04T22:17:00Z">
              <w:r w:rsidR="00BD72D3">
                <w:rPr>
                  <w:rStyle w:val="SubtleEmphasis"/>
                  <w:rFonts w:ascii="Bell MT" w:hAnsi="Bell MT"/>
                  <w:i w:val="0"/>
                  <w:iCs w:val="0"/>
                  <w:sz w:val="24"/>
                  <w:szCs w:val="24"/>
                </w:rPr>
                <w:t xml:space="preserve"> among available time slots</w:t>
              </w:r>
            </w:ins>
            <w:r w:rsidRPr="00D01022">
              <w:rPr>
                <w:rStyle w:val="SubtleEmphasis"/>
                <w:rFonts w:ascii="Bell MT" w:hAnsi="Bell MT"/>
                <w:i w:val="0"/>
                <w:iCs w:val="0"/>
                <w:sz w:val="24"/>
                <w:szCs w:val="24"/>
              </w:rPr>
              <w:t>.</w:t>
            </w:r>
          </w:p>
        </w:tc>
      </w:tr>
      <w:tr w:rsidR="699595DC" w14:paraId="7D0CDF00" w14:textId="77777777" w:rsidTr="00A61D2A">
        <w:trPr>
          <w:trHeight w:val="1269"/>
        </w:trPr>
        <w:tc>
          <w:tcPr>
            <w:tcW w:w="840" w:type="dxa"/>
            <w:tcPrChange w:id="16" w:author="Cristian Sbrolli" w:date="2020-12-04T22:26:00Z">
              <w:tcPr>
                <w:tcW w:w="840" w:type="dxa"/>
              </w:tcPr>
            </w:tcPrChange>
          </w:tcPr>
          <w:p w14:paraId="2BF0FCD0" w14:textId="77777777" w:rsidR="370E1471" w:rsidRDefault="370E1471" w:rsidP="699595DC">
            <w:pPr>
              <w:rPr>
                <w:ins w:id="17" w:author="Cristian Sbrolli" w:date="2020-12-04T22:26:00Z"/>
                <w:rStyle w:val="SubtleEmphasis"/>
                <w:rFonts w:ascii="Bell MT" w:hAnsi="Bell MT"/>
                <w:i w:val="0"/>
                <w:iCs w:val="0"/>
                <w:sz w:val="24"/>
                <w:szCs w:val="24"/>
              </w:rPr>
            </w:pPr>
            <w:r w:rsidRPr="00D01022">
              <w:rPr>
                <w:rStyle w:val="SubtleEmphasis"/>
                <w:rFonts w:ascii="Bell MT" w:hAnsi="Bell MT"/>
                <w:i w:val="0"/>
                <w:iCs w:val="0"/>
                <w:sz w:val="24"/>
                <w:szCs w:val="24"/>
              </w:rPr>
              <w:t>G</w:t>
            </w:r>
            <w:r w:rsidR="00AC6E28">
              <w:rPr>
                <w:rStyle w:val="SubtleEmphasis"/>
                <w:rFonts w:ascii="Bell MT" w:hAnsi="Bell MT"/>
                <w:i w:val="0"/>
                <w:iCs w:val="0"/>
                <w:sz w:val="24"/>
                <w:szCs w:val="24"/>
              </w:rPr>
              <w:t>7</w:t>
            </w:r>
          </w:p>
          <w:p w14:paraId="6F53C285" w14:textId="77777777" w:rsidR="00A61D2A" w:rsidRDefault="00A61D2A" w:rsidP="699595DC">
            <w:pPr>
              <w:rPr>
                <w:ins w:id="18" w:author="Cristian Sbrolli" w:date="2020-12-04T22:26:00Z"/>
                <w:rStyle w:val="SubtleEmphasis"/>
                <w:rFonts w:ascii="Bell MT" w:hAnsi="Bell MT"/>
                <w:i w:val="0"/>
                <w:iCs w:val="0"/>
                <w:sz w:val="24"/>
                <w:szCs w:val="24"/>
              </w:rPr>
            </w:pPr>
          </w:p>
          <w:p w14:paraId="562F0AA6" w14:textId="77777777" w:rsidR="00A61D2A" w:rsidRDefault="00A61D2A" w:rsidP="699595DC">
            <w:pPr>
              <w:rPr>
                <w:ins w:id="19" w:author="Cristian Sbrolli" w:date="2020-12-04T22:27:00Z"/>
                <w:rStyle w:val="SubtleEmphasis"/>
                <w:rFonts w:ascii="Bell MT" w:hAnsi="Bell MT"/>
                <w:i w:val="0"/>
                <w:iCs w:val="0"/>
                <w:sz w:val="24"/>
                <w:szCs w:val="24"/>
              </w:rPr>
            </w:pPr>
          </w:p>
          <w:p w14:paraId="34648B17" w14:textId="3F4825C3" w:rsidR="00A61D2A" w:rsidRPr="00A61D2A" w:rsidRDefault="00A61D2A" w:rsidP="699595DC">
            <w:pPr>
              <w:rPr>
                <w:rStyle w:val="SubtleEmphasis"/>
                <w:rFonts w:ascii="Bell MT" w:hAnsi="Bell MT"/>
                <w:i w:val="0"/>
                <w:iCs w:val="0"/>
                <w:sz w:val="22"/>
                <w:szCs w:val="22"/>
                <w:rPrChange w:id="20" w:author="Cristian Sbrolli" w:date="2020-12-04T22:27:00Z">
                  <w:rPr>
                    <w:rStyle w:val="SubtleEmphasis"/>
                    <w:rFonts w:ascii="Bell MT" w:hAnsi="Bell MT"/>
                    <w:i w:val="0"/>
                    <w:iCs w:val="0"/>
                    <w:sz w:val="24"/>
                    <w:szCs w:val="24"/>
                  </w:rPr>
                </w:rPrChange>
              </w:rPr>
            </w:pPr>
            <w:ins w:id="21" w:author="Cristian Sbrolli" w:date="2020-12-04T22:27:00Z">
              <w:r>
                <w:rPr>
                  <w:rStyle w:val="SubtleEmphasis"/>
                  <w:rFonts w:ascii="Bell MT" w:hAnsi="Bell MT"/>
                  <w:i w:val="0"/>
                  <w:iCs w:val="0"/>
                  <w:sz w:val="24"/>
                  <w:szCs w:val="24"/>
                </w:rPr>
                <w:t xml:space="preserve">   </w:t>
              </w:r>
              <w:r>
                <w:rPr>
                  <w:rStyle w:val="SubtleEmphasis"/>
                  <w:rFonts w:ascii="Bell MT" w:hAnsi="Bell MT"/>
                  <w:i w:val="0"/>
                  <w:iCs w:val="0"/>
                  <w:sz w:val="22"/>
                  <w:szCs w:val="22"/>
                </w:rPr>
                <w:t>G7.1</w:t>
              </w:r>
            </w:ins>
          </w:p>
        </w:tc>
        <w:tc>
          <w:tcPr>
            <w:tcW w:w="8400" w:type="dxa"/>
            <w:tcPrChange w:id="22" w:author="Cristian Sbrolli" w:date="2020-12-04T22:26:00Z">
              <w:tcPr>
                <w:tcW w:w="8400" w:type="dxa"/>
              </w:tcPr>
            </w:tcPrChange>
          </w:tcPr>
          <w:p w14:paraId="4104AFD9" w14:textId="136911CF" w:rsidR="370E1471" w:rsidRDefault="370E1471" w:rsidP="699595DC">
            <w:pPr>
              <w:rPr>
                <w:ins w:id="23" w:author="Cristian Sbrolli" w:date="2020-12-04T22:27:00Z"/>
                <w:rStyle w:val="SubtleEmphasis"/>
                <w:rFonts w:ascii="Bell MT" w:hAnsi="Bell MT"/>
                <w:i w:val="0"/>
                <w:iCs w:val="0"/>
                <w:sz w:val="24"/>
                <w:szCs w:val="24"/>
              </w:rPr>
            </w:pPr>
            <w:del w:id="24" w:author="Cristian Sbrolli" w:date="2020-12-04T22:14:00Z">
              <w:r w:rsidRPr="00D01022" w:rsidDel="00FC5BF1">
                <w:rPr>
                  <w:rStyle w:val="SubtleEmphasis"/>
                  <w:rFonts w:ascii="Bell MT" w:hAnsi="Bell MT"/>
                  <w:i w:val="0"/>
                  <w:iCs w:val="0"/>
                  <w:sz w:val="24"/>
                  <w:szCs w:val="24"/>
                </w:rPr>
                <w:delText xml:space="preserve">Anyone </w:delText>
              </w:r>
            </w:del>
            <w:ins w:id="25" w:author="Cristian Sbrolli" w:date="2020-12-04T22:14:00Z">
              <w:r w:rsidR="00FC5BF1">
                <w:rPr>
                  <w:rStyle w:val="SubtleEmphasis"/>
                  <w:rFonts w:ascii="Bell MT" w:hAnsi="Bell MT"/>
                  <w:i w:val="0"/>
                  <w:iCs w:val="0"/>
                  <w:sz w:val="24"/>
                  <w:szCs w:val="24"/>
                </w:rPr>
                <w:t>Users</w:t>
              </w:r>
              <w:r w:rsidR="00FC5BF1" w:rsidRPr="00D01022">
                <w:rPr>
                  <w:rStyle w:val="SubtleEmphasis"/>
                  <w:rFonts w:ascii="Bell MT" w:hAnsi="Bell MT"/>
                  <w:i w:val="0"/>
                  <w:iCs w:val="0"/>
                  <w:sz w:val="24"/>
                  <w:szCs w:val="24"/>
                </w:rPr>
                <w:t xml:space="preserve"> </w:t>
              </w:r>
            </w:ins>
            <w:del w:id="26" w:author="Cristian Sbrolli" w:date="2020-12-04T22:29:00Z">
              <w:r w:rsidRPr="00D01022" w:rsidDel="00D578AF">
                <w:rPr>
                  <w:rStyle w:val="SubtleEmphasis"/>
                  <w:rFonts w:ascii="Bell MT" w:hAnsi="Bell MT"/>
                  <w:i w:val="0"/>
                  <w:iCs w:val="0"/>
                  <w:sz w:val="24"/>
                  <w:szCs w:val="24"/>
                </w:rPr>
                <w:delText>who</w:delText>
              </w:r>
            </w:del>
            <w:ins w:id="27" w:author="Cristian Sbrolli" w:date="2020-12-04T22:29:00Z">
              <w:r w:rsidR="00D578AF">
                <w:rPr>
                  <w:rStyle w:val="SubtleEmphasis"/>
                  <w:rFonts w:ascii="Bell MT" w:hAnsi="Bell MT"/>
                  <w:i w:val="0"/>
                  <w:iCs w:val="0"/>
                  <w:sz w:val="24"/>
                  <w:szCs w:val="24"/>
                </w:rPr>
                <w:t>that</w:t>
              </w:r>
            </w:ins>
            <w:r w:rsidRPr="00D01022">
              <w:rPr>
                <w:rStyle w:val="SubtleEmphasis"/>
                <w:rFonts w:ascii="Bell MT" w:hAnsi="Bell MT"/>
                <w:i w:val="0"/>
                <w:iCs w:val="0"/>
                <w:sz w:val="24"/>
                <w:szCs w:val="24"/>
              </w:rPr>
              <w:t xml:space="preserve"> </w:t>
            </w:r>
            <w:ins w:id="28" w:author="Cristian Sbrolli" w:date="2020-12-04T22:25:00Z">
              <w:r w:rsidR="00986C8D">
                <w:rPr>
                  <w:rStyle w:val="SubtleEmphasis"/>
                  <w:rFonts w:ascii="Bell MT" w:hAnsi="Bell MT"/>
                  <w:i w:val="0"/>
                  <w:iCs w:val="0"/>
                  <w:sz w:val="24"/>
                  <w:szCs w:val="24"/>
                </w:rPr>
                <w:t>lines up through the app</w:t>
              </w:r>
            </w:ins>
            <w:del w:id="29" w:author="Cristian Sbrolli" w:date="2020-12-04T22:24:00Z">
              <w:r w:rsidRPr="00D01022" w:rsidDel="00986C8D">
                <w:rPr>
                  <w:rStyle w:val="SubtleEmphasis"/>
                  <w:rFonts w:ascii="Bell MT" w:hAnsi="Bell MT"/>
                  <w:i w:val="0"/>
                  <w:iCs w:val="0"/>
                  <w:sz w:val="24"/>
                  <w:szCs w:val="24"/>
                </w:rPr>
                <w:delText>wants to go in any store</w:delText>
              </w:r>
            </w:del>
            <w:r w:rsidRPr="00D01022">
              <w:rPr>
                <w:rStyle w:val="SubtleEmphasis"/>
                <w:rFonts w:ascii="Bell MT" w:hAnsi="Bell MT"/>
                <w:i w:val="0"/>
                <w:iCs w:val="0"/>
                <w:sz w:val="24"/>
                <w:szCs w:val="24"/>
              </w:rPr>
              <w:t xml:space="preserve"> should </w:t>
            </w:r>
            <w:del w:id="30" w:author="Cristian Sbrolli" w:date="2020-12-04T22:25:00Z">
              <w:r w:rsidRPr="00D01022" w:rsidDel="00986C8D">
                <w:rPr>
                  <w:rStyle w:val="SubtleEmphasis"/>
                  <w:rFonts w:ascii="Bell MT" w:hAnsi="Bell MT"/>
                  <w:i w:val="0"/>
                  <w:iCs w:val="0"/>
                  <w:sz w:val="24"/>
                  <w:szCs w:val="24"/>
                </w:rPr>
                <w:delText xml:space="preserve">not need to stand in queue in front of </w:delText>
              </w:r>
              <w:r w:rsidR="00A26F1D" w:rsidDel="00986C8D">
                <w:rPr>
                  <w:rStyle w:val="SubtleEmphasis"/>
                  <w:rFonts w:ascii="Bell MT" w:hAnsi="Bell MT"/>
                  <w:i w:val="0"/>
                  <w:iCs w:val="0"/>
                  <w:sz w:val="24"/>
                  <w:szCs w:val="24"/>
                </w:rPr>
                <w:delText>the store</w:delText>
              </w:r>
              <w:r w:rsidRPr="00D01022" w:rsidDel="00986C8D">
                <w:rPr>
                  <w:rStyle w:val="SubtleEmphasis"/>
                  <w:rFonts w:ascii="Bell MT" w:hAnsi="Bell MT"/>
                  <w:i w:val="0"/>
                  <w:iCs w:val="0"/>
                  <w:sz w:val="24"/>
                  <w:szCs w:val="24"/>
                </w:rPr>
                <w:delText>.</w:delText>
              </w:r>
            </w:del>
            <w:ins w:id="31" w:author="Cristian Sbrolli" w:date="2020-12-04T22:25:00Z">
              <w:r w:rsidR="00986C8D">
                <w:rPr>
                  <w:rStyle w:val="SubtleEmphasis"/>
                  <w:rFonts w:ascii="Bell MT" w:hAnsi="Bell MT"/>
                  <w:i w:val="0"/>
                  <w:iCs w:val="0"/>
                  <w:sz w:val="24"/>
                  <w:szCs w:val="24"/>
                </w:rPr>
                <w:t>be able to shop</w:t>
              </w:r>
            </w:ins>
            <w:ins w:id="32" w:author="Cristian Sbrolli" w:date="2020-12-04T22:38:00Z">
              <w:r w:rsidR="003722F9">
                <w:rPr>
                  <w:rStyle w:val="SubtleEmphasis"/>
                  <w:rFonts w:ascii="Bell MT" w:hAnsi="Bell MT"/>
                  <w:i w:val="0"/>
                  <w:iCs w:val="0"/>
                  <w:sz w:val="24"/>
                  <w:szCs w:val="24"/>
                </w:rPr>
                <w:t xml:space="preserve"> in the chosen market</w:t>
              </w:r>
            </w:ins>
            <w:ins w:id="33" w:author="Cristian Sbrolli" w:date="2020-12-04T22:25:00Z">
              <w:r w:rsidR="00986C8D">
                <w:rPr>
                  <w:rStyle w:val="SubtleEmphasis"/>
                  <w:rFonts w:ascii="Bell MT" w:hAnsi="Bell MT"/>
                  <w:i w:val="0"/>
                  <w:iCs w:val="0"/>
                  <w:sz w:val="24"/>
                  <w:szCs w:val="24"/>
                </w:rPr>
                <w:t xml:space="preserve"> without standing in queue in front of the store.</w:t>
              </w:r>
            </w:ins>
          </w:p>
          <w:p w14:paraId="487C1068" w14:textId="77777777" w:rsidR="00A61D2A" w:rsidRDefault="00A61D2A" w:rsidP="699595DC">
            <w:pPr>
              <w:rPr>
                <w:ins w:id="34" w:author="Cristian Sbrolli" w:date="2020-12-04T22:27:00Z"/>
                <w:rStyle w:val="SubtleEmphasis"/>
                <w:rFonts w:ascii="Bell MT" w:hAnsi="Bell MT"/>
                <w:i w:val="0"/>
                <w:iCs w:val="0"/>
                <w:sz w:val="24"/>
                <w:szCs w:val="24"/>
              </w:rPr>
            </w:pPr>
          </w:p>
          <w:p w14:paraId="3784A272" w14:textId="36A1A936" w:rsidR="00A61D2A" w:rsidRPr="00D01022" w:rsidRDefault="00A61D2A" w:rsidP="699595DC">
            <w:pPr>
              <w:rPr>
                <w:rStyle w:val="SubtleEmphasis"/>
                <w:rFonts w:ascii="Bell MT" w:hAnsi="Bell MT"/>
                <w:i w:val="0"/>
                <w:iCs w:val="0"/>
                <w:sz w:val="24"/>
                <w:szCs w:val="24"/>
              </w:rPr>
            </w:pPr>
            <w:ins w:id="35" w:author="Cristian Sbrolli" w:date="2020-12-04T22:27:00Z">
              <w:r>
                <w:rPr>
                  <w:rStyle w:val="SubtleEmphasis"/>
                  <w:rFonts w:ascii="Bell MT" w:hAnsi="Bell MT"/>
                  <w:i w:val="0"/>
                  <w:iCs w:val="0"/>
                  <w:sz w:val="24"/>
                  <w:szCs w:val="24"/>
                </w:rPr>
                <w:t xml:space="preserve">Users </w:t>
              </w:r>
            </w:ins>
            <w:ins w:id="36" w:author="Cristian Sbrolli" w:date="2020-12-04T22:30:00Z">
              <w:r w:rsidR="00D578AF">
                <w:rPr>
                  <w:rStyle w:val="SubtleEmphasis"/>
                  <w:rFonts w:ascii="Bell MT" w:hAnsi="Bell MT"/>
                  <w:i w:val="0"/>
                  <w:iCs w:val="0"/>
                  <w:sz w:val="24"/>
                  <w:szCs w:val="24"/>
                </w:rPr>
                <w:t>that</w:t>
              </w:r>
              <w:r w:rsidR="00D578AF" w:rsidRPr="00D01022">
                <w:rPr>
                  <w:rStyle w:val="SubtleEmphasis"/>
                  <w:rFonts w:ascii="Bell MT" w:hAnsi="Bell MT"/>
                  <w:i w:val="0"/>
                  <w:iCs w:val="0"/>
                  <w:sz w:val="24"/>
                  <w:szCs w:val="24"/>
                </w:rPr>
                <w:t xml:space="preserve"> </w:t>
              </w:r>
            </w:ins>
            <w:ins w:id="37" w:author="Cristian Sbrolli" w:date="2020-12-04T22:27:00Z">
              <w:r>
                <w:rPr>
                  <w:rStyle w:val="SubtleEmphasis"/>
                  <w:rFonts w:ascii="Bell MT" w:hAnsi="Bell MT"/>
                  <w:i w:val="0"/>
                  <w:iCs w:val="0"/>
                  <w:sz w:val="24"/>
                  <w:szCs w:val="24"/>
                </w:rPr>
                <w:t>booked a visit through the app should be able to shop without standing in queue in front of the store.</w:t>
              </w:r>
            </w:ins>
          </w:p>
        </w:tc>
      </w:tr>
      <w:tr w:rsidR="00FC5BF1" w14:paraId="2CC0FCE0" w14:textId="77777777" w:rsidTr="00D01022">
        <w:trPr>
          <w:ins w:id="38" w:author="Cristian Sbrolli" w:date="2020-12-04T22:13:00Z"/>
        </w:trPr>
        <w:tc>
          <w:tcPr>
            <w:tcW w:w="840" w:type="dxa"/>
          </w:tcPr>
          <w:p w14:paraId="65734304" w14:textId="46F9E6B5" w:rsidR="00FC5BF1" w:rsidRPr="00D01022" w:rsidRDefault="00FC5BF1" w:rsidP="699595DC">
            <w:pPr>
              <w:rPr>
                <w:ins w:id="39" w:author="Cristian Sbrolli" w:date="2020-12-04T22:13:00Z"/>
                <w:rStyle w:val="SubtleEmphasis"/>
                <w:rFonts w:ascii="Bell MT" w:hAnsi="Bell MT"/>
                <w:i w:val="0"/>
                <w:iCs w:val="0"/>
                <w:sz w:val="24"/>
                <w:szCs w:val="24"/>
              </w:rPr>
            </w:pPr>
            <w:ins w:id="40" w:author="Cristian Sbrolli" w:date="2020-12-04T22:13:00Z">
              <w:r>
                <w:rPr>
                  <w:rStyle w:val="SubtleEmphasis"/>
                  <w:rFonts w:ascii="Bell MT" w:hAnsi="Bell MT"/>
                  <w:i w:val="0"/>
                  <w:iCs w:val="0"/>
                  <w:sz w:val="24"/>
                  <w:szCs w:val="24"/>
                </w:rPr>
                <w:t>G</w:t>
              </w:r>
            </w:ins>
            <w:ins w:id="41" w:author="Cristian Sbrolli" w:date="2020-12-04T22:14:00Z">
              <w:r>
                <w:rPr>
                  <w:rStyle w:val="SubtleEmphasis"/>
                  <w:rFonts w:ascii="Bell MT" w:hAnsi="Bell MT"/>
                  <w:i w:val="0"/>
                  <w:iCs w:val="0"/>
                  <w:sz w:val="24"/>
                  <w:szCs w:val="24"/>
                </w:rPr>
                <w:t>8</w:t>
              </w:r>
            </w:ins>
          </w:p>
        </w:tc>
        <w:tc>
          <w:tcPr>
            <w:tcW w:w="8400" w:type="dxa"/>
          </w:tcPr>
          <w:p w14:paraId="11DED5E9" w14:textId="09AE6B52" w:rsidR="00FC5BF1" w:rsidRPr="00D01022" w:rsidRDefault="00FC5BF1" w:rsidP="699595DC">
            <w:pPr>
              <w:rPr>
                <w:ins w:id="42" w:author="Cristian Sbrolli" w:date="2020-12-04T22:13:00Z"/>
                <w:rStyle w:val="SubtleEmphasis"/>
                <w:rFonts w:ascii="Bell MT" w:hAnsi="Bell MT"/>
                <w:i w:val="0"/>
                <w:iCs w:val="0"/>
                <w:sz w:val="24"/>
                <w:szCs w:val="24"/>
              </w:rPr>
            </w:pPr>
            <w:ins w:id="43" w:author="Cristian Sbrolli" w:date="2020-12-04T22:15:00Z">
              <w:r>
                <w:rPr>
                  <w:rStyle w:val="SubtleEmphasis"/>
                  <w:rFonts w:ascii="Bell MT" w:hAnsi="Bell MT"/>
                  <w:i w:val="0"/>
                  <w:iCs w:val="0"/>
                  <w:sz w:val="24"/>
                  <w:szCs w:val="24"/>
                </w:rPr>
                <w:t xml:space="preserve">Users that </w:t>
              </w:r>
            </w:ins>
            <w:ins w:id="44" w:author="Cristian Sbrolli" w:date="2020-12-04T22:17:00Z">
              <w:r w:rsidR="00BD72D3">
                <w:rPr>
                  <w:rStyle w:val="SubtleEmphasis"/>
                  <w:rFonts w:ascii="Bell MT" w:hAnsi="Bell MT"/>
                  <w:i w:val="0"/>
                  <w:iCs w:val="0"/>
                  <w:sz w:val="24"/>
                  <w:szCs w:val="24"/>
                </w:rPr>
                <w:t>do not</w:t>
              </w:r>
            </w:ins>
            <w:ins w:id="45" w:author="Cristian Sbrolli" w:date="2020-12-04T22:15:00Z">
              <w:r>
                <w:rPr>
                  <w:rStyle w:val="SubtleEmphasis"/>
                  <w:rFonts w:ascii="Bell MT" w:hAnsi="Bell MT"/>
                  <w:i w:val="0"/>
                  <w:iCs w:val="0"/>
                  <w:sz w:val="24"/>
                  <w:szCs w:val="24"/>
                </w:rPr>
                <w:t xml:space="preserve"> use the app sho</w:t>
              </w:r>
            </w:ins>
            <w:ins w:id="46" w:author="Cristian Sbrolli" w:date="2020-12-04T22:16:00Z">
              <w:r>
                <w:rPr>
                  <w:rStyle w:val="SubtleEmphasis"/>
                  <w:rFonts w:ascii="Bell MT" w:hAnsi="Bell MT"/>
                  <w:i w:val="0"/>
                  <w:iCs w:val="0"/>
                  <w:sz w:val="24"/>
                  <w:szCs w:val="24"/>
                </w:rPr>
                <w:t xml:space="preserve">uld be able to shop </w:t>
              </w:r>
            </w:ins>
            <w:ins w:id="47" w:author="Cristian Sbrolli" w:date="2020-12-04T22:24:00Z">
              <w:r w:rsidR="00986C8D">
                <w:rPr>
                  <w:rStyle w:val="SubtleEmphasis"/>
                  <w:rFonts w:ascii="Bell MT" w:hAnsi="Bell MT"/>
                  <w:i w:val="0"/>
                  <w:iCs w:val="0"/>
                  <w:sz w:val="24"/>
                  <w:szCs w:val="24"/>
                </w:rPr>
                <w:t>without standing in queue in front of the store</w:t>
              </w:r>
            </w:ins>
            <w:ins w:id="48" w:author="Cristian Sbrolli" w:date="2020-12-04T22:25:00Z">
              <w:r w:rsidR="00986C8D">
                <w:rPr>
                  <w:rStyle w:val="SubtleEmphasis"/>
                  <w:rFonts w:ascii="Bell MT" w:hAnsi="Bell MT"/>
                  <w:i w:val="0"/>
                  <w:iCs w:val="0"/>
                  <w:sz w:val="24"/>
                  <w:szCs w:val="24"/>
                </w:rPr>
                <w:t>.</w:t>
              </w:r>
            </w:ins>
          </w:p>
        </w:tc>
      </w:tr>
    </w:tbl>
    <w:p w14:paraId="25D466A7" w14:textId="77777777" w:rsidR="004909D9" w:rsidRDefault="004909D9">
      <w:pPr>
        <w:ind w:left="720" w:firstLine="720"/>
        <w:rPr>
          <w:rFonts w:ascii="Bell MT" w:eastAsia="Bell MT" w:hAnsi="Bell MT" w:cs="Bell MT"/>
          <w:sz w:val="24"/>
          <w:szCs w:val="24"/>
        </w:rPr>
      </w:pPr>
    </w:p>
    <w:p w14:paraId="71FE9882" w14:textId="46BE761D" w:rsidR="370E1471" w:rsidRDefault="370E1471" w:rsidP="00D01022">
      <w:pPr>
        <w:ind w:firstLine="720"/>
        <w:rPr>
          <w:rFonts w:ascii="Bell MT" w:eastAsia="Bell MT" w:hAnsi="Bell MT" w:cs="Bell MT"/>
          <w:sz w:val="24"/>
          <w:szCs w:val="24"/>
        </w:rPr>
      </w:pPr>
      <w:r w:rsidRPr="00D01022">
        <w:rPr>
          <w:rFonts w:ascii="Bell MT" w:eastAsia="Bell MT" w:hAnsi="Bell MT" w:cs="Bell MT"/>
          <w:sz w:val="24"/>
          <w:szCs w:val="24"/>
        </w:rPr>
        <w:t>A</w:t>
      </w:r>
      <w:r w:rsidR="00D1562B">
        <w:rPr>
          <w:rFonts w:ascii="Bell MT" w:eastAsia="Bell MT" w:hAnsi="Bell MT" w:cs="Bell MT"/>
          <w:sz w:val="24"/>
          <w:szCs w:val="24"/>
        </w:rPr>
        <w:t>s</w:t>
      </w:r>
      <w:r w:rsidRPr="00D01022">
        <w:rPr>
          <w:rFonts w:ascii="Bell MT" w:eastAsia="Bell MT" w:hAnsi="Bell MT" w:cs="Bell MT"/>
          <w:sz w:val="24"/>
          <w:szCs w:val="24"/>
        </w:rPr>
        <w:t xml:space="preserve"> subgoal</w:t>
      </w:r>
      <w:r w:rsidR="00D1562B">
        <w:rPr>
          <w:rFonts w:ascii="Bell MT" w:eastAsia="Bell MT" w:hAnsi="Bell MT" w:cs="Bell MT"/>
          <w:sz w:val="24"/>
          <w:szCs w:val="24"/>
        </w:rPr>
        <w:t>s</w:t>
      </w:r>
      <w:r w:rsidRPr="699595DC">
        <w:rPr>
          <w:rFonts w:ascii="Bell MT" w:eastAsia="Bell MT" w:hAnsi="Bell MT" w:cs="Bell MT"/>
          <w:sz w:val="24"/>
          <w:szCs w:val="24"/>
        </w:rPr>
        <w:t xml:space="preserve"> of these </w:t>
      </w:r>
      <w:r w:rsidR="00D1562B">
        <w:rPr>
          <w:rFonts w:ascii="Bell MT" w:eastAsia="Bell MT" w:hAnsi="Bell MT" w:cs="Bell MT"/>
          <w:sz w:val="24"/>
          <w:szCs w:val="24"/>
        </w:rPr>
        <w:t xml:space="preserve">last </w:t>
      </w:r>
      <w:r w:rsidRPr="699595DC">
        <w:rPr>
          <w:rFonts w:ascii="Bell MT" w:eastAsia="Bell MT" w:hAnsi="Bell MT" w:cs="Bell MT"/>
          <w:sz w:val="24"/>
          <w:szCs w:val="24"/>
        </w:rPr>
        <w:t xml:space="preserve">two goals </w:t>
      </w:r>
      <w:r w:rsidR="00D1562B">
        <w:rPr>
          <w:rFonts w:ascii="Bell MT" w:eastAsia="Bell MT" w:hAnsi="Bell MT" w:cs="Bell MT"/>
          <w:sz w:val="24"/>
          <w:szCs w:val="24"/>
        </w:rPr>
        <w:t xml:space="preserve">we </w:t>
      </w:r>
      <w:r w:rsidRPr="699595DC">
        <w:rPr>
          <w:rFonts w:ascii="Bell MT" w:eastAsia="Bell MT" w:hAnsi="Bell MT" w:cs="Bell MT"/>
          <w:sz w:val="24"/>
          <w:szCs w:val="24"/>
        </w:rPr>
        <w:t xml:space="preserve">would </w:t>
      </w:r>
      <w:r w:rsidR="00D1562B">
        <w:rPr>
          <w:rFonts w:ascii="Bell MT" w:eastAsia="Bell MT" w:hAnsi="Bell MT" w:cs="Bell MT"/>
          <w:sz w:val="24"/>
          <w:szCs w:val="24"/>
        </w:rPr>
        <w:t>hav</w:t>
      </w:r>
      <w:r w:rsidRPr="699595DC">
        <w:rPr>
          <w:rFonts w:ascii="Bell MT" w:eastAsia="Bell MT" w:hAnsi="Bell MT" w:cs="Bell MT"/>
          <w:sz w:val="24"/>
          <w:szCs w:val="24"/>
        </w:rPr>
        <w:t>e:</w:t>
      </w:r>
    </w:p>
    <w:p w14:paraId="3FFCD427" w14:textId="13C611BA" w:rsidR="370E1471" w:rsidDel="00D25FDB" w:rsidRDefault="370E1471" w:rsidP="699595DC">
      <w:pPr>
        <w:ind w:left="720" w:firstLine="720"/>
        <w:rPr>
          <w:del w:id="49" w:author="Cristian Sbrolli" w:date="2020-12-04T22:20:00Z"/>
          <w:rFonts w:ascii="Bell MT" w:eastAsia="Bell MT" w:hAnsi="Bell MT" w:cs="Bell MT"/>
          <w:sz w:val="24"/>
          <w:szCs w:val="24"/>
        </w:rPr>
      </w:pPr>
      <w:r w:rsidRPr="699595DC">
        <w:rPr>
          <w:rFonts w:ascii="Bell MT" w:eastAsia="Bell MT" w:hAnsi="Bell MT" w:cs="Bell MT"/>
          <w:sz w:val="24"/>
          <w:szCs w:val="24"/>
        </w:rPr>
        <w:t>Sub-G</w:t>
      </w:r>
      <w:r w:rsidR="0010361F">
        <w:rPr>
          <w:rFonts w:ascii="Bell MT" w:eastAsia="Bell MT" w:hAnsi="Bell MT" w:cs="Bell MT"/>
          <w:sz w:val="24"/>
          <w:szCs w:val="24"/>
        </w:rPr>
        <w:t>8</w:t>
      </w:r>
      <w:r w:rsidRPr="699595DC">
        <w:rPr>
          <w:rFonts w:ascii="Bell MT" w:eastAsia="Bell MT" w:hAnsi="Bell MT" w:cs="Bell MT"/>
          <w:sz w:val="24"/>
          <w:szCs w:val="24"/>
        </w:rPr>
        <w:t>: “The ability to know which stores are available to go to, at any moment.”</w:t>
      </w:r>
    </w:p>
    <w:p w14:paraId="277F0EFC" w14:textId="3176BB5E" w:rsidR="00434F51" w:rsidDel="00D25FDB" w:rsidRDefault="00D1562B" w:rsidP="00D01022">
      <w:pPr>
        <w:ind w:left="1440"/>
        <w:rPr>
          <w:del w:id="50" w:author="Cristian Sbrolli" w:date="2020-12-04T22:20:00Z"/>
          <w:rFonts w:ascii="Bell MT" w:eastAsia="Bell MT" w:hAnsi="Bell MT" w:cs="Bell MT"/>
          <w:sz w:val="24"/>
          <w:szCs w:val="24"/>
        </w:rPr>
      </w:pPr>
      <w:del w:id="51" w:author="Cristian Sbrolli" w:date="2020-12-04T22:20:00Z">
        <w:r w:rsidDel="00D25FDB">
          <w:rPr>
            <w:rFonts w:ascii="Bell MT" w:eastAsia="Bell MT" w:hAnsi="Bell MT" w:cs="Bell MT"/>
            <w:sz w:val="24"/>
            <w:szCs w:val="24"/>
          </w:rPr>
          <w:delText>Sub-G</w:delText>
        </w:r>
        <w:r w:rsidR="0010361F" w:rsidDel="00D25FDB">
          <w:rPr>
            <w:rFonts w:ascii="Bell MT" w:eastAsia="Bell MT" w:hAnsi="Bell MT" w:cs="Bell MT"/>
            <w:sz w:val="24"/>
            <w:szCs w:val="24"/>
          </w:rPr>
          <w:delText>9</w:delText>
        </w:r>
        <w:r w:rsidDel="00D25FDB">
          <w:rPr>
            <w:rFonts w:ascii="Bell MT" w:eastAsia="Bell MT" w:hAnsi="Bell MT" w:cs="Bell MT"/>
            <w:sz w:val="24"/>
            <w:szCs w:val="24"/>
          </w:rPr>
          <w:delText>: “</w:delText>
        </w:r>
        <w:r w:rsidR="00A65C96" w:rsidRPr="00A65C96" w:rsidDel="00D25FDB">
          <w:rPr>
            <w:rFonts w:ascii="Bell MT" w:eastAsia="Bell MT" w:hAnsi="Bell MT" w:cs="Bell MT"/>
            <w:sz w:val="24"/>
            <w:szCs w:val="24"/>
          </w:rPr>
          <w:delText xml:space="preserve">Customers should be suggested different available stores to go to, if their </w:delText>
        </w:r>
        <w:commentRangeStart w:id="52"/>
        <w:r w:rsidR="00A65C96" w:rsidRPr="00A65C96" w:rsidDel="00D25FDB">
          <w:rPr>
            <w:rFonts w:ascii="Bell MT" w:eastAsia="Bell MT" w:hAnsi="Bell MT" w:cs="Bell MT"/>
            <w:sz w:val="24"/>
            <w:szCs w:val="24"/>
          </w:rPr>
          <w:delText>requested</w:delText>
        </w:r>
        <w:commentRangeEnd w:id="52"/>
        <w:r w:rsidR="006D2584" w:rsidDel="00D25FDB">
          <w:rPr>
            <w:rStyle w:val="CommentReference"/>
          </w:rPr>
          <w:commentReference w:id="52"/>
        </w:r>
        <w:r w:rsidR="00A65C96" w:rsidRPr="00A65C96" w:rsidDel="00D25FDB">
          <w:rPr>
            <w:rFonts w:ascii="Bell MT" w:eastAsia="Bell MT" w:hAnsi="Bell MT" w:cs="Bell MT"/>
            <w:sz w:val="24"/>
            <w:szCs w:val="24"/>
          </w:rPr>
          <w:delText xml:space="preserve"> one has no available spaces</w:delText>
        </w:r>
        <w:r w:rsidR="00434F51" w:rsidDel="00D25FDB">
          <w:rPr>
            <w:rFonts w:ascii="Bell MT" w:eastAsia="Bell MT" w:hAnsi="Bell MT" w:cs="Bell MT"/>
            <w:sz w:val="24"/>
            <w:szCs w:val="24"/>
          </w:rPr>
          <w:delText>”</w:delText>
        </w:r>
      </w:del>
    </w:p>
    <w:p w14:paraId="69CF4820" w14:textId="1329B090" w:rsidR="00D1562B" w:rsidRPr="00D01022" w:rsidRDefault="00434F51" w:rsidP="00D25FDB">
      <w:pPr>
        <w:ind w:left="720" w:firstLine="720"/>
        <w:rPr>
          <w:rFonts w:ascii="Bell MT" w:eastAsia="Bell MT" w:hAnsi="Bell MT" w:cs="Bell MT"/>
          <w:sz w:val="24"/>
          <w:szCs w:val="24"/>
        </w:rPr>
        <w:pPrChange w:id="53" w:author="Cristian Sbrolli" w:date="2020-12-04T22:20:00Z">
          <w:pPr/>
        </w:pPrChange>
      </w:pPr>
      <w:r>
        <w:rPr>
          <w:rFonts w:ascii="Bell MT" w:eastAsia="Bell MT" w:hAnsi="Bell MT" w:cs="Bell MT"/>
          <w:sz w:val="24"/>
          <w:szCs w:val="24"/>
        </w:rPr>
        <w:br w:type="page"/>
      </w:r>
    </w:p>
    <w:p w14:paraId="5A3E592F" w14:textId="3C5D72A7" w:rsidR="699595DC" w:rsidRDefault="699595DC" w:rsidP="699595DC">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283DBFC8" w14:textId="75EFEE4D" w:rsidR="003D51FB" w:rsidRDefault="003D51FB" w:rsidP="00D01022">
      <w:pPr>
        <w:spacing w:line="240" w:lineRule="auto"/>
        <w:jc w:val="both"/>
        <w:rPr>
          <w:rStyle w:val="SubtleEmphasis"/>
          <w:rFonts w:ascii="Bell MT" w:hAnsi="Bell MT"/>
          <w:i w:val="0"/>
          <w:iCs w:val="0"/>
          <w:sz w:val="28"/>
          <w:szCs w:val="28"/>
        </w:rPr>
      </w:pPr>
      <w:r w:rsidRPr="00D01022">
        <w:rPr>
          <w:rStyle w:val="SubtleEmphasis"/>
          <w:rFonts w:ascii="Bell MT" w:hAnsi="Bell MT"/>
          <w:i w:val="0"/>
          <w:iCs w:val="0"/>
          <w:sz w:val="24"/>
          <w:szCs w:val="24"/>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ListParagraph"/>
        <w:numPr>
          <w:ilvl w:val="0"/>
          <w:numId w:val="36"/>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W1</w:t>
            </w:r>
          </w:p>
        </w:tc>
        <w:tc>
          <w:tcPr>
            <w:tcW w:w="4472" w:type="pct"/>
          </w:tcPr>
          <w:p w14:paraId="499AEB9D"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W2</w:t>
            </w:r>
          </w:p>
        </w:tc>
        <w:tc>
          <w:tcPr>
            <w:tcW w:w="4472" w:type="pct"/>
          </w:tcPr>
          <w:p w14:paraId="704DF7D6"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W3</w:t>
            </w:r>
          </w:p>
        </w:tc>
        <w:tc>
          <w:tcPr>
            <w:tcW w:w="4472" w:type="pct"/>
          </w:tcPr>
          <w:p w14:paraId="25F5801F"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W4</w:t>
            </w:r>
          </w:p>
        </w:tc>
        <w:tc>
          <w:tcPr>
            <w:tcW w:w="4472" w:type="pct"/>
          </w:tcPr>
          <w:p w14:paraId="4A690233"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W5</w:t>
            </w:r>
          </w:p>
        </w:tc>
        <w:tc>
          <w:tcPr>
            <w:tcW w:w="4472" w:type="pct"/>
          </w:tcPr>
          <w:p w14:paraId="69DF473F" w14:textId="77777777" w:rsidR="001C30C0" w:rsidRPr="00AD455D" w:rsidRDefault="001C30C0" w:rsidP="001C30C0">
            <w:pPr>
              <w:pStyle w:val="ListParagraph"/>
              <w:ind w:left="0"/>
              <w:rPr>
                <w:rStyle w:val="SubtleEmphasis"/>
                <w:rFonts w:ascii="Bell MT" w:hAnsi="Bell MT"/>
                <w:i w:val="0"/>
                <w:iCs w:val="0"/>
                <w:sz w:val="28"/>
                <w:szCs w:val="28"/>
              </w:rPr>
            </w:pPr>
            <w:r w:rsidRPr="00AD455D">
              <w:rPr>
                <w:rStyle w:val="SubtleEmphasis"/>
                <w:rFonts w:ascii="Bell MT" w:hAnsi="Bell MT"/>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ListParagraph"/>
              <w:ind w:left="0"/>
              <w:jc w:val="center"/>
              <w:rPr>
                <w:rStyle w:val="SubtleEmphasis"/>
                <w:rFonts w:ascii="Bell MT" w:hAnsi="Bell MT"/>
                <w:b/>
                <w:bCs/>
                <w:i w:val="0"/>
                <w:iCs w:val="0"/>
                <w:sz w:val="24"/>
                <w:szCs w:val="24"/>
              </w:rPr>
            </w:pPr>
            <w:r w:rsidRPr="00302E57">
              <w:rPr>
                <w:rStyle w:val="SubtleEmphasis"/>
                <w:rFonts w:ascii="Bell MT" w:hAnsi="Bell MT"/>
                <w:b/>
                <w:bCs/>
                <w:i w:val="0"/>
                <w:iCs w:val="0"/>
                <w:sz w:val="24"/>
                <w:szCs w:val="24"/>
              </w:rPr>
              <w:t>W6</w:t>
            </w:r>
          </w:p>
        </w:tc>
        <w:tc>
          <w:tcPr>
            <w:tcW w:w="4472" w:type="pct"/>
          </w:tcPr>
          <w:p w14:paraId="3A78CF95" w14:textId="77777777" w:rsidR="001C30C0" w:rsidRPr="00AD455D" w:rsidRDefault="001C30C0" w:rsidP="001C30C0">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ListParagraph"/>
              <w:ind w:left="0"/>
              <w:jc w:val="center"/>
              <w:rPr>
                <w:rStyle w:val="SubtleEmphasis"/>
                <w:rFonts w:ascii="Bell MT" w:hAnsi="Bell MT"/>
                <w:b/>
                <w:bCs/>
                <w:i w:val="0"/>
                <w:iCs w:val="0"/>
                <w:sz w:val="24"/>
                <w:szCs w:val="24"/>
              </w:rPr>
            </w:pPr>
            <w:r>
              <w:rPr>
                <w:rStyle w:val="SubtleEmphasis"/>
                <w:rFonts w:ascii="Bell MT" w:hAnsi="Bell MT"/>
                <w:b/>
                <w:bCs/>
                <w:i w:val="0"/>
                <w:iCs w:val="0"/>
                <w:sz w:val="24"/>
                <w:szCs w:val="24"/>
              </w:rPr>
              <w:t>W7</w:t>
            </w:r>
          </w:p>
        </w:tc>
        <w:tc>
          <w:tcPr>
            <w:tcW w:w="4472" w:type="pct"/>
          </w:tcPr>
          <w:p w14:paraId="4537BAD3" w14:textId="77777777" w:rsidR="001C30C0" w:rsidRDefault="001C30C0" w:rsidP="001C30C0">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rFonts w:ascii="Bell MT" w:hAnsi="Bell MT"/>
          <w:i w:val="0"/>
          <w:iCs w:val="0"/>
          <w:sz w:val="32"/>
          <w:szCs w:val="32"/>
        </w:rPr>
      </w:pPr>
    </w:p>
    <w:p w14:paraId="64FF2D1C" w14:textId="37F2F289" w:rsidR="003D51FB" w:rsidRPr="00923D58" w:rsidRDefault="001C30C0" w:rsidP="00D01022">
      <w:pPr>
        <w:pStyle w:val="ListParagraph"/>
        <w:numPr>
          <w:ilvl w:val="0"/>
          <w:numId w:val="36"/>
        </w:numPr>
        <w:spacing w:line="240" w:lineRule="auto"/>
        <w:jc w:val="both"/>
        <w:rPr>
          <w:rStyle w:val="SubtleEmphasis"/>
          <w:rFonts w:ascii="Bell MT" w:hAnsi="Bell MT"/>
          <w:i w:val="0"/>
          <w:iCs w:val="0"/>
          <w:sz w:val="32"/>
          <w:szCs w:val="32"/>
        </w:rPr>
      </w:pPr>
      <w:r>
        <w:rPr>
          <w:rStyle w:val="SubtleEmphasis"/>
          <w:rFonts w:ascii="Bell MT" w:hAnsi="Bell MT"/>
          <w:i w:val="0"/>
          <w:iCs w:val="0"/>
          <w:sz w:val="32"/>
          <w:szCs w:val="32"/>
        </w:rPr>
        <w:t xml:space="preserve"> </w:t>
      </w:r>
      <w:r w:rsidR="003D51FB">
        <w:rPr>
          <w:rStyle w:val="SubtleEmphasis"/>
          <w:rFonts w:ascii="Bell MT" w:hAnsi="Bell MT"/>
          <w:i w:val="0"/>
          <w:iCs w:val="0"/>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rFonts w:ascii="Bell MT" w:hAnsi="Bell MT"/>
                <w:b w:val="0"/>
                <w:bCs w:val="0"/>
                <w:sz w:val="28"/>
                <w:szCs w:val="28"/>
              </w:rPr>
            </w:pPr>
            <w:r w:rsidRPr="00302E57">
              <w:rPr>
                <w:rStyle w:val="SubtleEmphasis"/>
                <w:rFonts w:ascii="Bell MT" w:hAnsi="Bell MT"/>
                <w:sz w:val="24"/>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w:t>
            </w:r>
            <w:r w:rsidRPr="005C5088">
              <w:rPr>
                <w:rStyle w:val="SubtleEmphasis"/>
                <w:rFonts w:ascii="Bell MT" w:hAnsi="Bell MT"/>
                <w:i w:val="0"/>
                <w:iCs w:val="0"/>
                <w:sz w:val="28"/>
                <w:szCs w:val="28"/>
              </w:rPr>
              <w:t xml:space="preserve"> </w:t>
            </w:r>
            <w:r>
              <w:rPr>
                <w:rStyle w:val="SubtleEmphasis"/>
                <w:rFonts w:ascii="Bell MT" w:hAnsi="Bell MT"/>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sidRPr="00302E57">
              <w:rPr>
                <w:rStyle w:val="SubtleEmphasis"/>
                <w:rFonts w:ascii="Bell MT" w:hAnsi="Bell MT"/>
                <w:i w:val="0"/>
                <w:iCs w:val="0"/>
                <w:sz w:val="24"/>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Pr>
                <w:rStyle w:val="SubtleEmphasis"/>
                <w:rFonts w:ascii="Bell MT" w:hAnsi="Bell MT"/>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rFonts w:ascii="Bell MT" w:hAnsi="Bell MT"/>
                <w:bCs w:val="0"/>
                <w:i w:val="0"/>
                <w:iCs w:val="0"/>
                <w:sz w:val="24"/>
                <w:szCs w:val="24"/>
              </w:rPr>
            </w:pPr>
            <w:r>
              <w:rPr>
                <w:rStyle w:val="SubtleEmphasis"/>
                <w:rFonts w:ascii="Bell MT" w:hAnsi="Bell MT"/>
                <w:bCs w:val="0"/>
                <w:i w:val="0"/>
                <w:iCs w:val="0"/>
                <w:sz w:val="24"/>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rFonts w:ascii="Bell MT" w:hAnsi="Bell MT"/>
                <w:i w:val="0"/>
                <w:iCs w:val="0"/>
                <w:sz w:val="22"/>
                <w:szCs w:val="22"/>
              </w:rPr>
            </w:pPr>
            <w:r w:rsidRPr="00A4009C">
              <w:rPr>
                <w:rStyle w:val="SubtleEmphasis"/>
                <w:rFonts w:ascii="Bell MT" w:hAnsi="Bell MT"/>
                <w:i w:val="0"/>
                <w:iCs w:val="0"/>
                <w:sz w:val="24"/>
                <w:szCs w:val="24"/>
              </w:rPr>
              <w:t>S</w:t>
            </w:r>
            <w:r>
              <w:rPr>
                <w:rStyle w:val="SubtleEmphasis"/>
                <w:rFonts w:ascii="Bell MT" w:hAnsi="Bell MT"/>
                <w:i w:val="0"/>
                <w:iCs w:val="0"/>
                <w:sz w:val="24"/>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lang w:val="en-US"/>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lang w:val="en-US"/>
              </w:rPr>
            </w:pPr>
            <w:r>
              <w:rPr>
                <w:rStyle w:val="SubtleEmphasis"/>
                <w:rFonts w:ascii="Bell MT" w:hAnsi="Bell MT"/>
                <w:i w:val="0"/>
                <w:iCs w:val="0"/>
                <w:sz w:val="24"/>
                <w:szCs w:val="24"/>
                <w:lang w:val="en-US"/>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7</w:t>
            </w:r>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opens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8</w:t>
            </w:r>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Turnstile closes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w:t>
            </w:r>
            <w:r>
              <w:rPr>
                <w:rStyle w:val="SubtleEmphasis"/>
                <w:rFonts w:ascii="Bell MT" w:hAnsi="Bell MT"/>
                <w:i w:val="0"/>
                <w:iCs w:val="0"/>
                <w:sz w:val="24"/>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rFonts w:ascii="Bell MT" w:hAnsi="Bell MT"/>
                <w:i w:val="0"/>
                <w:iCs w:val="0"/>
                <w:sz w:val="24"/>
                <w:szCs w:val="24"/>
              </w:rPr>
            </w:pPr>
            <w:r w:rsidRPr="00A4009C">
              <w:rPr>
                <w:rStyle w:val="SubtleEmphasis"/>
                <w:rFonts w:ascii="Bell MT" w:hAnsi="Bell MT"/>
                <w:i w:val="0"/>
                <w:iCs w:val="0"/>
                <w:sz w:val="24"/>
                <w:szCs w:val="24"/>
              </w:rPr>
              <w:t>S1</w:t>
            </w:r>
            <w:r>
              <w:rPr>
                <w:rStyle w:val="SubtleEmphasis"/>
                <w:rFonts w:ascii="Bell MT" w:hAnsi="Bell MT"/>
                <w:i w:val="0"/>
                <w:iCs w:val="0"/>
                <w:sz w:val="24"/>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8"/>
                <w:szCs w:val="28"/>
              </w:rPr>
            </w:pPr>
            <w:r>
              <w:rPr>
                <w:rStyle w:val="SubtleEmphasis"/>
                <w:rFonts w:ascii="Bell MT" w:hAnsi="Bell MT"/>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rFonts w:ascii="Bell MT" w:hAnsi="Bell MT"/>
                <w:i w:val="0"/>
                <w:iCs w:val="0"/>
                <w:sz w:val="24"/>
                <w:szCs w:val="24"/>
              </w:rPr>
            </w:pPr>
            <w:r>
              <w:rPr>
                <w:rStyle w:val="SubtleEmphasis"/>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177C9EC4" w14:textId="1095E7E7" w:rsidR="001118E3" w:rsidRPr="00923D58" w:rsidRDefault="001118E3" w:rsidP="00D01022">
      <w:pPr>
        <w:rPr>
          <w:rStyle w:val="SubtleEmphasis"/>
          <w:rFonts w:ascii="Bell MT" w:hAnsi="Bell MT"/>
          <w:i w:val="0"/>
          <w:iCs w:val="0"/>
          <w:sz w:val="28"/>
          <w:szCs w:val="28"/>
        </w:rPr>
      </w:pPr>
    </w:p>
    <w:p w14:paraId="2971BC15" w14:textId="06019CEB" w:rsidR="001118E3" w:rsidRPr="00923D58" w:rsidRDefault="001118E3" w:rsidP="00923D58">
      <w:pPr>
        <w:pStyle w:val="ListParagraph"/>
        <w:numPr>
          <w:ilvl w:val="0"/>
          <w:numId w:val="10"/>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SubtleEmphasis"/>
          <w:rFonts w:ascii="Bell MT" w:hAnsi="Bell MT"/>
          <w:i w:val="0"/>
          <w:iCs w:val="0"/>
          <w:sz w:val="24"/>
          <w:szCs w:val="24"/>
        </w:rPr>
      </w:pPr>
      <w:commentRangeStart w:id="54"/>
      <w:r w:rsidRPr="00923D58">
        <w:rPr>
          <w:rStyle w:val="SubtleEmphasis"/>
          <w:rFonts w:ascii="Bell MT" w:hAnsi="Bell MT"/>
          <w:i w:val="0"/>
          <w:iCs w:val="0"/>
          <w:sz w:val="24"/>
          <w:szCs w:val="24"/>
        </w:rPr>
        <w:t>Ticket</w:t>
      </w:r>
      <w:commentRangeEnd w:id="54"/>
      <w:r w:rsidRPr="00923D58">
        <w:rPr>
          <w:rStyle w:val="CommentReference"/>
          <w:rFonts w:ascii="Bell MT" w:hAnsi="Bell MT"/>
        </w:rPr>
        <w:commentReference w:id="54"/>
      </w:r>
      <w:r w:rsidRPr="00923D58">
        <w:rPr>
          <w:rStyle w:val="SubtleEmphasis"/>
          <w:rFonts w:ascii="Bell MT" w:hAnsi="Bell MT"/>
          <w:i w:val="0"/>
          <w:iCs w:val="0"/>
          <w:sz w:val="24"/>
          <w:szCs w:val="24"/>
        </w:rPr>
        <w:t>: QR</w:t>
      </w:r>
      <w:r w:rsidR="00380D90">
        <w:rPr>
          <w:rStyle w:val="SubtleEmphasis"/>
          <w:rFonts w:ascii="Bell MT" w:hAnsi="Bell MT"/>
          <w:i w:val="0"/>
          <w:iCs w:val="0"/>
          <w:sz w:val="24"/>
          <w:szCs w:val="24"/>
        </w:rPr>
        <w:t xml:space="preserve"> c</w:t>
      </w:r>
      <w:r w:rsidRPr="00923D58">
        <w:rPr>
          <w:rStyle w:val="SubtleEmphasis"/>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rFonts w:ascii="Bell MT" w:hAnsi="Bell MT"/>
          <w:i w:val="0"/>
          <w:iCs w:val="0"/>
          <w:sz w:val="24"/>
          <w:szCs w:val="24"/>
        </w:rPr>
      </w:pPr>
      <w:r w:rsidRPr="699595DC">
        <w:rPr>
          <w:rStyle w:val="SubtleEmphasis"/>
          <w:rFonts w:ascii="Bell MT" w:hAnsi="Bell MT"/>
          <w:i w:val="0"/>
          <w:iCs w:val="0"/>
          <w:sz w:val="24"/>
          <w:szCs w:val="24"/>
        </w:rPr>
        <w:t xml:space="preserve">Store, Market, Supermarket, Shop: Any building that provides goods and services in return for money and are connected to the </w:t>
      </w:r>
      <w:proofErr w:type="spellStart"/>
      <w:r w:rsidRPr="699595DC">
        <w:rPr>
          <w:rStyle w:val="SubtleEmphasis"/>
          <w:rFonts w:ascii="Bell MT" w:hAnsi="Bell MT"/>
          <w:i w:val="0"/>
          <w:iCs w:val="0"/>
          <w:sz w:val="24"/>
          <w:szCs w:val="24"/>
        </w:rPr>
        <w:t>CLup</w:t>
      </w:r>
      <w:proofErr w:type="spellEnd"/>
      <w:r w:rsidRPr="699595DC">
        <w:rPr>
          <w:rStyle w:val="SubtleEmphasis"/>
          <w:rFonts w:ascii="Bell MT" w:hAnsi="Bell MT"/>
          <w:i w:val="0"/>
          <w:iCs w:val="0"/>
          <w:sz w:val="24"/>
          <w:szCs w:val="24"/>
        </w:rPr>
        <w:t xml:space="preserve"> application.</w:t>
      </w:r>
    </w:p>
    <w:p w14:paraId="2BA52547" w14:textId="4380E836" w:rsidR="7DEE8DD2" w:rsidRDefault="7DEE8DD2" w:rsidP="699595DC">
      <w:pPr>
        <w:spacing w:line="240" w:lineRule="auto"/>
        <w:ind w:left="720"/>
        <w:rPr>
          <w:rStyle w:val="SubtleEmphasis"/>
          <w:rFonts w:ascii="Bell MT" w:hAnsi="Bell MT"/>
          <w:i w:val="0"/>
          <w:iCs w:val="0"/>
          <w:sz w:val="24"/>
          <w:szCs w:val="24"/>
        </w:rPr>
      </w:pPr>
      <w:r w:rsidRPr="699595DC">
        <w:rPr>
          <w:rStyle w:val="SubtleEmphasis"/>
          <w:rFonts w:ascii="Bell MT" w:hAnsi="Bell MT"/>
          <w:i w:val="0"/>
          <w:iCs w:val="0"/>
          <w:sz w:val="24"/>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rFonts w:ascii="Bell MT" w:hAnsi="Bell MT"/>
          <w:i w:val="0"/>
          <w:iCs w:val="0"/>
          <w:sz w:val="24"/>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 xml:space="preserve">Inactive User: a virtual user that does not click on any button in the </w:t>
      </w:r>
      <w:r w:rsidRPr="000A5E1D">
        <w:rPr>
          <w:rStyle w:val="SubtleEmphasis"/>
          <w:rFonts w:ascii="Bell MT" w:hAnsi="Bell MT"/>
          <w:sz w:val="24"/>
          <w:szCs w:val="24"/>
        </w:rPr>
        <w:t>“Get a ticket”</w:t>
      </w:r>
      <w:r>
        <w:rPr>
          <w:rStyle w:val="SubtleEmphasis"/>
          <w:rFonts w:ascii="Bell MT" w:hAnsi="Bell MT"/>
          <w:i w:val="0"/>
          <w:iCs w:val="0"/>
          <w:sz w:val="24"/>
          <w:szCs w:val="24"/>
        </w:rPr>
        <w:t xml:space="preserve"> or </w:t>
      </w:r>
      <w:r w:rsidRPr="000A5E1D">
        <w:rPr>
          <w:rStyle w:val="SubtleEmphasis"/>
          <w:rFonts w:ascii="Bell MT" w:hAnsi="Bell MT"/>
          <w:sz w:val="24"/>
          <w:szCs w:val="24"/>
        </w:rPr>
        <w:t xml:space="preserve">“Book </w:t>
      </w:r>
      <w:r>
        <w:rPr>
          <w:rStyle w:val="SubtleEmphasis"/>
          <w:rFonts w:ascii="Bell MT" w:hAnsi="Bell MT"/>
          <w:sz w:val="24"/>
          <w:szCs w:val="24"/>
        </w:rPr>
        <w:t xml:space="preserve">a </w:t>
      </w:r>
      <w:r w:rsidRPr="000A5E1D">
        <w:rPr>
          <w:rStyle w:val="SubtleEmphasis"/>
          <w:rFonts w:ascii="Bell MT" w:hAnsi="Bell MT"/>
          <w:sz w:val="24"/>
          <w:szCs w:val="24"/>
        </w:rPr>
        <w:t xml:space="preserve">visit” </w:t>
      </w:r>
      <w:r>
        <w:rPr>
          <w:rStyle w:val="SubtleEmphasis"/>
          <w:rFonts w:ascii="Bell MT" w:hAnsi="Bell MT"/>
          <w:i w:val="0"/>
          <w:iCs w:val="0"/>
          <w:sz w:val="24"/>
          <w:szCs w:val="24"/>
        </w:rPr>
        <w:t>page.</w:t>
      </w:r>
    </w:p>
    <w:p w14:paraId="69441DD1" w14:textId="26843586" w:rsidR="00AD455C" w:rsidRDefault="00AD455C" w:rsidP="00571C1D">
      <w:pPr>
        <w:spacing w:line="240" w:lineRule="auto"/>
        <w:ind w:left="720"/>
        <w:rPr>
          <w:rStyle w:val="SubtleEmphasis"/>
          <w:rFonts w:ascii="Bell MT" w:hAnsi="Bell MT"/>
          <w:i w:val="0"/>
          <w:iCs w:val="0"/>
          <w:sz w:val="24"/>
          <w:szCs w:val="24"/>
        </w:rPr>
      </w:pPr>
    </w:p>
    <w:p w14:paraId="39062255" w14:textId="3B5FE9C0" w:rsidR="00434F51" w:rsidRDefault="00434F51" w:rsidP="00571C1D">
      <w:pPr>
        <w:spacing w:line="240" w:lineRule="auto"/>
        <w:ind w:left="720"/>
        <w:rPr>
          <w:rStyle w:val="SubtleEmphasis"/>
          <w:rFonts w:ascii="Bell MT" w:hAnsi="Bell MT"/>
          <w:i w:val="0"/>
          <w:iCs w:val="0"/>
          <w:sz w:val="24"/>
          <w:szCs w:val="24"/>
        </w:rPr>
      </w:pPr>
    </w:p>
    <w:p w14:paraId="6997408A" w14:textId="6A93ED82" w:rsidR="00434F51" w:rsidRDefault="00434F51" w:rsidP="00571C1D">
      <w:pPr>
        <w:spacing w:line="240" w:lineRule="auto"/>
        <w:ind w:left="720"/>
        <w:rPr>
          <w:rStyle w:val="SubtleEmphasis"/>
          <w:rFonts w:ascii="Bell MT" w:hAnsi="Bell MT"/>
          <w:i w:val="0"/>
          <w:iCs w:val="0"/>
          <w:sz w:val="24"/>
          <w:szCs w:val="24"/>
        </w:rPr>
      </w:pPr>
    </w:p>
    <w:p w14:paraId="480B8C56" w14:textId="7E139F99" w:rsidR="00434F51" w:rsidRDefault="00434F51" w:rsidP="00571C1D">
      <w:pPr>
        <w:spacing w:line="240" w:lineRule="auto"/>
        <w:ind w:left="720"/>
        <w:rPr>
          <w:rStyle w:val="SubtleEmphasis"/>
          <w:rFonts w:ascii="Bell MT" w:hAnsi="Bell MT"/>
          <w:i w:val="0"/>
          <w:iCs w:val="0"/>
          <w:sz w:val="24"/>
          <w:szCs w:val="24"/>
        </w:rPr>
      </w:pPr>
    </w:p>
    <w:p w14:paraId="51DEA10C" w14:textId="64D53BEC" w:rsidR="00434F51" w:rsidRDefault="00434F51" w:rsidP="00571C1D">
      <w:pPr>
        <w:spacing w:line="240" w:lineRule="auto"/>
        <w:ind w:left="720"/>
        <w:rPr>
          <w:rStyle w:val="SubtleEmphasis"/>
          <w:rFonts w:ascii="Bell MT" w:hAnsi="Bell MT"/>
          <w:i w:val="0"/>
          <w:iCs w:val="0"/>
          <w:sz w:val="24"/>
          <w:szCs w:val="24"/>
        </w:rPr>
      </w:pPr>
    </w:p>
    <w:p w14:paraId="6368C285" w14:textId="44FB56D6" w:rsidR="00434F51" w:rsidRDefault="00434F51" w:rsidP="00571C1D">
      <w:pPr>
        <w:spacing w:line="240" w:lineRule="auto"/>
        <w:ind w:left="720"/>
        <w:rPr>
          <w:rStyle w:val="SubtleEmphasis"/>
          <w:rFonts w:ascii="Bell MT" w:hAnsi="Bell MT"/>
          <w:i w:val="0"/>
          <w:iCs w:val="0"/>
          <w:sz w:val="24"/>
          <w:szCs w:val="24"/>
        </w:rPr>
      </w:pPr>
    </w:p>
    <w:p w14:paraId="793F2682" w14:textId="06B5301B" w:rsidR="00434F51" w:rsidRDefault="00434F51" w:rsidP="00571C1D">
      <w:pPr>
        <w:spacing w:line="240" w:lineRule="auto"/>
        <w:ind w:left="720"/>
        <w:rPr>
          <w:rStyle w:val="SubtleEmphasis"/>
          <w:rFonts w:ascii="Bell MT" w:hAnsi="Bell MT"/>
          <w:i w:val="0"/>
          <w:iCs w:val="0"/>
          <w:sz w:val="24"/>
          <w:szCs w:val="24"/>
        </w:rPr>
      </w:pPr>
    </w:p>
    <w:p w14:paraId="70033E6B" w14:textId="477E7B11" w:rsidR="00434F51" w:rsidRDefault="00434F51" w:rsidP="00571C1D">
      <w:pPr>
        <w:spacing w:line="240" w:lineRule="auto"/>
        <w:ind w:left="720"/>
        <w:rPr>
          <w:rStyle w:val="SubtleEmphasis"/>
          <w:rFonts w:ascii="Bell MT" w:hAnsi="Bell MT"/>
          <w:i w:val="0"/>
          <w:iCs w:val="0"/>
          <w:sz w:val="24"/>
          <w:szCs w:val="24"/>
        </w:rPr>
      </w:pPr>
    </w:p>
    <w:p w14:paraId="5A44201A" w14:textId="029078FD" w:rsidR="00434F51" w:rsidRDefault="00434F51" w:rsidP="00571C1D">
      <w:pPr>
        <w:spacing w:line="240" w:lineRule="auto"/>
        <w:ind w:left="720"/>
        <w:rPr>
          <w:rStyle w:val="SubtleEmphasis"/>
          <w:rFonts w:ascii="Bell MT" w:hAnsi="Bell MT"/>
          <w:i w:val="0"/>
          <w:iCs w:val="0"/>
          <w:sz w:val="24"/>
          <w:szCs w:val="24"/>
        </w:rPr>
      </w:pPr>
    </w:p>
    <w:p w14:paraId="7B7E38D4" w14:textId="345722B1" w:rsidR="00434F51" w:rsidRDefault="00434F51" w:rsidP="00571C1D">
      <w:pPr>
        <w:spacing w:line="240" w:lineRule="auto"/>
        <w:ind w:left="720"/>
        <w:rPr>
          <w:rStyle w:val="SubtleEmphasis"/>
          <w:rFonts w:ascii="Bell MT" w:hAnsi="Bell MT"/>
          <w:i w:val="0"/>
          <w:iCs w:val="0"/>
          <w:sz w:val="24"/>
          <w:szCs w:val="24"/>
        </w:rPr>
      </w:pPr>
    </w:p>
    <w:p w14:paraId="0DDAACA8" w14:textId="191E6008" w:rsidR="00434F51" w:rsidRDefault="00434F51" w:rsidP="00571C1D">
      <w:pPr>
        <w:spacing w:line="240" w:lineRule="auto"/>
        <w:ind w:left="720"/>
        <w:rPr>
          <w:rStyle w:val="SubtleEmphasis"/>
          <w:rFonts w:ascii="Bell MT" w:hAnsi="Bell MT"/>
          <w:i w:val="0"/>
          <w:iCs w:val="0"/>
          <w:sz w:val="24"/>
          <w:szCs w:val="24"/>
        </w:rPr>
      </w:pPr>
    </w:p>
    <w:p w14:paraId="3D56D2D2" w14:textId="46E299CE" w:rsidR="00434F51" w:rsidRDefault="00434F51" w:rsidP="00571C1D">
      <w:pPr>
        <w:spacing w:line="240" w:lineRule="auto"/>
        <w:ind w:left="720"/>
        <w:rPr>
          <w:rStyle w:val="SubtleEmphasis"/>
          <w:rFonts w:ascii="Bell MT" w:hAnsi="Bell MT"/>
          <w:i w:val="0"/>
          <w:iCs w:val="0"/>
          <w:sz w:val="24"/>
          <w:szCs w:val="24"/>
        </w:rPr>
      </w:pPr>
    </w:p>
    <w:p w14:paraId="7E3353AA" w14:textId="121DAD2D" w:rsidR="00434F51" w:rsidRDefault="00434F51" w:rsidP="00571C1D">
      <w:pPr>
        <w:spacing w:line="240" w:lineRule="auto"/>
        <w:ind w:left="720"/>
        <w:rPr>
          <w:rStyle w:val="SubtleEmphasis"/>
          <w:rFonts w:ascii="Bell MT" w:hAnsi="Bell MT"/>
          <w:i w:val="0"/>
          <w:iCs w:val="0"/>
          <w:sz w:val="24"/>
          <w:szCs w:val="24"/>
        </w:rPr>
      </w:pPr>
    </w:p>
    <w:p w14:paraId="17895A1D" w14:textId="0B52B7F2" w:rsidR="00434F51" w:rsidRDefault="00434F51" w:rsidP="00571C1D">
      <w:pPr>
        <w:spacing w:line="240" w:lineRule="auto"/>
        <w:ind w:left="720"/>
        <w:rPr>
          <w:rStyle w:val="SubtleEmphasis"/>
          <w:rFonts w:ascii="Bell MT" w:hAnsi="Bell MT"/>
          <w:i w:val="0"/>
          <w:iCs w:val="0"/>
          <w:sz w:val="24"/>
          <w:szCs w:val="24"/>
        </w:rPr>
      </w:pPr>
    </w:p>
    <w:p w14:paraId="7F67753C" w14:textId="77777777" w:rsidR="00434F51" w:rsidRPr="00923D58" w:rsidRDefault="00434F51" w:rsidP="00571C1D">
      <w:pPr>
        <w:spacing w:line="240" w:lineRule="auto"/>
        <w:ind w:left="720"/>
        <w:rPr>
          <w:rStyle w:val="SubtleEmphasis"/>
          <w:rFonts w:ascii="Bell MT" w:hAnsi="Bell MT"/>
          <w:i w:val="0"/>
          <w:iCs w:val="0"/>
          <w:sz w:val="24"/>
          <w:szCs w:val="24"/>
        </w:rPr>
      </w:pPr>
    </w:p>
    <w:p w14:paraId="3605D7D0" w14:textId="75837535" w:rsidR="00C65B56" w:rsidRPr="00D01022" w:rsidRDefault="001118E3" w:rsidP="00571C1D">
      <w:pPr>
        <w:pStyle w:val="ListParagraph"/>
        <w:numPr>
          <w:ilvl w:val="0"/>
          <w:numId w:val="10"/>
        </w:numPr>
        <w:spacing w:line="240" w:lineRule="auto"/>
        <w:rPr>
          <w:rStyle w:val="SubtleEmphasis"/>
          <w:rFonts w:ascii="Bell MT" w:hAnsi="Bell MT"/>
          <w:i w:val="0"/>
          <w:iCs w:val="0"/>
          <w:sz w:val="32"/>
          <w:szCs w:val="32"/>
        </w:rPr>
      </w:pPr>
      <w:r w:rsidRPr="00D01022">
        <w:rPr>
          <w:rStyle w:val="SubtleEmphasis"/>
          <w:rFonts w:ascii="Bell MT" w:hAnsi="Bell MT"/>
          <w:i w:val="0"/>
          <w:iCs w:val="0"/>
          <w:sz w:val="32"/>
          <w:szCs w:val="32"/>
        </w:rPr>
        <w:t>Revision history</w:t>
      </w:r>
    </w:p>
    <w:p w14:paraId="3940384A" w14:textId="77777777" w:rsidR="00E27365" w:rsidRPr="00D01022" w:rsidRDefault="00C65B56" w:rsidP="00C65B56">
      <w:pPr>
        <w:pStyle w:val="ListParagraph"/>
        <w:spacing w:line="240" w:lineRule="auto"/>
        <w:rPr>
          <w:rStyle w:val="SubtleEmphasis"/>
          <w:rFonts w:ascii="Bell MT" w:hAnsi="Bell MT"/>
          <w:i w:val="0"/>
          <w:iCs w:val="0"/>
          <w:sz w:val="24"/>
          <w:szCs w:val="24"/>
        </w:rPr>
      </w:pPr>
      <w:r w:rsidRPr="00D01022">
        <w:rPr>
          <w:rStyle w:val="SubtleEmphasis"/>
          <w:rFonts w:ascii="Bell MT" w:hAnsi="Bell MT"/>
          <w:i w:val="0"/>
          <w:iCs w:val="0"/>
          <w:sz w:val="24"/>
          <w:szCs w:val="24"/>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7D8E3F4" w14:textId="08934D3B" w:rsidR="00CC2534" w:rsidRDefault="001A3C22"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p>
    <w:p w14:paraId="33A3F595" w14:textId="34113710" w:rsidR="00CC2534" w:rsidRDefault="00CC2534" w:rsidP="00923D58">
      <w:pPr>
        <w:pStyle w:val="ListParagraph"/>
        <w:spacing w:line="240" w:lineRule="auto"/>
        <w:rPr>
          <w:rStyle w:val="SubtleEmphasis"/>
          <w:rFonts w:ascii="Bell MT" w:hAnsi="Bell MT"/>
          <w:i w:val="0"/>
          <w:iCs w:val="0"/>
          <w:sz w:val="24"/>
          <w:szCs w:val="24"/>
        </w:rPr>
      </w:pPr>
    </w:p>
    <w:p w14:paraId="4FBC31C9" w14:textId="69759DD4" w:rsidR="00CC2534" w:rsidRDefault="00CC2534">
      <w:pPr>
        <w:pStyle w:val="ListParagraph"/>
        <w:spacing w:line="240" w:lineRule="auto"/>
        <w:ind w:firstLine="720"/>
        <w:rPr>
          <w:rStyle w:val="SubtleEmphasis"/>
          <w:rFonts w:ascii="Bell MT" w:hAnsi="Bell MT"/>
          <w:i w:val="0"/>
          <w:iCs w:val="0"/>
          <w:sz w:val="24"/>
          <w:szCs w:val="24"/>
        </w:rPr>
      </w:pPr>
      <w:r>
        <w:rPr>
          <w:rStyle w:val="SubtleEmphasis"/>
          <w:rFonts w:ascii="Bell MT" w:hAnsi="Bell MT"/>
          <w:i w:val="0"/>
          <w:iCs w:val="0"/>
          <w:sz w:val="24"/>
          <w:szCs w:val="24"/>
        </w:rPr>
        <w:t>7</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Use Cases and defined new Requirements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01/12/2020</w:t>
      </w:r>
    </w:p>
    <w:p w14:paraId="137A23CD" w14:textId="77777777" w:rsidR="00CC2534" w:rsidRDefault="00CC2534" w:rsidP="00923D58">
      <w:pPr>
        <w:pStyle w:val="ListParagraph"/>
        <w:spacing w:line="240" w:lineRule="auto"/>
        <w:rPr>
          <w:rStyle w:val="SubtleEmphasis"/>
          <w:rFonts w:ascii="Bell MT" w:hAnsi="Bell MT"/>
          <w:i w:val="0"/>
          <w:iCs w:val="0"/>
          <w:sz w:val="24"/>
          <w:szCs w:val="24"/>
        </w:rPr>
      </w:pPr>
    </w:p>
    <w:p w14:paraId="79CA7E60" w14:textId="56AE0C0A" w:rsidR="001118E3" w:rsidRPr="00923D58" w:rsidRDefault="001118E3" w:rsidP="00923D58">
      <w:pPr>
        <w:pStyle w:val="ListParagraph"/>
        <w:spacing w:line="240" w:lineRule="auto"/>
        <w:rPr>
          <w:rStyle w:val="SubtleEmphasis"/>
          <w:rFonts w:ascii="Bell MT" w:hAnsi="Bell MT"/>
          <w:i w:val="0"/>
          <w:iCs w:val="0"/>
          <w:sz w:val="28"/>
          <w:szCs w:val="28"/>
        </w:rPr>
      </w:pPr>
      <w:r w:rsidRPr="00923D58">
        <w:rPr>
          <w:rStyle w:val="SubtleEmphasis"/>
          <w:rFonts w:ascii="Bell MT" w:hAnsi="Bell MT"/>
          <w:i w:val="0"/>
          <w:iCs w:val="0"/>
          <w:sz w:val="24"/>
          <w:szCs w:val="24"/>
        </w:rPr>
        <w:br/>
      </w:r>
    </w:p>
    <w:p w14:paraId="012BF370" w14:textId="37D49EBB" w:rsidR="00CC2534" w:rsidRPr="00D01022" w:rsidRDefault="001118E3" w:rsidP="00CC2534">
      <w:pPr>
        <w:pStyle w:val="ListParagraph"/>
        <w:numPr>
          <w:ilvl w:val="0"/>
          <w:numId w:val="10"/>
        </w:numPr>
        <w:spacing w:line="240" w:lineRule="auto"/>
        <w:rPr>
          <w:rStyle w:val="SubtleEmphasis"/>
          <w:rFonts w:ascii="Bell MT" w:hAnsi="Bell MT"/>
          <w:i w:val="0"/>
          <w:iCs w:val="0"/>
          <w:sz w:val="32"/>
          <w:szCs w:val="32"/>
        </w:rPr>
      </w:pPr>
      <w:r w:rsidRPr="00D01022">
        <w:rPr>
          <w:rStyle w:val="SubtleEmphasis"/>
          <w:rFonts w:ascii="Bell MT" w:hAnsi="Bell MT"/>
          <w:i w:val="0"/>
          <w:iCs w:val="0"/>
          <w:sz w:val="32"/>
          <w:szCs w:val="32"/>
        </w:rPr>
        <w:t>Reference documents</w:t>
      </w:r>
    </w:p>
    <w:p w14:paraId="72DA4086" w14:textId="77777777" w:rsidR="00CC2534" w:rsidRPr="00CC2534" w:rsidRDefault="00CC2534" w:rsidP="00D01022">
      <w:pPr>
        <w:pStyle w:val="ListParagraph"/>
        <w:spacing w:line="240" w:lineRule="auto"/>
        <w:rPr>
          <w:rStyle w:val="SubtleEmphasis"/>
          <w:rFonts w:ascii="Bell MT" w:hAnsi="Bell MT"/>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rFonts w:ascii="Bell MT" w:hAnsi="Bell MT"/>
          <w:i w:val="0"/>
          <w:iCs w:val="0"/>
          <w:sz w:val="28"/>
          <w:szCs w:val="28"/>
        </w:rPr>
      </w:pPr>
      <w:r w:rsidRPr="000A5E1D">
        <w:rPr>
          <w:rStyle w:val="SubtleEmphasis"/>
          <w:rFonts w:ascii="Bell MT" w:hAnsi="Bell MT"/>
          <w:i w:val="0"/>
          <w:iCs w:val="0"/>
          <w:sz w:val="24"/>
          <w:szCs w:val="24"/>
        </w:rPr>
        <w:t xml:space="preserve">Graphic demo of mobile application: </w:t>
      </w:r>
      <w:hyperlink r:id="rId15" w:history="1">
        <w:r w:rsidR="00775122" w:rsidRPr="00FF2302">
          <w:rPr>
            <w:rStyle w:val="Hyperlink"/>
            <w:rFonts w:ascii="Bell MT" w:hAnsi="Bell MT"/>
            <w:sz w:val="24"/>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rFonts w:ascii="Bell MT" w:hAnsi="Bell MT"/>
          <w:i w:val="0"/>
          <w:iCs w:val="0"/>
          <w:sz w:val="28"/>
          <w:szCs w:val="28"/>
        </w:rPr>
      </w:pPr>
      <w:r>
        <w:rPr>
          <w:rStyle w:val="SubtleEmphasis"/>
          <w:rFonts w:ascii="Bell MT" w:hAnsi="Bell MT"/>
          <w:i w:val="0"/>
          <w:iCs w:val="0"/>
          <w:sz w:val="24"/>
          <w:szCs w:val="24"/>
        </w:rPr>
        <w:t xml:space="preserve">ISO/IEEE standards for </w:t>
      </w:r>
      <w:r w:rsidRPr="00775122">
        <w:rPr>
          <w:rStyle w:val="SubtleEmphasis"/>
          <w:rFonts w:ascii="Bell MT" w:hAnsi="Bell MT"/>
          <w:i w:val="0"/>
          <w:iCs w:val="0"/>
          <w:sz w:val="24"/>
          <w:szCs w:val="24"/>
        </w:rPr>
        <w:t>the engineering of requirements for systems and software products</w:t>
      </w:r>
      <w:r>
        <w:rPr>
          <w:rStyle w:val="SubtleEmphasis"/>
          <w:rFonts w:ascii="Bell MT" w:hAnsi="Bell MT"/>
          <w:i w:val="0"/>
          <w:iCs w:val="0"/>
          <w:sz w:val="24"/>
          <w:szCs w:val="24"/>
        </w:rPr>
        <w:t xml:space="preserve">: </w:t>
      </w:r>
      <w:hyperlink r:id="rId16" w:history="1">
        <w:r w:rsidRPr="00775122">
          <w:rPr>
            <w:rStyle w:val="Hyperlink"/>
            <w:rFonts w:ascii="Bell MT" w:hAnsi="Bell MT"/>
            <w:sz w:val="24"/>
            <w:szCs w:val="24"/>
          </w:rPr>
          <w:t>https://standards.ieee.org/standard/29148-2018.html</w:t>
        </w:r>
      </w:hyperlink>
      <w:r>
        <w:rPr>
          <w:rStyle w:val="SubtleEmphasis"/>
          <w:rFonts w:ascii="Bell MT" w:hAnsi="Bell MT"/>
          <w:i w:val="0"/>
          <w:iCs w:val="0"/>
          <w:sz w:val="24"/>
          <w:szCs w:val="24"/>
        </w:rPr>
        <w:t xml:space="preserve"> </w:t>
      </w:r>
      <w:r w:rsidR="001118E3" w:rsidRPr="00CC2534">
        <w:rPr>
          <w:rStyle w:val="SubtleEmphasis"/>
          <w:rFonts w:ascii="Bell MT" w:hAnsi="Bell MT"/>
          <w:i w:val="0"/>
          <w:iCs w:val="0"/>
          <w:sz w:val="28"/>
          <w:szCs w:val="28"/>
        </w:rPr>
        <w:br/>
      </w:r>
      <w:r w:rsidR="001118E3" w:rsidRPr="00CC2534">
        <w:rPr>
          <w:rStyle w:val="SubtleEmphasis"/>
          <w:rFonts w:ascii="Bell MT" w:hAnsi="Bell MT"/>
          <w:i w:val="0"/>
          <w:iCs w:val="0"/>
          <w:sz w:val="28"/>
          <w:szCs w:val="28"/>
        </w:rPr>
        <w:br/>
      </w:r>
    </w:p>
    <w:p w14:paraId="6550AB6A" w14:textId="61F944C9" w:rsidR="001118E3" w:rsidRPr="00D01022" w:rsidRDefault="001118E3" w:rsidP="00571C1D">
      <w:pPr>
        <w:pStyle w:val="ListParagraph"/>
        <w:numPr>
          <w:ilvl w:val="0"/>
          <w:numId w:val="10"/>
        </w:numPr>
        <w:spacing w:line="240" w:lineRule="auto"/>
        <w:rPr>
          <w:rStyle w:val="SubtleEmphasis"/>
          <w:rFonts w:ascii="Bell MT" w:hAnsi="Bell MT"/>
          <w:i w:val="0"/>
          <w:iCs w:val="0"/>
          <w:sz w:val="32"/>
          <w:szCs w:val="32"/>
        </w:rPr>
      </w:pPr>
      <w:r w:rsidRPr="00D01022">
        <w:rPr>
          <w:rStyle w:val="SubtleEmphasis"/>
          <w:rFonts w:ascii="Bell MT" w:hAnsi="Bell MT"/>
          <w:i w:val="0"/>
          <w:iCs w:val="0"/>
          <w:sz w:val="32"/>
          <w:szCs w:val="32"/>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aliqua.Lorem</w:t>
      </w:r>
      <w:proofErr w:type="spell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1A507F43" w:rsidR="00434F51" w:rsidRDefault="00434F51" w:rsidP="00571C1D">
      <w:pPr>
        <w:spacing w:line="240" w:lineRule="auto"/>
        <w:rPr>
          <w:rStyle w:val="SubtleEmphasis"/>
          <w:rFonts w:ascii="Bell MT" w:hAnsi="Bell MT"/>
          <w:i w:val="0"/>
          <w:iCs w:val="0"/>
          <w:sz w:val="24"/>
          <w:szCs w:val="24"/>
        </w:rPr>
      </w:pPr>
    </w:p>
    <w:p w14:paraId="552C31A2" w14:textId="77777777" w:rsidR="00434F51" w:rsidRDefault="00434F51">
      <w:pPr>
        <w:rPr>
          <w:rStyle w:val="SubtleEmphasis"/>
          <w:rFonts w:ascii="Bell MT" w:hAnsi="Bell MT"/>
          <w:i w:val="0"/>
          <w:iCs w:val="0"/>
          <w:sz w:val="24"/>
          <w:szCs w:val="24"/>
        </w:rPr>
      </w:pPr>
      <w:r>
        <w:rPr>
          <w:rStyle w:val="SubtleEmphasis"/>
          <w:rFonts w:ascii="Bell MT" w:hAnsi="Bell MT"/>
          <w:i w:val="0"/>
          <w:iCs w:val="0"/>
          <w:sz w:val="24"/>
          <w:szCs w:val="24"/>
        </w:rPr>
        <w:lastRenderedPageBreak/>
        <w:br w:type="page"/>
      </w:r>
    </w:p>
    <w:p w14:paraId="0CE6F9E2" w14:textId="77777777" w:rsidR="001118E3" w:rsidRPr="00923D58" w:rsidRDefault="001118E3" w:rsidP="00571C1D">
      <w:pPr>
        <w:spacing w:line="240" w:lineRule="auto"/>
        <w:rPr>
          <w:rStyle w:val="SubtleEmphasis"/>
          <w:rFonts w:ascii="Bell MT" w:hAnsi="Bell MT"/>
          <w:i w:val="0"/>
          <w:iCs w:val="0"/>
          <w:sz w:val="24"/>
          <w:szCs w:val="24"/>
        </w:rPr>
      </w:pPr>
    </w:p>
    <w:p w14:paraId="755E5D46" w14:textId="4317CCFB" w:rsidR="001118E3" w:rsidRPr="00923D58" w:rsidRDefault="001118E3">
      <w:pPr>
        <w:pStyle w:val="ListParagraph"/>
        <w:numPr>
          <w:ilvl w:val="0"/>
          <w:numId w:val="9"/>
        </w:numPr>
        <w:spacing w:line="240" w:lineRule="auto"/>
        <w:rPr>
          <w:rStyle w:val="SubtleEmphasis"/>
          <w:rFonts w:ascii="Bell MT" w:hAnsi="Bell MT"/>
          <w:sz w:val="44"/>
          <w:szCs w:val="44"/>
        </w:rPr>
      </w:pPr>
      <w:r w:rsidRPr="00923D58">
        <w:rPr>
          <w:rStyle w:val="SubtleEmphasis"/>
          <w:rFonts w:ascii="Bell MT" w:hAnsi="Bell MT"/>
          <w:sz w:val="44"/>
          <w:szCs w:val="44"/>
        </w:rPr>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H</w:t>
      </w:r>
      <w:r w:rsidR="006332A6" w:rsidRPr="699595DC">
        <w:rPr>
          <w:rStyle w:val="SubtleEmphasis"/>
          <w:rFonts w:ascii="Bell MT" w:hAnsi="Bell MT"/>
          <w:i w:val="0"/>
          <w:iCs w:val="0"/>
          <w:sz w:val="24"/>
          <w:szCs w:val="24"/>
        </w:rPr>
        <w:t>e opens the app</w:t>
      </w:r>
      <w:r w:rsidR="00111780" w:rsidRPr="699595DC">
        <w:rPr>
          <w:rStyle w:val="SubtleEmphasis"/>
          <w:rFonts w:ascii="Bell MT" w:hAnsi="Bell MT"/>
          <w:i w:val="0"/>
          <w:iCs w:val="0"/>
          <w:sz w:val="24"/>
          <w:szCs w:val="24"/>
        </w:rPr>
        <w:t xml:space="preserve"> on his </w:t>
      </w:r>
      <w:r w:rsidR="03975BFC" w:rsidRPr="699595DC">
        <w:rPr>
          <w:rStyle w:val="SubtleEmphasis"/>
          <w:rFonts w:ascii="Bell MT" w:hAnsi="Bell MT"/>
          <w:i w:val="0"/>
          <w:iCs w:val="0"/>
          <w:sz w:val="24"/>
          <w:szCs w:val="24"/>
        </w:rPr>
        <w:t xml:space="preserve">device </w:t>
      </w:r>
      <w:r w:rsidR="006332A6" w:rsidRPr="699595DC">
        <w:rPr>
          <w:rStyle w:val="SubtleEmphasis"/>
          <w:rFonts w:ascii="Bell MT" w:hAnsi="Bell MT"/>
          <w:i w:val="0"/>
          <w:iCs w:val="0"/>
          <w:sz w:val="24"/>
          <w:szCs w:val="24"/>
        </w:rPr>
        <w:t xml:space="preserve">and clicks on the button to </w:t>
      </w:r>
      <w:r w:rsidR="006332A6" w:rsidRPr="699595DC">
        <w:rPr>
          <w:rStyle w:val="SubtleEmphasis"/>
          <w:rFonts w:ascii="Bell MT" w:hAnsi="Bell MT"/>
          <w:sz w:val="24"/>
          <w:szCs w:val="24"/>
        </w:rPr>
        <w:t>“</w:t>
      </w:r>
      <w:r w:rsidRPr="699595DC">
        <w:rPr>
          <w:rStyle w:val="SubtleEmphasis"/>
          <w:rFonts w:ascii="Bell MT" w:hAnsi="Bell MT"/>
          <w:sz w:val="24"/>
          <w:szCs w:val="24"/>
        </w:rPr>
        <w:t>Get</w:t>
      </w:r>
      <w:r w:rsidR="006332A6" w:rsidRPr="699595DC">
        <w:rPr>
          <w:rStyle w:val="SubtleEmphasis"/>
          <w:rFonts w:ascii="Bell MT" w:hAnsi="Bell MT"/>
          <w:sz w:val="24"/>
          <w:szCs w:val="24"/>
        </w:rPr>
        <w:t xml:space="preserve"> a</w:t>
      </w:r>
      <w:r w:rsidRPr="699595DC">
        <w:rPr>
          <w:rStyle w:val="SubtleEmphasis"/>
          <w:rFonts w:ascii="Bell MT" w:hAnsi="Bell MT"/>
          <w:sz w:val="24"/>
          <w:szCs w:val="24"/>
        </w:rPr>
        <w:t xml:space="preserve"> </w:t>
      </w:r>
      <w:r w:rsidR="006332A6" w:rsidRPr="699595DC">
        <w:rPr>
          <w:rStyle w:val="SubtleEmphasis"/>
          <w:rFonts w:ascii="Bell MT" w:hAnsi="Bell MT"/>
          <w:sz w:val="24"/>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commentRangeStart w:id="55"/>
      <w:commentRangeStart w:id="56"/>
      <w:r w:rsidRPr="699595DC">
        <w:rPr>
          <w:rStyle w:val="SubtleEmphasis"/>
          <w:rFonts w:ascii="Bell MT" w:hAnsi="Bell MT"/>
          <w:i w:val="0"/>
          <w:iCs w:val="0"/>
          <w:sz w:val="24"/>
          <w:szCs w:val="24"/>
        </w:rPr>
        <w:t>He chooses the market he wants to go from a map</w:t>
      </w:r>
      <w:commentRangeEnd w:id="55"/>
      <w:r>
        <w:commentReference w:id="55"/>
      </w:r>
      <w:commentRangeEnd w:id="56"/>
      <w:r>
        <w:commentReference w:id="56"/>
      </w:r>
    </w:p>
    <w:p w14:paraId="319A9C8B" w14:textId="4B4C89F8"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The system sends a notification to remind about his </w:t>
      </w:r>
      <w:commentRangeStart w:id="57"/>
      <w:commentRangeStart w:id="58"/>
      <w:r w:rsidRPr="00D01022">
        <w:rPr>
          <w:rStyle w:val="SubtleEmphasis"/>
          <w:rFonts w:ascii="Bell MT" w:hAnsi="Bell MT"/>
          <w:i w:val="0"/>
          <w:iCs w:val="0"/>
          <w:sz w:val="24"/>
          <w:szCs w:val="24"/>
        </w:rPr>
        <w:t>appointment</w:t>
      </w:r>
      <w:commentRangeEnd w:id="57"/>
      <w:r>
        <w:commentReference w:id="57"/>
      </w:r>
      <w:commentRangeEnd w:id="58"/>
      <w:r>
        <w:commentReference w:id="58"/>
      </w:r>
      <w:r w:rsidR="00111780"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and </w:t>
      </w:r>
      <w:proofErr w:type="spellStart"/>
      <w:r w:rsidRPr="699595DC">
        <w:rPr>
          <w:rStyle w:val="SubtleEmphasis"/>
          <w:rFonts w:ascii="Bell MT" w:hAnsi="Bell MT"/>
          <w:i w:val="0"/>
          <w:iCs w:val="0"/>
          <w:sz w:val="24"/>
          <w:szCs w:val="24"/>
        </w:rPr>
        <w:t>Hajsen</w:t>
      </w:r>
      <w:proofErr w:type="spellEnd"/>
      <w:r w:rsidRPr="699595DC">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 xml:space="preserve">He clicks on the “Show ticket” and scans it in the </w:t>
      </w:r>
      <w:proofErr w:type="spellStart"/>
      <w:r w:rsidRPr="00923D58">
        <w:rPr>
          <w:rStyle w:val="SubtleEmphasis"/>
          <w:rFonts w:ascii="Bell MT" w:hAnsi="Bell MT"/>
          <w:i w:val="0"/>
          <w:iCs w:val="0"/>
          <w:sz w:val="24"/>
          <w:szCs w:val="24"/>
        </w:rPr>
        <w:t>apposite</w:t>
      </w:r>
      <w:proofErr w:type="spellEnd"/>
      <w:r w:rsidRPr="00923D58">
        <w:rPr>
          <w:rStyle w:val="SubtleEmphasis"/>
          <w:rFonts w:ascii="Bell MT" w:hAnsi="Bell MT"/>
          <w:i w:val="0"/>
          <w:iCs w:val="0"/>
          <w:sz w:val="24"/>
          <w:szCs w:val="24"/>
        </w:rPr>
        <w:t xml:space="preserve"> machine</w:t>
      </w:r>
    </w:p>
    <w:p w14:paraId="44026A6A" w14:textId="2ACC79A6"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opens the app on </w:t>
      </w:r>
      <w:commentRangeStart w:id="59"/>
      <w:commentRangeStart w:id="60"/>
      <w:r w:rsidRPr="699595DC">
        <w:rPr>
          <w:rStyle w:val="SubtleEmphasis"/>
          <w:rFonts w:ascii="Bell MT" w:hAnsi="Bell MT"/>
          <w:i w:val="0"/>
          <w:iCs w:val="0"/>
          <w:sz w:val="24"/>
          <w:szCs w:val="24"/>
        </w:rPr>
        <w:t xml:space="preserve">his </w:t>
      </w:r>
      <w:commentRangeEnd w:id="59"/>
      <w:r>
        <w:commentReference w:id="59"/>
      </w:r>
      <w:commentRangeEnd w:id="60"/>
      <w:r>
        <w:commentReference w:id="60"/>
      </w:r>
      <w:r w:rsidR="4F314F65" w:rsidRPr="699595DC">
        <w:rPr>
          <w:rStyle w:val="SubtleEmphasis"/>
          <w:rFonts w:ascii="Bell MT" w:hAnsi="Bell MT"/>
          <w:i w:val="0"/>
          <w:iCs w:val="0"/>
          <w:sz w:val="24"/>
          <w:szCs w:val="24"/>
        </w:rPr>
        <w:t xml:space="preserve">device </w:t>
      </w:r>
      <w:r w:rsidRPr="699595DC">
        <w:rPr>
          <w:rStyle w:val="SubtleEmphasis"/>
          <w:rFonts w:ascii="Bell MT" w:hAnsi="Bell MT"/>
          <w:i w:val="0"/>
          <w:iCs w:val="0"/>
          <w:sz w:val="24"/>
          <w:szCs w:val="24"/>
        </w:rPr>
        <w:t xml:space="preserve">and clicks on the button to </w:t>
      </w:r>
      <w:r w:rsidRPr="699595DC">
        <w:rPr>
          <w:rStyle w:val="SubtleEmphasis"/>
          <w:rFonts w:ascii="Bell MT" w:hAnsi="Bell MT"/>
          <w:sz w:val="24"/>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w:t>
      </w:r>
      <w:r w:rsidR="09A6725E" w:rsidRPr="699595DC">
        <w:rPr>
          <w:rStyle w:val="SubtleEmphasis"/>
          <w:rFonts w:ascii="Bell MT" w:hAnsi="Bell MT"/>
          <w:i w:val="0"/>
          <w:iCs w:val="0"/>
          <w:sz w:val="24"/>
          <w:szCs w:val="24"/>
        </w:rPr>
        <w:t>selects</w:t>
      </w:r>
      <w:r w:rsidR="004909D9">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 xml:space="preserve">He clicks on the “Show ticket” and scans it in the </w:t>
      </w:r>
      <w:proofErr w:type="spellStart"/>
      <w:r w:rsidRPr="00061068">
        <w:rPr>
          <w:rStyle w:val="SubtleEmphasis"/>
          <w:rFonts w:ascii="Bell MT" w:hAnsi="Bell MT"/>
          <w:i w:val="0"/>
          <w:iCs w:val="0"/>
          <w:sz w:val="24"/>
          <w:szCs w:val="24"/>
        </w:rPr>
        <w:t>apposite</w:t>
      </w:r>
      <w:proofErr w:type="spellEnd"/>
      <w:r w:rsidRPr="00061068">
        <w:rPr>
          <w:rStyle w:val="SubtleEmphasis"/>
          <w:rFonts w:ascii="Bell MT" w:hAnsi="Bell MT"/>
          <w:i w:val="0"/>
          <w:iCs w:val="0"/>
          <w:sz w:val="24"/>
          <w:szCs w:val="24"/>
        </w:rPr>
        <w:t xml:space="preserve"> machine</w:t>
      </w:r>
    </w:p>
    <w:p w14:paraId="18146AA6" w14:textId="65E3C6FF"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61"/>
      <w:r w:rsidRPr="00061068">
        <w:rPr>
          <w:rStyle w:val="SubtleEmphasis"/>
          <w:rFonts w:ascii="Bell MT" w:hAnsi="Bell MT"/>
          <w:i w:val="0"/>
          <w:iCs w:val="0"/>
          <w:sz w:val="24"/>
          <w:szCs w:val="24"/>
        </w:rPr>
        <w:t>ticket to the cashier</w:t>
      </w:r>
      <w:commentRangeEnd w:id="61"/>
      <w:r w:rsidRPr="00061068">
        <w:rPr>
          <w:rStyle w:val="CommentReference"/>
        </w:rPr>
        <w:commentReference w:id="61"/>
      </w:r>
    </w:p>
    <w:p w14:paraId="277899B0" w14:textId="1E0C2077" w:rsidR="005702C3" w:rsidRDefault="00AD455C" w:rsidP="00923D58">
      <w:pPr>
        <w:pStyle w:val="ListParagraph"/>
        <w:numPr>
          <w:ilvl w:val="0"/>
          <w:numId w:val="4"/>
        </w:numPr>
        <w:spacing w:after="60" w:line="240" w:lineRule="auto"/>
        <w:rPr>
          <w:rStyle w:val="SubtleEmphasis"/>
          <w:rFonts w:ascii="Bell MT" w:hAnsi="Bell MT"/>
          <w:i w:val="0"/>
          <w:iCs w:val="0"/>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4E324FA6" w14:textId="7B26705D" w:rsidR="00CA1658" w:rsidRDefault="00CA1658" w:rsidP="00CA1658">
      <w:pPr>
        <w:pStyle w:val="ListParagraph"/>
        <w:spacing w:after="60" w:line="240" w:lineRule="auto"/>
        <w:ind w:left="990"/>
        <w:rPr>
          <w:rStyle w:val="SubtleEmphasis"/>
          <w:rFonts w:ascii="Bell MT" w:hAnsi="Bell MT"/>
          <w:i w:val="0"/>
          <w:iCs w:val="0"/>
          <w:sz w:val="24"/>
          <w:szCs w:val="24"/>
        </w:rPr>
      </w:pPr>
    </w:p>
    <w:p w14:paraId="0CB1908E" w14:textId="1303594D" w:rsidR="00CA1658" w:rsidRDefault="00CA1658" w:rsidP="00CA1658">
      <w:pPr>
        <w:pStyle w:val="ListParagraph"/>
        <w:spacing w:after="60" w:line="240" w:lineRule="auto"/>
        <w:ind w:left="990"/>
        <w:rPr>
          <w:rStyle w:val="SubtleEmphasis"/>
          <w:rFonts w:ascii="Bell MT" w:hAnsi="Bell MT"/>
          <w:i w:val="0"/>
          <w:iCs w:val="0"/>
          <w:sz w:val="24"/>
          <w:szCs w:val="24"/>
        </w:rPr>
      </w:pPr>
    </w:p>
    <w:p w14:paraId="02859DEB" w14:textId="77777777" w:rsidR="00CA1658" w:rsidRPr="00AD455C" w:rsidRDefault="00CA1658" w:rsidP="00D01022">
      <w:pPr>
        <w:pStyle w:val="ListParagraph"/>
        <w:spacing w:after="60" w:line="240" w:lineRule="auto"/>
        <w:ind w:left="990"/>
        <w:rPr>
          <w:rFonts w:ascii="Bell MT" w:hAnsi="Bell MT"/>
          <w:sz w:val="24"/>
          <w:szCs w:val="24"/>
        </w:rPr>
      </w:pP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9"/>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lastRenderedPageBreak/>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37EA17C8" w:rsidR="001D5207" w:rsidRDefault="001D427E" w:rsidP="699595DC">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She opens the application on </w:t>
      </w:r>
      <w:r w:rsidR="5A3ECC4B" w:rsidRPr="699595DC">
        <w:rPr>
          <w:rStyle w:val="SubtleEmphasis"/>
          <w:rFonts w:ascii="Bell MT" w:eastAsiaTheme="majorEastAsia" w:hAnsi="Bell MT" w:cstheme="majorBidi"/>
          <w:i w:val="0"/>
          <w:iCs w:val="0"/>
          <w:sz w:val="24"/>
          <w:szCs w:val="24"/>
        </w:rPr>
        <w:t xml:space="preserve"> her device</w:t>
      </w:r>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62"/>
      <w:r w:rsidRPr="699595DC">
        <w:rPr>
          <w:rStyle w:val="SubtleEmphasis"/>
          <w:rFonts w:ascii="Bell MT" w:eastAsiaTheme="majorEastAsia" w:hAnsi="Bell MT" w:cstheme="majorBidi"/>
          <w:i w:val="0"/>
          <w:iCs w:val="0"/>
          <w:sz w:val="24"/>
          <w:szCs w:val="24"/>
        </w:rPr>
        <w:t>current week</w:t>
      </w:r>
      <w:commentRangeEnd w:id="62"/>
      <w:r>
        <w:commentReference w:id="62"/>
      </w:r>
    </w:p>
    <w:p w14:paraId="11116D5B" w14:textId="78111167" w:rsidR="005702C3" w:rsidRPr="00923D58" w:rsidRDefault="005702C3" w:rsidP="00923D58">
      <w:pPr>
        <w:pStyle w:val="ListParagraph"/>
        <w:numPr>
          <w:ilvl w:val="0"/>
          <w:numId w:val="19"/>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Reading the ticket</w:t>
      </w:r>
      <w:r w:rsidR="00CA1658">
        <w:rPr>
          <w:rStyle w:val="SubtleEmphasis"/>
          <w:rFonts w:ascii="Bell MT" w:hAnsi="Bell MT"/>
          <w:i w:val="0"/>
          <w:iCs w:val="0"/>
          <w:sz w:val="24"/>
          <w:szCs w:val="24"/>
        </w:rPr>
        <w:t>,</w:t>
      </w:r>
      <w:r w:rsidRPr="00D01022">
        <w:rPr>
          <w:rStyle w:val="SubtleEmphasis"/>
          <w:rFonts w:ascii="Bell MT" w:hAnsi="Bell MT"/>
          <w:i w:val="0"/>
          <w:iCs w:val="0"/>
          <w:sz w:val="24"/>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He retrieves the ticket from his pocket and scans it in the </w:t>
      </w:r>
      <w:proofErr w:type="spellStart"/>
      <w:r w:rsidRPr="00D01022">
        <w:rPr>
          <w:rStyle w:val="SubtleEmphasis"/>
          <w:rFonts w:ascii="Bell MT" w:hAnsi="Bell MT"/>
          <w:i w:val="0"/>
          <w:iCs w:val="0"/>
          <w:sz w:val="24"/>
          <w:szCs w:val="24"/>
        </w:rPr>
        <w:t>apposite</w:t>
      </w:r>
      <w:proofErr w:type="spellEnd"/>
      <w:r w:rsidRPr="00D01022">
        <w:rPr>
          <w:rStyle w:val="SubtleEmphasis"/>
          <w:rFonts w:ascii="Bell MT" w:hAnsi="Bell MT"/>
          <w:i w:val="0"/>
          <w:iCs w:val="0"/>
          <w:sz w:val="24"/>
          <w:szCs w:val="24"/>
        </w:rPr>
        <w:t> machine, that lets him enter the market</w:t>
      </w:r>
    </w:p>
    <w:p w14:paraId="502012E0"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00D01022">
        <w:rPr>
          <w:rStyle w:val="SubtleEmphasis"/>
          <w:rFonts w:ascii="Bell MT" w:hAnsi="Bell MT"/>
          <w:i w:val="0"/>
          <w:iCs w:val="0"/>
          <w:sz w:val="24"/>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699595DC">
      <w:pPr>
        <w:pStyle w:val="ListParagraph"/>
        <w:numPr>
          <w:ilvl w:val="0"/>
          <w:numId w:val="17"/>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7"/>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2180C834" w14:textId="7B6B5BFA" w:rsidR="00540A7B" w:rsidRDefault="00540A7B" w:rsidP="699595DC">
      <w:pPr>
        <w:pStyle w:val="ListParagraph"/>
        <w:numPr>
          <w:ilvl w:val="0"/>
          <w:numId w:val="25"/>
        </w:numPr>
        <w:rPr>
          <w:rStyle w:val="SubtleEmphasis"/>
          <w:rFonts w:ascii="Bell MT" w:hAnsi="Bell MT"/>
          <w:sz w:val="36"/>
          <w:szCs w:val="36"/>
        </w:rPr>
      </w:pPr>
      <w:r w:rsidRPr="699595DC">
        <w:rPr>
          <w:rStyle w:val="SubtleEmphasis"/>
          <w:rFonts w:ascii="Bell MT" w:hAnsi="Bell MT"/>
          <w:sz w:val="24"/>
          <w:szCs w:val="24"/>
        </w:rPr>
        <w:t xml:space="preserve"> </w:t>
      </w:r>
      <w:r w:rsidR="00195ED0" w:rsidRPr="699595DC">
        <w:rPr>
          <w:rStyle w:val="SubtleEmphasis"/>
          <w:rFonts w:ascii="Bell MT" w:hAnsi="Bell MT"/>
          <w:sz w:val="24"/>
          <w:szCs w:val="24"/>
        </w:rPr>
        <w:t>Fu</w:t>
      </w:r>
      <w:r w:rsidR="00195ED0" w:rsidRPr="699595DC">
        <w:rPr>
          <w:rStyle w:val="SubtleEmphasis"/>
          <w:rFonts w:ascii="Bell MT" w:hAnsi="Bell MT"/>
          <w:sz w:val="28"/>
          <w:szCs w:val="28"/>
        </w:rPr>
        <w:t>nctional Requirements:</w:t>
      </w:r>
    </w:p>
    <w:p w14:paraId="78FC2C02" w14:textId="72F780D8" w:rsidR="27BE2734" w:rsidRDefault="27BE2734" w:rsidP="00D01022">
      <w:pPr>
        <w:rPr>
          <w:rStyle w:val="SubtleEmphasis"/>
          <w:rFonts w:ascii="Bell MT" w:hAnsi="Bell MT"/>
          <w:i w:val="0"/>
          <w:iCs w:val="0"/>
          <w:sz w:val="24"/>
          <w:szCs w:val="24"/>
        </w:rPr>
      </w:pPr>
      <w:r w:rsidRPr="00D01022">
        <w:rPr>
          <w:rStyle w:val="SubtleEmphasis"/>
          <w:rFonts w:ascii="Bell MT" w:hAnsi="Bell MT"/>
          <w:i w:val="0"/>
          <w:iCs w:val="0"/>
          <w:sz w:val="24"/>
          <w:szCs w:val="24"/>
        </w:rPr>
        <w:t>The most</w:t>
      </w:r>
      <w:r w:rsidRPr="699595DC">
        <w:rPr>
          <w:rStyle w:val="SubtleEmphasis"/>
          <w:rFonts w:ascii="Bell MT" w:hAnsi="Bell MT"/>
          <w:i w:val="0"/>
          <w:iCs w:val="0"/>
          <w:sz w:val="24"/>
          <w:szCs w:val="24"/>
        </w:rPr>
        <w:t xml:space="preserve"> important aspects of the system to be are the regulation and management of the entrances in stores</w:t>
      </w:r>
      <w:r w:rsidR="47FCEBF1" w:rsidRPr="699595DC">
        <w:rPr>
          <w:rStyle w:val="SubtleEmphasis"/>
          <w:rFonts w:ascii="Bell MT" w:hAnsi="Bell MT"/>
          <w:i w:val="0"/>
          <w:iCs w:val="0"/>
          <w:sz w:val="24"/>
          <w:szCs w:val="24"/>
        </w:rPr>
        <w:t xml:space="preserve"> as seen in the above scenarios. </w:t>
      </w:r>
    </w:p>
    <w:p w14:paraId="6B674A7B" w14:textId="38E32453" w:rsidR="00EC2B1B" w:rsidRDefault="47FCEBF1" w:rsidP="699595DC">
      <w:pPr>
        <w:rPr>
          <w:rStyle w:val="SubtleEmphasis"/>
          <w:rFonts w:ascii="Bell MT" w:hAnsi="Bell MT"/>
          <w:i w:val="0"/>
          <w:iCs w:val="0"/>
          <w:sz w:val="24"/>
          <w:szCs w:val="24"/>
        </w:rPr>
      </w:pPr>
      <w:r w:rsidRPr="699595DC">
        <w:rPr>
          <w:rStyle w:val="SubtleEmphasis"/>
          <w:rFonts w:ascii="Bell MT" w:hAnsi="Bell MT"/>
          <w:i w:val="0"/>
          <w:iCs w:val="0"/>
          <w:sz w:val="24"/>
          <w:szCs w:val="24"/>
        </w:rPr>
        <w:t>The system</w:t>
      </w:r>
      <w:r w:rsidR="00EC2B1B">
        <w:rPr>
          <w:rStyle w:val="SubtleEmphasis"/>
          <w:rFonts w:ascii="Bell MT" w:hAnsi="Bell MT"/>
          <w:i w:val="0"/>
          <w:iCs w:val="0"/>
          <w:sz w:val="24"/>
          <w:szCs w:val="24"/>
        </w:rPr>
        <w:t>-</w:t>
      </w:r>
      <w:r w:rsidRPr="699595DC">
        <w:rPr>
          <w:rStyle w:val="SubtleEmphasis"/>
          <w:rFonts w:ascii="Bell MT" w:hAnsi="Bell MT"/>
          <w:i w:val="0"/>
          <w:iCs w:val="0"/>
          <w:sz w:val="24"/>
          <w:szCs w:val="24"/>
        </w:rPr>
        <w:t>to</w:t>
      </w:r>
      <w:r w:rsidR="00EC2B1B">
        <w:rPr>
          <w:rStyle w:val="SubtleEmphasis"/>
          <w:rFonts w:ascii="Bell MT" w:hAnsi="Bell MT"/>
          <w:i w:val="0"/>
          <w:iCs w:val="0"/>
          <w:sz w:val="24"/>
          <w:szCs w:val="24"/>
        </w:rPr>
        <w:t>-</w:t>
      </w:r>
      <w:r w:rsidRPr="699595DC">
        <w:rPr>
          <w:rStyle w:val="SubtleEmphasis"/>
          <w:rFonts w:ascii="Bell MT" w:hAnsi="Bell MT"/>
          <w:i w:val="0"/>
          <w:iCs w:val="0"/>
          <w:sz w:val="24"/>
          <w:szCs w:val="24"/>
        </w:rPr>
        <w:t xml:space="preserve">be should </w:t>
      </w:r>
      <w:r w:rsidR="160FCA10" w:rsidRPr="699595DC">
        <w:rPr>
          <w:rStyle w:val="SubtleEmphasis"/>
          <w:rFonts w:ascii="Bell MT" w:hAnsi="Bell MT"/>
          <w:i w:val="0"/>
          <w:iCs w:val="0"/>
          <w:sz w:val="24"/>
          <w:szCs w:val="24"/>
        </w:rPr>
        <w:t>inform its users of what stores are available to go</w:t>
      </w:r>
      <w:r w:rsidR="2AD10596" w:rsidRPr="699595DC">
        <w:rPr>
          <w:rStyle w:val="SubtleEmphasis"/>
          <w:rFonts w:ascii="Bell MT" w:hAnsi="Bell MT"/>
          <w:i w:val="0"/>
          <w:iCs w:val="0"/>
          <w:sz w:val="24"/>
          <w:szCs w:val="24"/>
        </w:rPr>
        <w:t xml:space="preserve"> to</w:t>
      </w:r>
      <w:r w:rsidR="16DB3B7F" w:rsidRPr="699595DC">
        <w:rPr>
          <w:rStyle w:val="SubtleEmphasis"/>
          <w:rFonts w:ascii="Bell MT" w:hAnsi="Bell MT"/>
          <w:i w:val="0"/>
          <w:iCs w:val="0"/>
          <w:sz w:val="24"/>
          <w:szCs w:val="24"/>
        </w:rPr>
        <w:t xml:space="preserve"> and allow them to take a ticket and line up without needing to be in presence in front of the store.</w:t>
      </w:r>
      <w:r w:rsidR="00EC2B1B">
        <w:rPr>
          <w:rStyle w:val="SubtleEmphasis"/>
          <w:rFonts w:ascii="Bell MT" w:hAnsi="Bell MT"/>
          <w:i w:val="0"/>
          <w:iCs w:val="0"/>
          <w:sz w:val="24"/>
          <w:szCs w:val="24"/>
        </w:rPr>
        <w:t xml:space="preserve"> </w:t>
      </w:r>
    </w:p>
    <w:p w14:paraId="550282CF" w14:textId="5BA67EDF" w:rsidR="47FCEBF1" w:rsidRDefault="00EC2B1B" w:rsidP="699595DC">
      <w:pPr>
        <w:rPr>
          <w:ins w:id="63" w:author="Cristian Sbrolli" w:date="2020-12-05T03:34:00Z"/>
          <w:rStyle w:val="SubtleEmphasis"/>
          <w:rFonts w:ascii="Bell MT" w:hAnsi="Bell MT"/>
          <w:i w:val="0"/>
          <w:iCs w:val="0"/>
          <w:sz w:val="24"/>
          <w:szCs w:val="24"/>
        </w:rPr>
      </w:pPr>
      <w:r>
        <w:rPr>
          <w:rStyle w:val="SubtleEmphasis"/>
          <w:rFonts w:ascii="Bell MT" w:hAnsi="Bell MT"/>
          <w:i w:val="0"/>
          <w:iCs w:val="0"/>
          <w:sz w:val="24"/>
          <w:szCs w:val="24"/>
        </w:rPr>
        <w:t>The system should also be a guidance of help to the store managers</w:t>
      </w:r>
      <w:r w:rsidR="0019584F">
        <w:rPr>
          <w:rStyle w:val="SubtleEmphasis"/>
          <w:rFonts w:ascii="Bell MT" w:hAnsi="Bell MT"/>
          <w:i w:val="0"/>
          <w:iCs w:val="0"/>
          <w:sz w:val="24"/>
          <w:szCs w:val="24"/>
        </w:rPr>
        <w:t xml:space="preserve"> by providing information about the number of people who have </w:t>
      </w:r>
      <w:commentRangeStart w:id="64"/>
      <w:r w:rsidR="0019584F">
        <w:rPr>
          <w:rStyle w:val="SubtleEmphasis"/>
          <w:rFonts w:ascii="Bell MT" w:hAnsi="Bell MT"/>
          <w:i w:val="0"/>
          <w:iCs w:val="0"/>
          <w:sz w:val="24"/>
          <w:szCs w:val="24"/>
        </w:rPr>
        <w:t>entered</w:t>
      </w:r>
      <w:commentRangeEnd w:id="64"/>
      <w:r w:rsidR="007E288D">
        <w:rPr>
          <w:rStyle w:val="CommentReference"/>
        </w:rPr>
        <w:commentReference w:id="64"/>
      </w:r>
    </w:p>
    <w:p w14:paraId="1D5E06CF" w14:textId="77777777" w:rsidR="007E288D" w:rsidRPr="00D01022" w:rsidRDefault="007E288D" w:rsidP="699595DC">
      <w:pPr>
        <w:rPr>
          <w:rStyle w:val="SubtleEmphasis"/>
          <w:rFonts w:ascii="Bell MT" w:hAnsi="Bell MT"/>
          <w:i w:val="0"/>
          <w:iCs w:val="0"/>
          <w:sz w:val="24"/>
          <w:szCs w:val="24"/>
        </w:rPr>
      </w:pPr>
    </w:p>
    <w:p w14:paraId="137EEFE3" w14:textId="4A24F70D" w:rsidR="699595DC" w:rsidRDefault="699595DC"/>
    <w:p w14:paraId="5AFF32D5" w14:textId="59D0CEE2" w:rsidR="008B1B38" w:rsidRPr="00923D58" w:rsidRDefault="008B1B38" w:rsidP="008B1B38">
      <w:pPr>
        <w:pStyle w:val="ListParagraph"/>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D01022">
        <w:rPr>
          <w:rStyle w:val="SubtleEmphasis"/>
          <w:rFonts w:ascii="Bell MT" w:hAnsi="Bell MT"/>
          <w:i w:val="0"/>
          <w:iCs w:val="0"/>
          <w:sz w:val="24"/>
          <w:szCs w:val="24"/>
        </w:rPr>
        <w:t>Physical User</w:t>
      </w:r>
      <w:r w:rsidRPr="00923D58">
        <w:rPr>
          <w:rStyle w:val="SubtleEmphasis"/>
          <w:i w:val="0"/>
          <w:iCs w:val="0"/>
        </w:rPr>
        <w:t>:</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w:t>
      </w:r>
      <w:proofErr w:type="spellStart"/>
      <w:r>
        <w:rPr>
          <w:rStyle w:val="SubtleEmphasis"/>
          <w:rFonts w:ascii="Bell MT" w:hAnsi="Bell MT"/>
          <w:i w:val="0"/>
          <w:iCs w:val="0"/>
          <w:sz w:val="24"/>
          <w:szCs w:val="24"/>
        </w:rPr>
        <w:t>self check-out</w:t>
      </w:r>
      <w:proofErr w:type="spellEnd"/>
      <w:r>
        <w:rPr>
          <w:rStyle w:val="SubtleEmphasis"/>
          <w:rFonts w:ascii="Bell MT" w:hAnsi="Bell MT"/>
          <w:i w:val="0"/>
          <w:iCs w:val="0"/>
          <w:sz w:val="24"/>
          <w:szCs w:val="24"/>
        </w:rPr>
        <w:t xml:space="preserve"> department, the turnstile will serve as the </w:t>
      </w:r>
      <w:proofErr w:type="gramStart"/>
      <w:r>
        <w:rPr>
          <w:rStyle w:val="SubtleEmphasis"/>
          <w:rFonts w:ascii="Bell MT" w:hAnsi="Bell MT"/>
          <w:i w:val="0"/>
          <w:iCs w:val="0"/>
          <w:sz w:val="24"/>
          <w:szCs w:val="24"/>
        </w:rPr>
        <w:t>aforementioned employee</w:t>
      </w:r>
      <w:proofErr w:type="gramEnd"/>
      <w:r>
        <w:rPr>
          <w:rStyle w:val="SubtleEmphasis"/>
          <w:rFonts w:ascii="Bell MT" w:hAnsi="Bell MT"/>
          <w:i w:val="0"/>
          <w:iCs w:val="0"/>
          <w:sz w:val="24"/>
          <w:szCs w:val="24"/>
        </w:rPr>
        <w:t>.</w:t>
      </w:r>
    </w:p>
    <w:p w14:paraId="4E266CD8" w14:textId="0B9CDA92"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rFonts w:ascii="Bell MT" w:hAnsi="Bell MT"/>
          <w:i w:val="0"/>
          <w:iCs w:val="0"/>
          <w:sz w:val="24"/>
          <w:szCs w:val="24"/>
        </w:rPr>
      </w:pPr>
    </w:p>
    <w:p w14:paraId="434D55ED" w14:textId="7BFCF1C7" w:rsidR="00F90645" w:rsidRDefault="00F90645" w:rsidP="005077B2">
      <w:pPr>
        <w:ind w:left="360"/>
        <w:rPr>
          <w:rStyle w:val="SubtleEmphasis"/>
          <w:rFonts w:ascii="Bell MT" w:hAnsi="Bell MT"/>
          <w:i w:val="0"/>
          <w:iCs w:val="0"/>
          <w:sz w:val="24"/>
          <w:szCs w:val="24"/>
        </w:rPr>
      </w:pPr>
    </w:p>
    <w:p w14:paraId="194F77BD" w14:textId="6BE46DCA" w:rsidR="00D152F5" w:rsidRDefault="00F90645" w:rsidP="00D152F5">
      <w:pPr>
        <w:pStyle w:val="ListParagraph"/>
        <w:numPr>
          <w:ilvl w:val="0"/>
          <w:numId w:val="12"/>
        </w:numPr>
        <w:rPr>
          <w:rStyle w:val="SubtleEmphasis"/>
          <w:rFonts w:ascii="Bell MT" w:hAnsi="Bell MT"/>
          <w:i w:val="0"/>
          <w:iCs w:val="0"/>
          <w:sz w:val="32"/>
          <w:szCs w:val="32"/>
        </w:rPr>
      </w:pPr>
      <w:r>
        <w:rPr>
          <w:rStyle w:val="SubtleEmphasis"/>
          <w:rFonts w:ascii="Bell MT" w:hAnsi="Bell MT"/>
          <w:i w:val="0"/>
          <w:iCs w:val="0"/>
          <w:sz w:val="24"/>
          <w:szCs w:val="24"/>
        </w:rPr>
        <w:br w:type="page"/>
      </w:r>
      <w:r w:rsidR="00D152F5" w:rsidRPr="00EE0195">
        <w:rPr>
          <w:rStyle w:val="SubtleEmphasis"/>
          <w:rFonts w:ascii="Bell MT" w:hAnsi="Bell MT"/>
          <w:i w:val="0"/>
          <w:iCs w:val="0"/>
          <w:sz w:val="32"/>
          <w:szCs w:val="32"/>
        </w:rPr>
        <w:lastRenderedPageBreak/>
        <w:t xml:space="preserve">Assumptions, </w:t>
      </w:r>
      <w:proofErr w:type="gramStart"/>
      <w:r w:rsidR="00D152F5" w:rsidRPr="00EE0195">
        <w:rPr>
          <w:rStyle w:val="SubtleEmphasis"/>
          <w:rFonts w:ascii="Bell MT" w:hAnsi="Bell MT"/>
          <w:i w:val="0"/>
          <w:iCs w:val="0"/>
          <w:sz w:val="32"/>
          <w:szCs w:val="32"/>
        </w:rPr>
        <w:t>dependencies</w:t>
      </w:r>
      <w:proofErr w:type="gramEnd"/>
      <w:r w:rsidR="00D152F5" w:rsidRPr="00EE0195">
        <w:rPr>
          <w:rStyle w:val="SubtleEmphasis"/>
          <w:rFonts w:ascii="Bell MT" w:hAnsi="Bell MT"/>
          <w:i w:val="0"/>
          <w:iCs w:val="0"/>
          <w:sz w:val="32"/>
          <w:szCs w:val="32"/>
        </w:rPr>
        <w:t xml:space="preserve"> and constraints</w:t>
      </w:r>
    </w:p>
    <w:tbl>
      <w:tblPr>
        <w:tblStyle w:val="TableGrid"/>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A1</w:t>
            </w:r>
          </w:p>
        </w:tc>
        <w:tc>
          <w:tcPr>
            <w:tcW w:w="9412" w:type="dxa"/>
            <w:vAlign w:val="center"/>
          </w:tcPr>
          <w:p w14:paraId="45F39E22" w14:textId="77777777" w:rsidR="00EC2B1B" w:rsidRPr="00EE0195" w:rsidRDefault="00EC2B1B" w:rsidP="00EC2B1B">
            <w:pPr>
              <w:pStyle w:val="ListParagraph"/>
              <w:ind w:left="0"/>
              <w:jc w:val="center"/>
              <w:rPr>
                <w:rFonts w:ascii="Bell MT" w:hAnsi="Bell MT" w:cs="Arial"/>
                <w:sz w:val="24"/>
                <w:szCs w:val="24"/>
                <w:shd w:val="clear" w:color="auto" w:fill="FFFFFF"/>
              </w:rPr>
            </w:pPr>
            <w:commentRangeStart w:id="65"/>
            <w:r>
              <w:rPr>
                <w:rFonts w:ascii="Bell MT" w:hAnsi="Bell MT" w:cs="Arial"/>
                <w:sz w:val="24"/>
                <w:szCs w:val="24"/>
                <w:shd w:val="clear" w:color="auto" w:fill="FFFFFF"/>
              </w:rPr>
              <w:t>Users will take the shortest path to shops</w:t>
            </w:r>
            <w:commentRangeEnd w:id="65"/>
            <w:r w:rsidR="00F07180">
              <w:rPr>
                <w:rStyle w:val="CommentReference"/>
              </w:rPr>
              <w:commentReference w:id="65"/>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A2</w:t>
            </w:r>
          </w:p>
        </w:tc>
        <w:tc>
          <w:tcPr>
            <w:tcW w:w="9412" w:type="dxa"/>
            <w:vAlign w:val="center"/>
          </w:tcPr>
          <w:p w14:paraId="7D59ACBB" w14:textId="77777777" w:rsidR="00EC2B1B" w:rsidRPr="00EE0195"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A3</w:t>
            </w:r>
          </w:p>
        </w:tc>
        <w:tc>
          <w:tcPr>
            <w:tcW w:w="9412" w:type="dxa"/>
            <w:vAlign w:val="center"/>
          </w:tcPr>
          <w:p w14:paraId="265DA234" w14:textId="77777777" w:rsidR="00EC2B1B" w:rsidRPr="00EE0195" w:rsidRDefault="00EC2B1B" w:rsidP="00EC2B1B">
            <w:pPr>
              <w:pStyle w:val="ListParagraph"/>
              <w:ind w:left="0"/>
              <w:jc w:val="center"/>
              <w:rPr>
                <w:rFonts w:ascii="Bell MT" w:hAnsi="Bell MT" w:cs="Arial"/>
                <w:shd w:val="clear" w:color="auto" w:fill="FFFFFF"/>
              </w:rPr>
            </w:pPr>
            <w:r>
              <w:rPr>
                <w:rFonts w:ascii="Bell MT" w:hAnsi="Bell MT" w:cs="Arial"/>
                <w:sz w:val="24"/>
                <w:szCs w:val="24"/>
                <w:shd w:val="clear" w:color="auto" w:fill="FFFFFF"/>
              </w:rPr>
              <w:t>Data about store departments and items collocation in departments is correct</w:t>
            </w:r>
          </w:p>
        </w:tc>
      </w:tr>
      <w:tr w:rsidR="00EC2B1B" w14:paraId="025C71E4" w14:textId="77777777" w:rsidTr="00EC2B1B">
        <w:trPr>
          <w:trHeight w:val="117"/>
        </w:trPr>
        <w:tc>
          <w:tcPr>
            <w:tcW w:w="550" w:type="dxa"/>
            <w:vAlign w:val="center"/>
          </w:tcPr>
          <w:p w14:paraId="1DEE2DD4"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A4</w:t>
            </w:r>
          </w:p>
        </w:tc>
        <w:tc>
          <w:tcPr>
            <w:tcW w:w="9412" w:type="dxa"/>
            <w:vAlign w:val="center"/>
          </w:tcPr>
          <w:p w14:paraId="5560EC77" w14:textId="77777777" w:rsidR="00EC2B1B" w:rsidRPr="00EE0195" w:rsidRDefault="00EC2B1B" w:rsidP="00EC2B1B">
            <w:pPr>
              <w:pStyle w:val="ListParagraph"/>
              <w:ind w:left="0"/>
              <w:jc w:val="center"/>
              <w:rPr>
                <w:rFonts w:ascii="Bell MT" w:hAnsi="Bell MT" w:cs="Arial"/>
                <w:sz w:val="24"/>
                <w:szCs w:val="24"/>
                <w:shd w:val="clear" w:color="auto" w:fill="FFFFFF"/>
              </w:rPr>
            </w:pPr>
            <w:commentRangeStart w:id="66"/>
            <w:r>
              <w:rPr>
                <w:rFonts w:ascii="Bell MT" w:hAnsi="Bell MT" w:cs="Arial"/>
                <w:sz w:val="24"/>
                <w:szCs w:val="24"/>
                <w:shd w:val="clear" w:color="auto" w:fill="FFFFFF"/>
              </w:rPr>
              <w:t>All store entrances and exits will have turnstiles gates</w:t>
            </w:r>
            <w:commentRangeEnd w:id="66"/>
            <w:r w:rsidR="00CB2053">
              <w:rPr>
                <w:rStyle w:val="CommentReference"/>
              </w:rPr>
              <w:commentReference w:id="66"/>
            </w:r>
          </w:p>
        </w:tc>
      </w:tr>
      <w:tr w:rsidR="00EC2B1B" w14:paraId="5997FC68" w14:textId="77777777" w:rsidTr="00EC2B1B">
        <w:trPr>
          <w:trHeight w:val="117"/>
        </w:trPr>
        <w:tc>
          <w:tcPr>
            <w:tcW w:w="550" w:type="dxa"/>
            <w:vAlign w:val="center"/>
          </w:tcPr>
          <w:p w14:paraId="2F89F772" w14:textId="77777777" w:rsidR="00EC2B1B" w:rsidRPr="00EE0195"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w:t>
            </w:r>
            <w:r w:rsidRPr="00EE0195">
              <w:rPr>
                <w:rFonts w:ascii="Bell MT" w:hAnsi="Bell MT" w:cs="Arial"/>
                <w:sz w:val="28"/>
                <w:szCs w:val="28"/>
                <w:shd w:val="clear" w:color="auto" w:fill="FFFFFF"/>
              </w:rPr>
              <w:t>5</w:t>
            </w:r>
          </w:p>
        </w:tc>
        <w:tc>
          <w:tcPr>
            <w:tcW w:w="9412" w:type="dxa"/>
            <w:vAlign w:val="center"/>
          </w:tcPr>
          <w:p w14:paraId="5AE68C0F" w14:textId="77777777" w:rsidR="00EC2B1B" w:rsidRPr="00EE0195"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77777777" w:rsidR="00EC2B1B"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A6</w:t>
            </w:r>
          </w:p>
        </w:tc>
        <w:tc>
          <w:tcPr>
            <w:tcW w:w="9412" w:type="dxa"/>
            <w:vAlign w:val="center"/>
          </w:tcPr>
          <w:p w14:paraId="3E931197" w14:textId="77777777" w:rsidR="00EC2B1B"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77777777" w:rsidR="00EC2B1B" w:rsidRDefault="00EC2B1B" w:rsidP="00EC2B1B">
            <w:pPr>
              <w:pStyle w:val="ListParagraph"/>
              <w:ind w:left="0"/>
              <w:jc w:val="center"/>
              <w:rPr>
                <w:rFonts w:ascii="Bell MT" w:hAnsi="Bell MT" w:cs="Arial"/>
                <w:sz w:val="28"/>
                <w:szCs w:val="28"/>
                <w:shd w:val="clear" w:color="auto" w:fill="FFFFFF"/>
              </w:rPr>
            </w:pPr>
            <w:r>
              <w:rPr>
                <w:rFonts w:ascii="Bell MT" w:hAnsi="Bell MT" w:cs="Arial"/>
                <w:sz w:val="28"/>
                <w:szCs w:val="28"/>
                <w:shd w:val="clear" w:color="auto" w:fill="FFFFFF"/>
              </w:rPr>
              <w:t>A7</w:t>
            </w:r>
          </w:p>
        </w:tc>
        <w:tc>
          <w:tcPr>
            <w:tcW w:w="9412" w:type="dxa"/>
            <w:vAlign w:val="center"/>
          </w:tcPr>
          <w:p w14:paraId="476B36A0" w14:textId="02C46684" w:rsidR="00EC2B1B" w:rsidRDefault="00EC2B1B" w:rsidP="00EC2B1B">
            <w:pPr>
              <w:pStyle w:val="ListParagraph"/>
              <w:ind w:left="0"/>
              <w:jc w:val="center"/>
              <w:rPr>
                <w:rFonts w:ascii="Bell MT" w:hAnsi="Bell MT" w:cs="Arial"/>
                <w:sz w:val="24"/>
                <w:szCs w:val="24"/>
                <w:shd w:val="clear" w:color="auto" w:fill="FFFFFF"/>
              </w:rPr>
            </w:pPr>
            <w:r>
              <w:rPr>
                <w:rFonts w:ascii="Bell MT" w:hAnsi="Bell MT" w:cs="Arial"/>
                <w:sz w:val="24"/>
                <w:szCs w:val="24"/>
                <w:shd w:val="clear" w:color="auto" w:fill="FFFFFF"/>
              </w:rPr>
              <w:t xml:space="preserve">All people who are in front of the store have an appointment to enter the store within </w:t>
            </w:r>
            <w:r w:rsidR="008D5406">
              <w:rPr>
                <w:rFonts w:ascii="Bell MT" w:hAnsi="Bell MT" w:cs="Arial"/>
                <w:sz w:val="24"/>
                <w:szCs w:val="24"/>
                <w:shd w:val="clear" w:color="auto" w:fill="FFFFFF"/>
              </w:rPr>
              <w:t xml:space="preserve">the next </w:t>
            </w:r>
            <w:r>
              <w:rPr>
                <w:rFonts w:ascii="Bell MT" w:hAnsi="Bell MT" w:cs="Arial"/>
                <w:sz w:val="24"/>
                <w:szCs w:val="24"/>
                <w:shd w:val="clear" w:color="auto" w:fill="FFFFFF"/>
              </w:rPr>
              <w:t>1</w:t>
            </w:r>
            <w:r w:rsidR="008D5406">
              <w:rPr>
                <w:rFonts w:ascii="Bell MT" w:hAnsi="Bell MT" w:cs="Arial"/>
                <w:sz w:val="24"/>
                <w:szCs w:val="24"/>
                <w:shd w:val="clear" w:color="auto" w:fill="FFFFFF"/>
              </w:rPr>
              <w:t>5</w:t>
            </w:r>
            <w:r>
              <w:rPr>
                <w:rFonts w:ascii="Bell MT" w:hAnsi="Bell MT" w:cs="Arial"/>
                <w:sz w:val="24"/>
                <w:szCs w:val="24"/>
                <w:shd w:val="clear" w:color="auto" w:fill="FFFFFF"/>
              </w:rPr>
              <w:t xml:space="preserve"> minutes</w:t>
            </w:r>
          </w:p>
        </w:tc>
      </w:tr>
    </w:tbl>
    <w:p w14:paraId="6585AF7B" w14:textId="77777777" w:rsidR="00D152F5" w:rsidRPr="00D152F5" w:rsidRDefault="00D152F5" w:rsidP="00D01022">
      <w:pPr>
        <w:pStyle w:val="ListParagraph"/>
        <w:ind w:left="630"/>
        <w:rPr>
          <w:rStyle w:val="SubtleEmphasis"/>
          <w:rFonts w:ascii="Bell MT" w:hAnsi="Bell MT"/>
          <w:i w:val="0"/>
          <w:iCs w:val="0"/>
          <w:sz w:val="24"/>
          <w:szCs w:val="24"/>
        </w:rPr>
      </w:pPr>
    </w:p>
    <w:p w14:paraId="5CCC4AAB" w14:textId="3E4F3032" w:rsidR="008B1B38" w:rsidRDefault="008B1B38" w:rsidP="00923D58">
      <w:pPr>
        <w:ind w:left="360"/>
        <w:rPr>
          <w:rStyle w:val="SubtleEmphasis"/>
          <w:rFonts w:ascii="Bell MT" w:hAnsi="Bell MT"/>
          <w:i w:val="0"/>
          <w:iCs w:val="0"/>
          <w:sz w:val="24"/>
          <w:szCs w:val="24"/>
        </w:rPr>
      </w:pPr>
    </w:p>
    <w:p w14:paraId="7EF8CA06" w14:textId="6B2C40F6" w:rsidR="009961E2" w:rsidRDefault="009961E2" w:rsidP="00923D58">
      <w:pPr>
        <w:ind w:left="360"/>
        <w:rPr>
          <w:rStyle w:val="SubtleEmphasis"/>
          <w:rFonts w:ascii="Bell MT" w:hAnsi="Bell MT"/>
          <w:i w:val="0"/>
          <w:iCs w:val="0"/>
          <w:sz w:val="24"/>
          <w:szCs w:val="24"/>
        </w:rPr>
      </w:pPr>
    </w:p>
    <w:p w14:paraId="1BC51F5F" w14:textId="745138AE" w:rsidR="009961E2" w:rsidRDefault="009961E2" w:rsidP="00923D58">
      <w:pPr>
        <w:ind w:left="360"/>
        <w:rPr>
          <w:rStyle w:val="SubtleEmphasis"/>
          <w:rFonts w:ascii="Bell MT" w:hAnsi="Bell MT"/>
          <w:i w:val="0"/>
          <w:iCs w:val="0"/>
          <w:sz w:val="24"/>
          <w:szCs w:val="24"/>
        </w:rPr>
      </w:pPr>
    </w:p>
    <w:p w14:paraId="6AF85BC0" w14:textId="54E4CE5C" w:rsidR="009961E2" w:rsidRDefault="009961E2" w:rsidP="00923D58">
      <w:pPr>
        <w:ind w:left="360"/>
        <w:rPr>
          <w:rStyle w:val="SubtleEmphasis"/>
          <w:rFonts w:ascii="Bell MT" w:hAnsi="Bell MT"/>
          <w:i w:val="0"/>
          <w:iCs w:val="0"/>
          <w:sz w:val="24"/>
          <w:szCs w:val="24"/>
        </w:rPr>
      </w:pPr>
    </w:p>
    <w:p w14:paraId="7698ABA5" w14:textId="59FDDCBD" w:rsidR="009961E2" w:rsidRDefault="009961E2" w:rsidP="00D01022">
      <w:pPr>
        <w:rPr>
          <w:rStyle w:val="SubtleEmphasis"/>
          <w:rFonts w:ascii="Bell MT" w:hAnsi="Bell MT"/>
          <w:i w:val="0"/>
          <w:iCs w:val="0"/>
          <w:sz w:val="24"/>
          <w:szCs w:val="24"/>
        </w:rPr>
      </w:pPr>
    </w:p>
    <w:p w14:paraId="7B0A2BFA" w14:textId="5F717B2F" w:rsidR="009961E2" w:rsidRDefault="009961E2" w:rsidP="00923D58">
      <w:pPr>
        <w:ind w:left="360"/>
        <w:rPr>
          <w:rStyle w:val="SubtleEmphasis"/>
          <w:rFonts w:ascii="Bell MT" w:hAnsi="Bell MT"/>
          <w:i w:val="0"/>
          <w:iCs w:val="0"/>
          <w:sz w:val="24"/>
          <w:szCs w:val="24"/>
        </w:rPr>
      </w:pPr>
    </w:p>
    <w:p w14:paraId="1F8FAD3E" w14:textId="65F5DDF7" w:rsidR="00F90645" w:rsidRDefault="00F90645" w:rsidP="00923D58">
      <w:pPr>
        <w:ind w:left="360"/>
        <w:rPr>
          <w:rStyle w:val="SubtleEmphasis"/>
          <w:rFonts w:ascii="Bell MT" w:hAnsi="Bell MT"/>
          <w:i w:val="0"/>
          <w:iCs w:val="0"/>
          <w:sz w:val="24"/>
          <w:szCs w:val="24"/>
        </w:rPr>
      </w:pPr>
    </w:p>
    <w:p w14:paraId="245140A6" w14:textId="5C29D3B4" w:rsidR="00F90645" w:rsidRDefault="00F90645" w:rsidP="00923D58">
      <w:pPr>
        <w:ind w:left="360"/>
        <w:rPr>
          <w:rStyle w:val="SubtleEmphasis"/>
          <w:rFonts w:ascii="Bell MT" w:hAnsi="Bell MT"/>
          <w:i w:val="0"/>
          <w:iCs w:val="0"/>
          <w:sz w:val="24"/>
          <w:szCs w:val="24"/>
        </w:rPr>
      </w:pPr>
    </w:p>
    <w:p w14:paraId="4BAB9175" w14:textId="0FF81305" w:rsidR="00F90645" w:rsidRDefault="00F90645" w:rsidP="00923D58">
      <w:pPr>
        <w:ind w:left="360"/>
        <w:rPr>
          <w:rStyle w:val="SubtleEmphasis"/>
          <w:rFonts w:ascii="Bell MT" w:hAnsi="Bell MT"/>
          <w:i w:val="0"/>
          <w:iCs w:val="0"/>
          <w:sz w:val="24"/>
          <w:szCs w:val="24"/>
        </w:rPr>
      </w:pPr>
    </w:p>
    <w:p w14:paraId="3AFE4E4E" w14:textId="490ED59C" w:rsidR="00F90645" w:rsidRDefault="00F90645" w:rsidP="00923D58">
      <w:pPr>
        <w:ind w:left="360"/>
        <w:rPr>
          <w:rStyle w:val="SubtleEmphasis"/>
          <w:rFonts w:ascii="Bell MT" w:hAnsi="Bell MT"/>
          <w:i w:val="0"/>
          <w:iCs w:val="0"/>
          <w:sz w:val="24"/>
          <w:szCs w:val="24"/>
        </w:rPr>
      </w:pPr>
    </w:p>
    <w:p w14:paraId="5925A241" w14:textId="13CE76A0" w:rsidR="00F90645" w:rsidRDefault="00F90645" w:rsidP="00923D58">
      <w:pPr>
        <w:ind w:left="360"/>
        <w:rPr>
          <w:rStyle w:val="SubtleEmphasis"/>
          <w:rFonts w:ascii="Bell MT" w:hAnsi="Bell MT"/>
          <w:i w:val="0"/>
          <w:iCs w:val="0"/>
          <w:sz w:val="24"/>
          <w:szCs w:val="24"/>
        </w:rPr>
      </w:pPr>
    </w:p>
    <w:p w14:paraId="72A997E3" w14:textId="6F34CF68" w:rsidR="00F90645" w:rsidRDefault="00F90645" w:rsidP="00923D58">
      <w:pPr>
        <w:ind w:left="360"/>
        <w:rPr>
          <w:rStyle w:val="SubtleEmphasis"/>
          <w:rFonts w:ascii="Bell MT" w:hAnsi="Bell MT"/>
          <w:i w:val="0"/>
          <w:iCs w:val="0"/>
          <w:sz w:val="24"/>
          <w:szCs w:val="24"/>
        </w:rPr>
      </w:pPr>
    </w:p>
    <w:p w14:paraId="5805B101" w14:textId="6D6466AD" w:rsidR="00F90645" w:rsidRDefault="00F90645" w:rsidP="00923D58">
      <w:pPr>
        <w:ind w:left="360"/>
        <w:rPr>
          <w:rStyle w:val="SubtleEmphasis"/>
          <w:rFonts w:ascii="Bell MT" w:hAnsi="Bell MT"/>
          <w:i w:val="0"/>
          <w:iCs w:val="0"/>
          <w:sz w:val="24"/>
          <w:szCs w:val="24"/>
        </w:rPr>
      </w:pPr>
    </w:p>
    <w:p w14:paraId="3FC3E998" w14:textId="78B0E9AD" w:rsidR="00F90645" w:rsidRDefault="00F90645" w:rsidP="00923D58">
      <w:pPr>
        <w:ind w:left="360"/>
        <w:rPr>
          <w:rStyle w:val="SubtleEmphasis"/>
          <w:rFonts w:ascii="Bell MT" w:hAnsi="Bell MT"/>
          <w:i w:val="0"/>
          <w:iCs w:val="0"/>
          <w:sz w:val="24"/>
          <w:szCs w:val="24"/>
        </w:rPr>
      </w:pPr>
    </w:p>
    <w:p w14:paraId="36018863" w14:textId="77777777" w:rsidR="00EC2B1B" w:rsidRDefault="00EC2B1B" w:rsidP="00923D58">
      <w:pPr>
        <w:ind w:left="360"/>
        <w:rPr>
          <w:rStyle w:val="SubtleEmphasis"/>
          <w:rFonts w:ascii="Bell MT" w:hAnsi="Bell MT"/>
          <w:i w:val="0"/>
          <w:iCs w:val="0"/>
          <w:sz w:val="24"/>
          <w:szCs w:val="24"/>
        </w:rPr>
      </w:pPr>
    </w:p>
    <w:p w14:paraId="48AFA24C" w14:textId="77777777" w:rsidR="00F90645" w:rsidRDefault="00F90645" w:rsidP="00923D58">
      <w:pPr>
        <w:ind w:left="360"/>
        <w:rPr>
          <w:rStyle w:val="SubtleEmphasis"/>
          <w:rFonts w:ascii="Bell MT" w:hAnsi="Bell MT"/>
          <w:i w:val="0"/>
          <w:iCs w:val="0"/>
          <w:sz w:val="24"/>
          <w:szCs w:val="24"/>
        </w:rPr>
      </w:pPr>
    </w:p>
    <w:p w14:paraId="7E1118B0" w14:textId="2FE5156D" w:rsidR="00FD6EF9"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lastRenderedPageBreak/>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102B1280" w:rsidR="00C03833" w:rsidRDefault="00DF3309" w:rsidP="00C03833">
      <w:pPr>
        <w:pStyle w:val="ListParagraph"/>
        <w:numPr>
          <w:ilvl w:val="1"/>
          <w:numId w:val="22"/>
        </w:numPr>
        <w:spacing w:line="240" w:lineRule="auto"/>
        <w:rPr>
          <w:rStyle w:val="SubtleEmphasis"/>
          <w:rFonts w:ascii="Bell MT" w:hAnsi="Bell MT"/>
          <w:sz w:val="32"/>
          <w:szCs w:val="32"/>
        </w:rPr>
      </w:pPr>
      <w:r w:rsidRPr="00C03833">
        <w:rPr>
          <w:rStyle w:val="SubtleEmphasis"/>
          <w:rFonts w:ascii="Bell MT" w:hAnsi="Bell MT"/>
          <w:sz w:val="32"/>
          <w:szCs w:val="32"/>
        </w:rPr>
        <w:t>User Interfaces:</w:t>
      </w:r>
      <w:r w:rsidR="00F90645">
        <w:rPr>
          <w:rStyle w:val="SubtleEmphasis"/>
          <w:rFonts w:ascii="Bell MT" w:hAnsi="Bell MT"/>
          <w:sz w:val="32"/>
          <w:szCs w:val="32"/>
        </w:rPr>
        <w:br/>
      </w:r>
    </w:p>
    <w:p w14:paraId="7DDB4D30" w14:textId="10319D2E" w:rsidR="009961E2" w:rsidRPr="00B920D4" w:rsidRDefault="00F90645">
      <w:pPr>
        <w:pStyle w:val="ListParagraph"/>
        <w:numPr>
          <w:ilvl w:val="0"/>
          <w:numId w:val="43"/>
        </w:numPr>
        <w:spacing w:line="240" w:lineRule="auto"/>
        <w:rPr>
          <w:rStyle w:val="SubtleEmphasis"/>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5432E1" w:rsidRPr="00394E50" w:rsidRDefault="005432E1" w:rsidP="00B920D4">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5432E1" w:rsidRPr="00394E50" w:rsidRDefault="005432E1" w:rsidP="00B920D4">
                      <w:pPr>
                        <w:pStyle w:val="Caption"/>
                        <w:jc w:val="center"/>
                        <w:rPr>
                          <w:rFonts w:ascii="Bell MT" w:hAnsi="Bell MT"/>
                          <w:noProof/>
                          <w:sz w:val="24"/>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5432E1" w:rsidRPr="00C916B9" w:rsidRDefault="005432E1" w:rsidP="00B920D4">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5432E1" w:rsidRPr="00C916B9" w:rsidRDefault="005432E1" w:rsidP="00B920D4">
                      <w:pPr>
                        <w:pStyle w:val="Caption"/>
                        <w:jc w:val="center"/>
                        <w:rPr>
                          <w:rFonts w:ascii="Bell MT" w:hAnsi="Bell MT"/>
                          <w:noProof/>
                          <w:sz w:val="24"/>
                          <w:szCs w:val="24"/>
                        </w:rPr>
                      </w:pPr>
                      <w:r>
                        <w:t>Home page of the app</w:t>
                      </w:r>
                    </w:p>
                  </w:txbxContent>
                </v:textbox>
                <w10:wrap type="topAndBottom"/>
              </v:shape>
            </w:pict>
          </mc:Fallback>
        </mc:AlternateContent>
      </w:r>
      <w:r w:rsidR="00B45AC3">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rFonts w:ascii="Bell MT" w:hAnsi="Bell MT"/>
          <w:i w:val="0"/>
          <w:iCs w:val="0"/>
          <w:sz w:val="24"/>
          <w:szCs w:val="24"/>
        </w:rPr>
        <w:t>Mobile App</w:t>
      </w:r>
      <w:r w:rsidR="00881403" w:rsidRPr="699595DC">
        <w:rPr>
          <w:rStyle w:val="SubtleEmphasis"/>
          <w:rFonts w:ascii="Bell MT" w:hAnsi="Bell MT"/>
          <w:i w:val="0"/>
          <w:iCs w:val="0"/>
          <w:sz w:val="24"/>
          <w:szCs w:val="24"/>
        </w:rPr>
        <w:t>, this</w:t>
      </w:r>
      <w:r w:rsidR="00132955" w:rsidRPr="699595DC">
        <w:rPr>
          <w:rStyle w:val="SubtleEmphasis"/>
          <w:rFonts w:ascii="Bell MT" w:hAnsi="Bell MT"/>
          <w:i w:val="0"/>
          <w:iCs w:val="0"/>
          <w:sz w:val="24"/>
          <w:szCs w:val="24"/>
        </w:rPr>
        <w:t xml:space="preserve"> must be easy to use, as it </w:t>
      </w:r>
      <w:r w:rsidR="00307B50" w:rsidRPr="699595DC">
        <w:rPr>
          <w:rStyle w:val="SubtleEmphasis"/>
          <w:rFonts w:ascii="Bell MT" w:hAnsi="Bell MT"/>
          <w:i w:val="0"/>
          <w:iCs w:val="0"/>
          <w:sz w:val="24"/>
          <w:szCs w:val="24"/>
        </w:rPr>
        <w:t>will have</w:t>
      </w:r>
      <w:r w:rsidR="00132955" w:rsidRPr="699595DC">
        <w:rPr>
          <w:rStyle w:val="SubtleEmphasis"/>
          <w:rFonts w:ascii="Bell MT" w:hAnsi="Bell MT"/>
          <w:i w:val="0"/>
          <w:iCs w:val="0"/>
          <w:sz w:val="24"/>
          <w:szCs w:val="24"/>
        </w:rPr>
        <w:t xml:space="preserve"> to be used from people of all ages, this means that the interface must be very minimal and direct</w:t>
      </w:r>
      <w:r w:rsidR="003A6295" w:rsidRPr="699595DC">
        <w:rPr>
          <w:rStyle w:val="SubtleEmphasis"/>
          <w:rFonts w:ascii="Bell MT" w:hAnsi="Bell MT"/>
          <w:i w:val="0"/>
          <w:iCs w:val="0"/>
          <w:sz w:val="24"/>
          <w:szCs w:val="24"/>
        </w:rPr>
        <w:t>. The app will allow virtual users to get a ticket, book visits, as well as monitor their tickets and visit</w:t>
      </w:r>
      <w:r w:rsidR="00C46FED" w:rsidRPr="699595DC">
        <w:rPr>
          <w:rStyle w:val="SubtleEmphasis"/>
          <w:rFonts w:ascii="Bell MT" w:hAnsi="Bell MT"/>
          <w:i w:val="0"/>
          <w:iCs w:val="0"/>
          <w:sz w:val="24"/>
          <w:szCs w:val="24"/>
        </w:rPr>
        <w:t xml:space="preserve">s, </w:t>
      </w:r>
      <w:r w:rsidR="00BB10B8" w:rsidRPr="699595DC">
        <w:rPr>
          <w:rStyle w:val="SubtleEmphasis"/>
          <w:rFonts w:ascii="Bell MT" w:hAnsi="Bell MT"/>
          <w:i w:val="0"/>
          <w:iCs w:val="0"/>
          <w:sz w:val="24"/>
          <w:szCs w:val="24"/>
        </w:rPr>
        <w:t xml:space="preserve">either if the virtual user has an account </w:t>
      </w:r>
      <w:r w:rsidR="003865BD" w:rsidRPr="699595DC">
        <w:rPr>
          <w:rStyle w:val="SubtleEmphasis"/>
          <w:rFonts w:ascii="Bell MT" w:hAnsi="Bell MT"/>
          <w:i w:val="0"/>
          <w:iCs w:val="0"/>
          <w:sz w:val="24"/>
          <w:szCs w:val="24"/>
        </w:rPr>
        <w:t>or not. If user does not login, the app will just consider him as a guest</w:t>
      </w:r>
      <w:r w:rsidR="000A44A8" w:rsidRPr="699595DC">
        <w:rPr>
          <w:rStyle w:val="SubtleEmphasis"/>
          <w:rFonts w:ascii="Bell MT" w:hAnsi="Bell MT"/>
          <w:i w:val="0"/>
          <w:iCs w:val="0"/>
          <w:sz w:val="24"/>
          <w:szCs w:val="24"/>
        </w:rPr>
        <w:t>.</w:t>
      </w:r>
      <w:r w:rsidR="001F6074" w:rsidRPr="699595DC">
        <w:rPr>
          <w:rStyle w:val="SubtleEmphasis"/>
          <w:rFonts w:ascii="Bell MT" w:hAnsi="Bell MT"/>
          <w:i w:val="0"/>
          <w:iCs w:val="0"/>
          <w:sz w:val="24"/>
          <w:szCs w:val="24"/>
        </w:rPr>
        <w:t xml:space="preserve"> </w:t>
      </w:r>
      <w:r w:rsidR="009961E2">
        <w:rPr>
          <w:rStyle w:val="SubtleEmphasis"/>
          <w:rFonts w:ascii="Bell MT" w:hAnsi="Bell MT"/>
          <w:i w:val="0"/>
          <w:iCs w:val="0"/>
          <w:sz w:val="24"/>
          <w:szCs w:val="24"/>
        </w:rPr>
        <w:br/>
      </w:r>
      <w:r w:rsidR="001F6074" w:rsidRPr="699595DC">
        <w:rPr>
          <w:rStyle w:val="SubtleEmphasis"/>
          <w:rFonts w:ascii="Bell MT" w:hAnsi="Bell MT"/>
          <w:i w:val="0"/>
          <w:iCs w:val="0"/>
          <w:sz w:val="24"/>
          <w:szCs w:val="24"/>
        </w:rPr>
        <w:t>Here we can see some</w:t>
      </w:r>
      <w:r w:rsidR="00C208EB" w:rsidRPr="699595DC">
        <w:rPr>
          <w:rStyle w:val="SubtleEmphasis"/>
          <w:rFonts w:ascii="Bell MT" w:hAnsi="Bell MT"/>
          <w:i w:val="0"/>
          <w:iCs w:val="0"/>
          <w:sz w:val="24"/>
          <w:szCs w:val="24"/>
        </w:rPr>
        <w:t xml:space="preserve"> draft</w:t>
      </w:r>
      <w:r w:rsidR="001F6074" w:rsidRPr="699595DC">
        <w:rPr>
          <w:rStyle w:val="SubtleEmphasis"/>
          <w:rFonts w:ascii="Bell MT" w:hAnsi="Bell MT"/>
          <w:i w:val="0"/>
          <w:iCs w:val="0"/>
          <w:sz w:val="24"/>
          <w:szCs w:val="24"/>
        </w:rPr>
        <w:t xml:space="preserve"> mockups</w:t>
      </w:r>
      <w:r>
        <w:rPr>
          <w:rStyle w:val="FootnoteReference"/>
          <w:rFonts w:ascii="Bell MT" w:hAnsi="Bell MT"/>
          <w:sz w:val="24"/>
          <w:szCs w:val="24"/>
        </w:rPr>
        <w:footnoteReference w:id="1"/>
      </w:r>
      <w:r w:rsidR="00C208EB" w:rsidRPr="699595DC">
        <w:rPr>
          <w:rStyle w:val="SubtleEmphasis"/>
          <w:rFonts w:ascii="Bell MT" w:hAnsi="Bell MT"/>
          <w:i w:val="0"/>
          <w:iCs w:val="0"/>
          <w:sz w:val="24"/>
          <w:szCs w:val="24"/>
        </w:rPr>
        <w:t xml:space="preserve"> with </w:t>
      </w:r>
      <w:r w:rsidR="007C5236" w:rsidRPr="699595DC">
        <w:rPr>
          <w:rStyle w:val="SubtleEmphasis"/>
          <w:rFonts w:ascii="Bell MT" w:hAnsi="Bell MT"/>
          <w:i w:val="0"/>
          <w:iCs w:val="0"/>
          <w:sz w:val="24"/>
          <w:szCs w:val="24"/>
        </w:rPr>
        <w:t>colours and graphics not optimized</w:t>
      </w:r>
      <w:r w:rsidR="00496130" w:rsidRPr="699595DC">
        <w:rPr>
          <w:rStyle w:val="SubtleEmphasis"/>
          <w:rFonts w:ascii="Bell MT" w:hAnsi="Bell MT"/>
          <w:i w:val="0"/>
          <w:iCs w:val="0"/>
          <w:sz w:val="24"/>
          <w:szCs w:val="24"/>
        </w:rPr>
        <w:t>:</w:t>
      </w:r>
      <w:r>
        <w:rPr>
          <w:rStyle w:val="SubtleEmphasis"/>
          <w:rFonts w:ascii="Bell MT" w:hAnsi="Bell MT"/>
          <w:i w:val="0"/>
          <w:iCs w:val="0"/>
          <w:sz w:val="24"/>
          <w:szCs w:val="24"/>
        </w:rPr>
        <w:br/>
      </w:r>
      <w:r w:rsidR="009961E2" w:rsidRPr="00B45AC3">
        <w:rPr>
          <w:rStyle w:val="SubtleEmphasis"/>
          <w:rFonts w:ascii="Bell MT" w:hAnsi="Bell MT"/>
          <w:i w:val="0"/>
          <w:iCs w:val="0"/>
          <w:sz w:val="24"/>
          <w:szCs w:val="24"/>
        </w:rPr>
        <w:br/>
      </w:r>
    </w:p>
    <w:p w14:paraId="1819572C" w14:textId="404C6979" w:rsidR="00B45AC3" w:rsidRDefault="00B45AC3" w:rsidP="00B45AC3">
      <w:pPr>
        <w:pStyle w:val="ListParagraph"/>
        <w:spacing w:line="240" w:lineRule="auto"/>
        <w:ind w:left="1505"/>
        <w:rPr>
          <w:rStyle w:val="SubtleEmphasis"/>
          <w:rFonts w:ascii="Bell MT" w:hAnsi="Bell MT"/>
          <w:i w:val="0"/>
          <w:iCs w:val="0"/>
          <w:sz w:val="24"/>
          <w:szCs w:val="24"/>
        </w:rPr>
      </w:pPr>
    </w:p>
    <w:p w14:paraId="23A51B0A" w14:textId="252A4F45" w:rsidR="00F95DA5" w:rsidRPr="00B920D4" w:rsidRDefault="00F90645" w:rsidP="00B920D4">
      <w:pPr>
        <w:spacing w:line="240" w:lineRule="auto"/>
        <w:ind w:left="720"/>
        <w:rPr>
          <w:rStyle w:val="SubtleEmphasis"/>
          <w:rFonts w:ascii="Bell MT" w:hAnsi="Bell MT"/>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5432E1" w:rsidRPr="00F45241" w:rsidRDefault="005432E1" w:rsidP="00D01022">
                            <w:pPr>
                              <w:pStyle w:val="Caption"/>
                              <w:jc w:val="center"/>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5432E1" w:rsidRPr="00F45241" w:rsidRDefault="005432E1" w:rsidP="00D01022">
                      <w:pPr>
                        <w:pStyle w:val="Caption"/>
                        <w:jc w:val="center"/>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5432E1" w:rsidRPr="00B70500" w:rsidRDefault="005432E1" w:rsidP="00D01022">
                            <w:pPr>
                              <w:pStyle w:val="Caption"/>
                              <w:jc w:val="center"/>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5432E1" w:rsidRPr="00B70500" w:rsidRDefault="005432E1" w:rsidP="00D01022">
                      <w:pPr>
                        <w:pStyle w:val="Caption"/>
                        <w:jc w:val="center"/>
                        <w:rPr>
                          <w:rFonts w:ascii="Bell MT" w:hAnsi="Bell MT"/>
                          <w:noProof/>
                          <w:sz w:val="24"/>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5432E1" w:rsidRPr="00126B00" w:rsidRDefault="005432E1" w:rsidP="00B920D4">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5432E1" w:rsidRPr="00126B00" w:rsidRDefault="005432E1" w:rsidP="00B920D4">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5432E1" w:rsidRPr="00CE15D9" w:rsidRDefault="005432E1"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5432E1" w:rsidRPr="00CE15D9" w:rsidRDefault="005432E1" w:rsidP="00B920D4">
                      <w:pPr>
                        <w:pStyle w:val="Caption"/>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rFonts w:ascii="Bell MT" w:hAnsi="Bell MT"/>
          <w:i w:val="0"/>
          <w:iCs w:val="0"/>
          <w:sz w:val="24"/>
          <w:szCs w:val="24"/>
        </w:rPr>
        <w:t xml:space="preserve">The </w:t>
      </w:r>
      <w:r w:rsidR="00B94B8F" w:rsidRPr="00B45AC3">
        <w:rPr>
          <w:rStyle w:val="SubtleEmphasis"/>
          <w:rFonts w:ascii="Bell MT" w:hAnsi="Bell MT"/>
          <w:i w:val="0"/>
          <w:iCs w:val="0"/>
          <w:sz w:val="24"/>
          <w:szCs w:val="24"/>
        </w:rPr>
        <w:t xml:space="preserve">app will allow user to define first either the shop or the </w:t>
      </w:r>
      <w:r w:rsidR="00F057DC" w:rsidRPr="00B45AC3">
        <w:rPr>
          <w:rStyle w:val="SubtleEmphasis"/>
          <w:rFonts w:ascii="Bell MT" w:hAnsi="Bell MT"/>
          <w:i w:val="0"/>
          <w:iCs w:val="0"/>
          <w:sz w:val="24"/>
          <w:szCs w:val="24"/>
        </w:rPr>
        <w:t>date and time, in the case</w:t>
      </w:r>
      <w:r w:rsidR="00B45AC3">
        <w:rPr>
          <w:rStyle w:val="SubtleEmphasis"/>
          <w:rFonts w:ascii="Bell MT" w:hAnsi="Bell MT"/>
          <w:i w:val="0"/>
          <w:iCs w:val="0"/>
          <w:sz w:val="24"/>
          <w:szCs w:val="24"/>
        </w:rPr>
        <w:t xml:space="preserve"> </w:t>
      </w:r>
      <w:r w:rsidR="00F057DC" w:rsidRPr="00B45AC3">
        <w:rPr>
          <w:rStyle w:val="SubtleEmphasis"/>
          <w:rFonts w:ascii="Bell MT" w:hAnsi="Bell MT"/>
          <w:i w:val="0"/>
          <w:iCs w:val="0"/>
          <w:sz w:val="24"/>
          <w:szCs w:val="24"/>
        </w:rPr>
        <w:t xml:space="preserve">of  “Book a visit”, it is not shown in this demo </w:t>
      </w:r>
      <w:r w:rsidR="00CD0656" w:rsidRPr="00B45AC3">
        <w:rPr>
          <w:rStyle w:val="SubtleEmphasis"/>
          <w:rFonts w:ascii="Bell MT" w:hAnsi="Bell MT"/>
          <w:i w:val="0"/>
          <w:iCs w:val="0"/>
          <w:sz w:val="24"/>
          <w:szCs w:val="24"/>
        </w:rPr>
        <w:t>because it is similar and irrelevant.</w:t>
      </w:r>
    </w:p>
    <w:p w14:paraId="39657757" w14:textId="7C22C990" w:rsidR="009C361D" w:rsidRPr="0008156E" w:rsidRDefault="00F877BD" w:rsidP="00E670C8">
      <w:pPr>
        <w:spacing w:line="240" w:lineRule="auto"/>
        <w:ind w:left="1505"/>
        <w:jc w:val="both"/>
        <w:rPr>
          <w:rStyle w:val="SubtleEmphasis"/>
          <w:rFonts w:ascii="Bell MT" w:hAnsi="Bell MT"/>
          <w:i w:val="0"/>
          <w:iCs w:val="0"/>
          <w:sz w:val="24"/>
          <w:szCs w:val="24"/>
        </w:rPr>
        <w:pPrChange w:id="67" w:author="Cristian Sbrolli" w:date="2020-12-05T03:34:00Z">
          <w:pPr>
            <w:spacing w:line="240" w:lineRule="auto"/>
            <w:ind w:left="720"/>
            <w:jc w:val="both"/>
          </w:pPr>
        </w:pPrChange>
      </w:pPr>
      <w:r w:rsidRPr="699595DC">
        <w:rPr>
          <w:rStyle w:val="SubtleEmphasis"/>
          <w:rFonts w:ascii="Bell MT" w:hAnsi="Bell MT"/>
          <w:i w:val="0"/>
          <w:iCs w:val="0"/>
          <w:sz w:val="24"/>
          <w:szCs w:val="24"/>
        </w:rPr>
        <w:lastRenderedPageBreak/>
        <w:t xml:space="preserve">In the case of </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book a visit</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 after the shop selection, the app will allow registered users to select their shopping list</w:t>
      </w:r>
      <w:ins w:id="68" w:author="Cristian Sbrolli" w:date="2020-12-05T03:33:00Z">
        <w:r w:rsidR="00E670C8">
          <w:rPr>
            <w:rStyle w:val="SubtleEmphasis"/>
            <w:rFonts w:ascii="Bell MT" w:hAnsi="Bell MT"/>
            <w:i w:val="0"/>
            <w:iCs w:val="0"/>
            <w:sz w:val="24"/>
            <w:szCs w:val="24"/>
          </w:rPr>
          <w:t>.</w:t>
        </w:r>
      </w:ins>
      <w:del w:id="69" w:author="Cristian Sbrolli" w:date="2020-12-05T03:33:00Z">
        <w:r w:rsidRPr="699595DC" w:rsidDel="00E670C8">
          <w:rPr>
            <w:rStyle w:val="SubtleEmphasis"/>
            <w:rFonts w:ascii="Bell MT" w:hAnsi="Bell MT"/>
            <w:i w:val="0"/>
            <w:iCs w:val="0"/>
            <w:sz w:val="24"/>
            <w:szCs w:val="24"/>
          </w:rPr>
          <w:delText>:</w:delText>
        </w:r>
      </w:del>
    </w:p>
    <w:p w14:paraId="3E4FD0B2" w14:textId="11B41BF1" w:rsidR="00107C29" w:rsidRDefault="00107C29" w:rsidP="005D4865">
      <w:pPr>
        <w:pStyle w:val="ListParagraph"/>
        <w:spacing w:line="240" w:lineRule="auto"/>
        <w:ind w:left="1505"/>
        <w:rPr>
          <w:rStyle w:val="SubtleEmphasis"/>
          <w:rFonts w:ascii="Bell MT" w:hAnsi="Bell MT"/>
          <w:i w:val="0"/>
          <w:iCs w:val="0"/>
          <w:sz w:val="24"/>
          <w:szCs w:val="24"/>
        </w:rPr>
      </w:pPr>
    </w:p>
    <w:p w14:paraId="2658D7D1" w14:textId="273C3F50" w:rsidR="00C26CA6" w:rsidRPr="00B920D4" w:rsidRDefault="00107C29" w:rsidP="699595DC">
      <w:pPr>
        <w:pStyle w:val="ListParagraph"/>
        <w:numPr>
          <w:ilvl w:val="0"/>
          <w:numId w:val="43"/>
        </w:numPr>
        <w:spacing w:line="240" w:lineRule="auto"/>
        <w:rPr>
          <w:rFonts w:ascii="Bell MT" w:eastAsia="Bell MT" w:hAnsi="Bell MT" w:cs="Bell MT"/>
          <w:sz w:val="24"/>
          <w:szCs w:val="24"/>
        </w:rPr>
      </w:pPr>
      <w:r w:rsidRPr="00D01022">
        <w:rPr>
          <w:rFonts w:ascii="Bell MT" w:eastAsia="Bell MT" w:hAnsi="Bell MT" w:cs="Bell MT"/>
          <w:sz w:val="24"/>
          <w:szCs w:val="24"/>
        </w:rPr>
        <w:t xml:space="preserve">Physical </w:t>
      </w:r>
      <w:r w:rsidR="002C7473" w:rsidRPr="00D01022">
        <w:rPr>
          <w:rFonts w:ascii="Bell MT" w:eastAsia="Bell MT" w:hAnsi="Bell MT" w:cs="Bell MT"/>
          <w:sz w:val="24"/>
          <w:szCs w:val="24"/>
        </w:rPr>
        <w:t xml:space="preserve">ticket dispensers, that will be installed in front of each shop, </w:t>
      </w:r>
      <w:r w:rsidR="00D63385" w:rsidRPr="00D01022">
        <w:rPr>
          <w:rFonts w:ascii="Bell MT" w:eastAsia="Bell MT" w:hAnsi="Bell MT" w:cs="Bell MT"/>
          <w:sz w:val="24"/>
          <w:szCs w:val="24"/>
        </w:rPr>
        <w:t xml:space="preserve">acting as proxies for the system. Physical ticket dispensers will allow </w:t>
      </w:r>
      <w:r w:rsidR="001D5F33" w:rsidRPr="00D01022">
        <w:rPr>
          <w:rFonts w:ascii="Bell MT" w:eastAsia="Bell MT" w:hAnsi="Bell MT" w:cs="Bell MT"/>
          <w:sz w:val="24"/>
          <w:szCs w:val="24"/>
        </w:rPr>
        <w:t>physical users to get a ticket for the shop</w:t>
      </w:r>
      <w:r w:rsidR="008544B3" w:rsidRPr="00D01022">
        <w:rPr>
          <w:rFonts w:ascii="Bell MT" w:eastAsia="Bell MT" w:hAnsi="Bell MT" w:cs="Bell MT"/>
          <w:sz w:val="24"/>
          <w:szCs w:val="24"/>
        </w:rPr>
        <w:t xml:space="preserve"> to which</w:t>
      </w:r>
      <w:r w:rsidR="001D5F33" w:rsidRPr="00D01022">
        <w:rPr>
          <w:rFonts w:ascii="Bell MT" w:eastAsia="Bell MT" w:hAnsi="Bell MT" w:cs="Bell MT"/>
          <w:sz w:val="24"/>
          <w:szCs w:val="24"/>
        </w:rPr>
        <w:t xml:space="preserve"> the dispenser belong</w:t>
      </w:r>
      <w:r w:rsidR="008544B3" w:rsidRPr="00D01022">
        <w:rPr>
          <w:rFonts w:ascii="Bell MT" w:eastAsia="Bell MT" w:hAnsi="Bell MT" w:cs="Bell MT"/>
          <w:sz w:val="24"/>
          <w:szCs w:val="24"/>
        </w:rPr>
        <w:t>s</w:t>
      </w:r>
      <w:r w:rsidR="001D5F33" w:rsidRPr="00D01022">
        <w:rPr>
          <w:rFonts w:ascii="Bell MT" w:eastAsia="Bell MT" w:hAnsi="Bell MT" w:cs="Bell MT"/>
          <w:sz w:val="24"/>
          <w:szCs w:val="24"/>
        </w:rPr>
        <w:t xml:space="preserve"> </w:t>
      </w:r>
      <w:commentRangeStart w:id="70"/>
      <w:r w:rsidR="001D5F33" w:rsidRPr="00D01022">
        <w:rPr>
          <w:rFonts w:ascii="Bell MT" w:eastAsia="Bell MT" w:hAnsi="Bell MT" w:cs="Bell MT"/>
          <w:sz w:val="24"/>
          <w:szCs w:val="24"/>
        </w:rPr>
        <w:t>t</w:t>
      </w:r>
      <w:r w:rsidR="00564211" w:rsidRPr="00D01022">
        <w:rPr>
          <w:rFonts w:ascii="Bell MT" w:eastAsia="Bell MT" w:hAnsi="Bell MT" w:cs="Bell MT"/>
          <w:sz w:val="24"/>
          <w:szCs w:val="24"/>
        </w:rPr>
        <w:t>o</w:t>
      </w:r>
      <w:commentRangeEnd w:id="70"/>
      <w:r>
        <w:commentReference w:id="70"/>
      </w:r>
      <w:r w:rsidR="00564211" w:rsidRPr="00D01022">
        <w:rPr>
          <w:rFonts w:ascii="Bell MT" w:eastAsia="Bell MT" w:hAnsi="Bell MT" w:cs="Bell MT"/>
          <w:sz w:val="24"/>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ascii="Bell MT" w:eastAsia="Bell MT" w:hAnsi="Bell MT" w:cs="Bell MT"/>
          <w:i w:val="0"/>
          <w:iCs w:val="0"/>
          <w:sz w:val="24"/>
          <w:szCs w:val="24"/>
        </w:rPr>
      </w:pPr>
      <w:r w:rsidRPr="00D01022">
        <w:rPr>
          <w:rFonts w:ascii="Bell MT" w:eastAsia="Bell MT" w:hAnsi="Bell MT" w:cs="Bell MT"/>
          <w:sz w:val="24"/>
          <w:szCs w:val="24"/>
        </w:rPr>
        <w:t xml:space="preserve">Admin interface, that will be </w:t>
      </w:r>
      <w:r w:rsidR="002758CE" w:rsidRPr="00D01022">
        <w:rPr>
          <w:rFonts w:ascii="Bell MT" w:eastAsia="Bell MT" w:hAnsi="Bell MT" w:cs="Bell MT"/>
          <w:sz w:val="24"/>
          <w:szCs w:val="24"/>
        </w:rPr>
        <w:t xml:space="preserve">a more </w:t>
      </w:r>
      <w:r w:rsidR="00E44E1C" w:rsidRPr="00D01022">
        <w:rPr>
          <w:rFonts w:ascii="Bell MT" w:eastAsia="Bell MT" w:hAnsi="Bell MT" w:cs="Bell MT"/>
          <w:sz w:val="24"/>
          <w:szCs w:val="24"/>
        </w:rPr>
        <w:t>statistics-oriented</w:t>
      </w:r>
      <w:r w:rsidR="002758CE" w:rsidRPr="00D01022">
        <w:rPr>
          <w:rFonts w:ascii="Bell MT" w:eastAsia="Bell MT" w:hAnsi="Bell MT" w:cs="Bell MT"/>
          <w:sz w:val="24"/>
          <w:szCs w:val="24"/>
        </w:rPr>
        <w:t xml:space="preserve"> </w:t>
      </w:r>
      <w:r w:rsidR="00E559C0" w:rsidRPr="00D01022">
        <w:rPr>
          <w:rFonts w:ascii="Bell MT" w:eastAsia="Bell MT" w:hAnsi="Bell MT" w:cs="Bell MT"/>
          <w:sz w:val="24"/>
          <w:szCs w:val="24"/>
        </w:rPr>
        <w:t>panel</w:t>
      </w:r>
      <w:r w:rsidR="00380D90" w:rsidRPr="00D01022">
        <w:rPr>
          <w:rFonts w:ascii="Bell MT" w:eastAsia="Bell MT" w:hAnsi="Bell MT" w:cs="Bell MT"/>
          <w:sz w:val="24"/>
          <w:szCs w:val="24"/>
        </w:rPr>
        <w:t>, accessible through a desktop app (requiring an Authorized Account)</w:t>
      </w:r>
      <w:r w:rsidR="00E559C0" w:rsidRPr="00D01022">
        <w:rPr>
          <w:rFonts w:ascii="Bell MT" w:eastAsia="Bell MT" w:hAnsi="Bell MT" w:cs="Bell MT"/>
          <w:sz w:val="24"/>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Hardware Interfaces:</w:t>
      </w:r>
      <w:r w:rsidR="00992B7C">
        <w:rPr>
          <w:rStyle w:val="SubtleEmphasis"/>
          <w:rFonts w:ascii="Bell MT" w:hAnsi="Bell MT"/>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Virtual Users must have a device that </w:t>
      </w:r>
      <w:r w:rsidR="00992B7C" w:rsidRPr="699595DC">
        <w:rPr>
          <w:rStyle w:val="SubtleEmphasis"/>
          <w:rFonts w:ascii="Bell MT" w:hAnsi="Bell MT"/>
          <w:i w:val="0"/>
          <w:iCs w:val="0"/>
          <w:sz w:val="24"/>
          <w:szCs w:val="24"/>
        </w:rPr>
        <w:t>can download and run the app</w:t>
      </w:r>
      <w:r w:rsidR="008E2DC4" w:rsidRPr="699595DC">
        <w:rPr>
          <w:rStyle w:val="SubtleEmphasis"/>
          <w:rFonts w:ascii="Bell MT" w:hAnsi="Bell MT"/>
          <w:i w:val="0"/>
          <w:iCs w:val="0"/>
          <w:sz w:val="24"/>
          <w:szCs w:val="24"/>
        </w:rPr>
        <w:t xml:space="preserve">. </w:t>
      </w:r>
      <w:r w:rsidR="00C93545" w:rsidRPr="699595DC">
        <w:rPr>
          <w:rStyle w:val="SubtleEmphasis"/>
          <w:rFonts w:ascii="Bell MT" w:hAnsi="Bell MT"/>
          <w:i w:val="0"/>
          <w:iCs w:val="0"/>
          <w:sz w:val="24"/>
          <w:szCs w:val="24"/>
        </w:rPr>
        <w:t>To</w:t>
      </w:r>
      <w:r w:rsidR="008E2DC4" w:rsidRPr="699595DC">
        <w:rPr>
          <w:rStyle w:val="SubtleEmphasis"/>
          <w:rFonts w:ascii="Bell MT" w:hAnsi="Bell MT"/>
          <w:i w:val="0"/>
          <w:iCs w:val="0"/>
          <w:sz w:val="24"/>
          <w:szCs w:val="24"/>
        </w:rPr>
        <w:t xml:space="preserve"> use </w:t>
      </w:r>
      <w:r w:rsidR="008D5406" w:rsidRPr="699595DC">
        <w:rPr>
          <w:rStyle w:val="SubtleEmphasis"/>
          <w:rFonts w:ascii="Bell MT" w:hAnsi="Bell MT"/>
          <w:i w:val="0"/>
          <w:iCs w:val="0"/>
          <w:sz w:val="24"/>
          <w:szCs w:val="24"/>
        </w:rPr>
        <w:t>all</w:t>
      </w:r>
      <w:r w:rsidR="008E2DC4" w:rsidRPr="699595DC">
        <w:rPr>
          <w:rStyle w:val="SubtleEmphasis"/>
          <w:rFonts w:ascii="Bell MT" w:hAnsi="Bell MT"/>
          <w:i w:val="0"/>
          <w:iCs w:val="0"/>
          <w:sz w:val="24"/>
          <w:szCs w:val="24"/>
        </w:rPr>
        <w:t xml:space="preserve"> the functionalities, as the notifications </w:t>
      </w:r>
      <w:r w:rsidR="00E23EC8" w:rsidRPr="699595DC">
        <w:rPr>
          <w:rStyle w:val="SubtleEmphasis"/>
          <w:rFonts w:ascii="Bell MT" w:hAnsi="Bell MT"/>
          <w:i w:val="0"/>
          <w:iCs w:val="0"/>
          <w:sz w:val="24"/>
          <w:szCs w:val="24"/>
        </w:rPr>
        <w:t xml:space="preserve">about the traveling time to a shop when the time is close to user’s turn, the </w:t>
      </w:r>
      <w:r w:rsidR="00C53971" w:rsidRPr="699595DC">
        <w:rPr>
          <w:rStyle w:val="SubtleEmphasis"/>
          <w:rFonts w:ascii="Bell MT" w:hAnsi="Bell MT"/>
          <w:i w:val="0"/>
          <w:iCs w:val="0"/>
          <w:sz w:val="24"/>
          <w:szCs w:val="24"/>
        </w:rPr>
        <w:t>device must have GPS</w:t>
      </w:r>
      <w:r w:rsidR="00060634" w:rsidRPr="699595DC">
        <w:rPr>
          <w:rStyle w:val="SubtleEmphasis"/>
          <w:rFonts w:ascii="Bell MT" w:hAnsi="Bell MT"/>
          <w:i w:val="0"/>
          <w:iCs w:val="0"/>
          <w:sz w:val="24"/>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rFonts w:ascii="Bell MT" w:hAnsi="Bell MT"/>
          <w:sz w:val="32"/>
          <w:szCs w:val="32"/>
        </w:rPr>
      </w:pPr>
      <w:r w:rsidRPr="699595DC">
        <w:rPr>
          <w:rStyle w:val="SubtleEmphasis"/>
          <w:rFonts w:ascii="Bell MT" w:hAnsi="Bell MT"/>
          <w:i w:val="0"/>
          <w:iCs w:val="0"/>
          <w:sz w:val="24"/>
          <w:szCs w:val="24"/>
        </w:rPr>
        <w:t>Dispens</w:t>
      </w:r>
      <w:r w:rsidR="00B36225" w:rsidRPr="699595DC">
        <w:rPr>
          <w:rStyle w:val="SubtleEmphasis"/>
          <w:rFonts w:ascii="Bell MT" w:hAnsi="Bell MT"/>
          <w:i w:val="0"/>
          <w:iCs w:val="0"/>
          <w:sz w:val="24"/>
          <w:szCs w:val="24"/>
        </w:rPr>
        <w:t>ers must have a</w:t>
      </w:r>
      <w:ins w:id="71" w:author="Cristian Sbrolli" w:date="2020-12-04T21:58:00Z">
        <w:r w:rsidR="001E571D">
          <w:rPr>
            <w:rStyle w:val="SubtleEmphasis"/>
            <w:rFonts w:ascii="Bell MT" w:hAnsi="Bell MT"/>
            <w:i w:val="0"/>
            <w:iCs w:val="0"/>
            <w:sz w:val="24"/>
            <w:szCs w:val="24"/>
          </w:rPr>
          <w:t>t least a</w:t>
        </w:r>
      </w:ins>
      <w:r w:rsidR="00B36225" w:rsidRPr="699595DC">
        <w:rPr>
          <w:rStyle w:val="SubtleEmphasis"/>
          <w:rFonts w:ascii="Bell MT" w:hAnsi="Bell MT"/>
          <w:i w:val="0"/>
          <w:iCs w:val="0"/>
          <w:sz w:val="24"/>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72" w:author="Cristian Sbrolli" w:date="2020-12-04T21:58:00Z">
        <w:r w:rsidR="001E571D">
          <w:rPr>
            <w:rStyle w:val="SubtleEmphasis"/>
            <w:rFonts w:ascii="Bell MT" w:hAnsi="Bell MT"/>
            <w:i w:val="0"/>
            <w:iCs w:val="0"/>
            <w:sz w:val="24"/>
            <w:szCs w:val="24"/>
          </w:rPr>
          <w:t>, there</w:t>
        </w:r>
      </w:ins>
      <w:ins w:id="73" w:author="Cristian Sbrolli" w:date="2020-12-04T21:59:00Z">
        <w:r w:rsidR="001E571D">
          <w:rPr>
            <w:rStyle w:val="SubtleEmphasis"/>
            <w:rFonts w:ascii="Bell MT" w:hAnsi="Bell MT"/>
            <w:i w:val="0"/>
            <w:iCs w:val="0"/>
            <w:sz w:val="24"/>
            <w:szCs w:val="24"/>
          </w:rPr>
          <w:t xml:space="preserve"> could be then other types of interface </w:t>
        </w:r>
        <w:r w:rsidR="00782C65">
          <w:rPr>
            <w:rStyle w:val="SubtleEmphasis"/>
            <w:rFonts w:ascii="Bell MT" w:hAnsi="Bell MT"/>
            <w:i w:val="0"/>
            <w:iCs w:val="0"/>
            <w:sz w:val="24"/>
            <w:szCs w:val="24"/>
          </w:rPr>
          <w:t>to</w:t>
        </w:r>
        <w:r w:rsidR="001E571D">
          <w:rPr>
            <w:rStyle w:val="SubtleEmphasis"/>
            <w:rFonts w:ascii="Bell MT" w:hAnsi="Bell MT"/>
            <w:i w:val="0"/>
            <w:iCs w:val="0"/>
            <w:sz w:val="24"/>
            <w:szCs w:val="24"/>
          </w:rPr>
          <w:t xml:space="preserve"> </w:t>
        </w:r>
      </w:ins>
      <w:ins w:id="74" w:author="Cristian Sbrolli" w:date="2020-12-04T22:00:00Z">
        <w:r w:rsidR="00782C65">
          <w:rPr>
            <w:rStyle w:val="SubtleEmphasis"/>
            <w:rFonts w:ascii="Bell MT" w:hAnsi="Bell MT"/>
            <w:i w:val="0"/>
            <w:iCs w:val="0"/>
            <w:sz w:val="24"/>
            <w:szCs w:val="24"/>
          </w:rPr>
          <w:t>provide</w:t>
        </w:r>
      </w:ins>
      <w:ins w:id="75" w:author="Cristian Sbrolli" w:date="2020-12-04T21:59:00Z">
        <w:r w:rsidR="001E571D">
          <w:rPr>
            <w:rStyle w:val="SubtleEmphasis"/>
            <w:rFonts w:ascii="Bell MT" w:hAnsi="Bell MT"/>
            <w:i w:val="0"/>
            <w:iCs w:val="0"/>
            <w:sz w:val="24"/>
            <w:szCs w:val="24"/>
          </w:rPr>
          <w:t xml:space="preserve"> more accessibility</w:t>
        </w:r>
      </w:ins>
      <w:r w:rsidR="00B36225" w:rsidRPr="699595DC">
        <w:rPr>
          <w:rStyle w:val="SubtleEmphasis"/>
          <w:rFonts w:ascii="Bell MT" w:hAnsi="Bell MT"/>
          <w:sz w:val="24"/>
          <w:szCs w:val="24"/>
        </w:rPr>
        <w:t>.</w:t>
      </w:r>
    </w:p>
    <w:p w14:paraId="05179F1F" w14:textId="6722BE33" w:rsidR="00AE1191" w:rsidRPr="00D01022" w:rsidRDefault="008D5406" w:rsidP="00B920D4">
      <w:pPr>
        <w:pStyle w:val="ListParagraph"/>
        <w:numPr>
          <w:ilvl w:val="0"/>
          <w:numId w:val="44"/>
        </w:numPr>
        <w:spacing w:line="240" w:lineRule="auto"/>
        <w:rPr>
          <w:rStyle w:val="SubtleEmphasis"/>
          <w:rFonts w:ascii="Bell MT" w:hAnsi="Bell MT"/>
          <w:i w:val="0"/>
          <w:iCs w:val="0"/>
          <w:sz w:val="32"/>
          <w:szCs w:val="32"/>
        </w:rPr>
      </w:pPr>
      <w:r>
        <w:rPr>
          <w:rStyle w:val="SubtleEmphasis"/>
          <w:rFonts w:ascii="Bell MT" w:hAnsi="Bell MT"/>
          <w:i w:val="0"/>
          <w:iCs w:val="0"/>
          <w:sz w:val="24"/>
          <w:szCs w:val="24"/>
        </w:rPr>
        <w:t xml:space="preserve">The users of the system-to-be </w:t>
      </w:r>
      <w:r w:rsidR="00AE1191">
        <w:rPr>
          <w:rStyle w:val="SubtleEmphasis"/>
          <w:rFonts w:ascii="Bell MT" w:hAnsi="Bell MT"/>
          <w:i w:val="0"/>
          <w:iCs w:val="0"/>
          <w:sz w:val="24"/>
          <w:szCs w:val="24"/>
        </w:rPr>
        <w:t>will have to interact with t</w:t>
      </w:r>
      <w:r w:rsidRPr="00D01022">
        <w:rPr>
          <w:rStyle w:val="SubtleEmphasis"/>
          <w:rFonts w:ascii="Bell MT" w:hAnsi="Bell MT"/>
          <w:i w:val="0"/>
          <w:iCs w:val="0"/>
          <w:sz w:val="24"/>
          <w:szCs w:val="24"/>
        </w:rPr>
        <w:t>urnstile</w:t>
      </w:r>
      <w:r>
        <w:rPr>
          <w:rStyle w:val="SubtleEmphasis"/>
          <w:rFonts w:ascii="Bell MT" w:hAnsi="Bell MT"/>
          <w:i w:val="0"/>
          <w:iCs w:val="0"/>
          <w:sz w:val="24"/>
          <w:szCs w:val="24"/>
        </w:rPr>
        <w:t>s</w:t>
      </w:r>
      <w:ins w:id="76" w:author="Cristian Sbrolli" w:date="2020-12-04T22:02:00Z">
        <w:r w:rsidR="00A004DA">
          <w:rPr>
            <w:rStyle w:val="SubtleEmphasis"/>
            <w:rFonts w:ascii="Bell MT" w:hAnsi="Bell MT"/>
            <w:i w:val="0"/>
            <w:iCs w:val="0"/>
            <w:sz w:val="24"/>
            <w:szCs w:val="24"/>
          </w:rPr>
          <w:t xml:space="preserve"> gates</w:t>
        </w:r>
      </w:ins>
      <w:r w:rsidR="00AE1191">
        <w:rPr>
          <w:rStyle w:val="SubtleEmphasis"/>
          <w:rFonts w:ascii="Bell MT" w:hAnsi="Bell MT"/>
          <w:i w:val="0"/>
          <w:iCs w:val="0"/>
          <w:sz w:val="24"/>
          <w:szCs w:val="24"/>
        </w:rPr>
        <w:t xml:space="preserve"> in entrance and possibly in exit, in special cases documented above. In addition, the turnstiles</w:t>
      </w:r>
      <w:ins w:id="77" w:author="Cristian Sbrolli" w:date="2020-12-04T22:02:00Z">
        <w:r w:rsidR="00F17D24">
          <w:rPr>
            <w:rStyle w:val="SubtleEmphasis"/>
            <w:rFonts w:ascii="Bell MT" w:hAnsi="Bell MT"/>
            <w:i w:val="0"/>
            <w:iCs w:val="0"/>
            <w:sz w:val="24"/>
            <w:szCs w:val="24"/>
          </w:rPr>
          <w:t xml:space="preserve"> gates</w:t>
        </w:r>
      </w:ins>
      <w:r w:rsidR="00AE1191">
        <w:rPr>
          <w:rStyle w:val="SubtleEmphasis"/>
          <w:rFonts w:ascii="Bell MT" w:hAnsi="Bell MT"/>
          <w:i w:val="0"/>
          <w:iCs w:val="0"/>
          <w:sz w:val="24"/>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rFonts w:ascii="Bell MT" w:hAnsi="Bell MT"/>
          <w:i w:val="0"/>
          <w:iCs w:val="0"/>
          <w:sz w:val="32"/>
          <w:szCs w:val="32"/>
        </w:rPr>
      </w:pPr>
      <w:r>
        <w:rPr>
          <w:rStyle w:val="SubtleEmphasis"/>
          <w:rFonts w:ascii="Bell MT" w:hAnsi="Bell MT"/>
          <w:i w:val="0"/>
          <w:iCs w:val="0"/>
          <w:sz w:val="24"/>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rFonts w:ascii="Bell MT" w:hAnsi="Bell MT"/>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Software Interfaces:</w:t>
      </w:r>
      <w:r w:rsidR="00C93545">
        <w:rPr>
          <w:rStyle w:val="SubtleEmphasis"/>
          <w:rFonts w:ascii="Bell MT" w:hAnsi="Bell MT"/>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The s</w:t>
      </w:r>
      <w:r w:rsidR="00101732" w:rsidRPr="699595DC">
        <w:rPr>
          <w:rStyle w:val="SubtleEmphasis"/>
          <w:rFonts w:ascii="Bell MT" w:hAnsi="Bell MT"/>
          <w:i w:val="0"/>
          <w:iCs w:val="0"/>
          <w:sz w:val="24"/>
          <w:szCs w:val="24"/>
        </w:rPr>
        <w:t xml:space="preserve">ystem will need to </w:t>
      </w:r>
      <w:r w:rsidRPr="699595DC">
        <w:rPr>
          <w:rStyle w:val="SubtleEmphasis"/>
          <w:rFonts w:ascii="Bell MT" w:hAnsi="Bell MT"/>
          <w:i w:val="0"/>
          <w:iCs w:val="0"/>
          <w:sz w:val="24"/>
          <w:szCs w:val="24"/>
        </w:rPr>
        <w:t xml:space="preserve">access to </w:t>
      </w:r>
      <w:r w:rsidR="00C028CD" w:rsidRPr="699595DC">
        <w:rPr>
          <w:rStyle w:val="SubtleEmphasis"/>
          <w:rFonts w:ascii="Bell MT" w:hAnsi="Bell MT"/>
          <w:i w:val="0"/>
          <w:iCs w:val="0"/>
          <w:sz w:val="24"/>
          <w:szCs w:val="24"/>
        </w:rPr>
        <w:t xml:space="preserve">some external </w:t>
      </w:r>
      <w:r w:rsidR="000445A6" w:rsidRPr="699595DC">
        <w:rPr>
          <w:rStyle w:val="SubtleEmphasis"/>
          <w:rFonts w:ascii="Bell MT" w:hAnsi="Bell MT"/>
          <w:i w:val="0"/>
          <w:iCs w:val="0"/>
          <w:sz w:val="24"/>
          <w:szCs w:val="24"/>
        </w:rPr>
        <w:t xml:space="preserve">APIs </w:t>
      </w:r>
      <w:r w:rsidR="00C93545" w:rsidRPr="699595DC">
        <w:rPr>
          <w:rStyle w:val="SubtleEmphasis"/>
          <w:rFonts w:ascii="Bell MT" w:hAnsi="Bell MT"/>
          <w:i w:val="0"/>
          <w:iCs w:val="0"/>
          <w:sz w:val="24"/>
          <w:szCs w:val="24"/>
        </w:rPr>
        <w:t>to</w:t>
      </w:r>
      <w:r w:rsidR="000445A6" w:rsidRPr="699595DC">
        <w:rPr>
          <w:rStyle w:val="SubtleEmphasis"/>
          <w:rFonts w:ascii="Bell MT" w:hAnsi="Bell MT"/>
          <w:i w:val="0"/>
          <w:iCs w:val="0"/>
          <w:sz w:val="24"/>
          <w:szCs w:val="24"/>
        </w:rPr>
        <w:t xml:space="preserve"> </w:t>
      </w:r>
      <w:r w:rsidR="000C0004" w:rsidRPr="699595DC">
        <w:rPr>
          <w:rStyle w:val="SubtleEmphasis"/>
          <w:rFonts w:ascii="Bell MT" w:hAnsi="Bell MT"/>
          <w:i w:val="0"/>
          <w:iCs w:val="0"/>
          <w:sz w:val="24"/>
          <w:szCs w:val="24"/>
        </w:rPr>
        <w:t>access to maps</w:t>
      </w:r>
      <w:r w:rsidR="00C028CD" w:rsidRPr="699595DC">
        <w:rPr>
          <w:rStyle w:val="SubtleEmphasis"/>
          <w:rFonts w:ascii="Bell MT" w:hAnsi="Bell MT"/>
          <w:i w:val="0"/>
          <w:iCs w:val="0"/>
          <w:sz w:val="24"/>
          <w:szCs w:val="24"/>
        </w:rPr>
        <w:t>, needed for user localization, user</w:t>
      </w:r>
      <w:r w:rsidR="005B16B3" w:rsidRPr="699595DC">
        <w:rPr>
          <w:rStyle w:val="SubtleEmphasis"/>
          <w:rFonts w:ascii="Bell MT" w:hAnsi="Bell MT"/>
          <w:i w:val="0"/>
          <w:iCs w:val="0"/>
          <w:sz w:val="24"/>
          <w:szCs w:val="24"/>
        </w:rPr>
        <w:t>-</w:t>
      </w:r>
      <w:r w:rsidR="00C028CD" w:rsidRPr="699595DC">
        <w:rPr>
          <w:rStyle w:val="SubtleEmphasis"/>
          <w:rFonts w:ascii="Bell MT" w:hAnsi="Bell MT"/>
          <w:i w:val="0"/>
          <w:iCs w:val="0"/>
          <w:sz w:val="24"/>
          <w:szCs w:val="24"/>
        </w:rPr>
        <w:t>to</w:t>
      </w:r>
      <w:r w:rsidR="005B16B3" w:rsidRPr="699595DC">
        <w:rPr>
          <w:rStyle w:val="SubtleEmphasis"/>
          <w:rFonts w:ascii="Bell MT" w:hAnsi="Bell MT"/>
          <w:i w:val="0"/>
          <w:iCs w:val="0"/>
          <w:sz w:val="24"/>
          <w:szCs w:val="24"/>
        </w:rPr>
        <w:t>-s</w:t>
      </w:r>
      <w:r w:rsidR="00C028CD" w:rsidRPr="699595DC">
        <w:rPr>
          <w:rStyle w:val="SubtleEmphasis"/>
          <w:rFonts w:ascii="Bell MT" w:hAnsi="Bell MT"/>
          <w:i w:val="0"/>
          <w:iCs w:val="0"/>
          <w:sz w:val="24"/>
          <w:szCs w:val="24"/>
        </w:rPr>
        <w:t xml:space="preserve">tore </w:t>
      </w:r>
      <w:r w:rsidR="005B16B3" w:rsidRPr="699595DC">
        <w:rPr>
          <w:rStyle w:val="SubtleEmphasis"/>
          <w:rFonts w:ascii="Bell MT" w:hAnsi="Bell MT"/>
          <w:i w:val="0"/>
          <w:iCs w:val="0"/>
          <w:sz w:val="24"/>
          <w:szCs w:val="24"/>
        </w:rPr>
        <w:t xml:space="preserve">distance </w:t>
      </w:r>
      <w:r w:rsidR="00C20BFD" w:rsidRPr="699595DC">
        <w:rPr>
          <w:rStyle w:val="SubtleEmphasis"/>
          <w:rFonts w:ascii="Bell MT" w:hAnsi="Bell MT"/>
          <w:i w:val="0"/>
          <w:iCs w:val="0"/>
          <w:sz w:val="24"/>
          <w:szCs w:val="24"/>
        </w:rPr>
        <w:t>and time estimation and to find</w:t>
      </w:r>
      <w:r w:rsidR="000C0004" w:rsidRPr="699595DC">
        <w:rPr>
          <w:rStyle w:val="SubtleEmphasis"/>
          <w:rFonts w:ascii="Bell MT" w:hAnsi="Bell MT"/>
          <w:i w:val="0"/>
          <w:iCs w:val="0"/>
          <w:sz w:val="24"/>
          <w:szCs w:val="24"/>
        </w:rPr>
        <w:t xml:space="preserve"> stor</w:t>
      </w:r>
      <w:r w:rsidR="00C20BFD" w:rsidRPr="699595DC">
        <w:rPr>
          <w:rStyle w:val="SubtleEmphasis"/>
          <w:rFonts w:ascii="Bell MT" w:hAnsi="Bell MT"/>
          <w:i w:val="0"/>
          <w:iCs w:val="0"/>
          <w:sz w:val="24"/>
          <w:szCs w:val="24"/>
        </w:rPr>
        <w:t>es near a given address</w:t>
      </w:r>
      <w:r w:rsidR="000C0004" w:rsidRPr="699595DC">
        <w:rPr>
          <w:rStyle w:val="SubtleEmphasis"/>
          <w:rFonts w:ascii="Bell MT" w:hAnsi="Bell MT"/>
          <w:i w:val="0"/>
          <w:iCs w:val="0"/>
          <w:sz w:val="24"/>
          <w:szCs w:val="24"/>
        </w:rPr>
        <w:t>.</w:t>
      </w:r>
    </w:p>
    <w:p w14:paraId="16069BF5" w14:textId="57C9CCE1" w:rsidR="00376F86" w:rsidRPr="001C30C0" w:rsidRDefault="001C30C0">
      <w:pPr>
        <w:pStyle w:val="ListParagraph"/>
        <w:numPr>
          <w:ilvl w:val="0"/>
          <w:numId w:val="45"/>
        </w:numPr>
        <w:spacing w:line="240" w:lineRule="auto"/>
        <w:rPr>
          <w:rStyle w:val="SubtleEmphasis"/>
          <w:rFonts w:ascii="Bell MT" w:hAnsi="Bell MT"/>
          <w:i w:val="0"/>
          <w:iCs w:val="0"/>
          <w:sz w:val="32"/>
          <w:szCs w:val="32"/>
        </w:rPr>
      </w:pPr>
      <w:r>
        <w:rPr>
          <w:rStyle w:val="SubtleEmphasis"/>
          <w:rFonts w:ascii="Bell MT" w:hAnsi="Bell MT"/>
          <w:i w:val="0"/>
          <w:iCs w:val="0"/>
          <w:sz w:val="24"/>
          <w:szCs w:val="24"/>
        </w:rPr>
        <w:t xml:space="preserve">The system will require an interface with a memory storage unit to </w:t>
      </w:r>
      <w:r w:rsidRPr="699595DC">
        <w:rPr>
          <w:rStyle w:val="SubtleEmphasis"/>
          <w:rFonts w:ascii="Bell MT" w:hAnsi="Bell MT"/>
          <w:i w:val="0"/>
          <w:iCs w:val="0"/>
          <w:sz w:val="24"/>
          <w:szCs w:val="24"/>
        </w:rPr>
        <w:t>manag</w:t>
      </w:r>
      <w:r>
        <w:rPr>
          <w:rStyle w:val="SubtleEmphasis"/>
          <w:rFonts w:ascii="Bell MT" w:hAnsi="Bell MT"/>
          <w:i w:val="0"/>
          <w:iCs w:val="0"/>
          <w:sz w:val="24"/>
          <w:szCs w:val="24"/>
        </w:rPr>
        <w:t xml:space="preserve">e </w:t>
      </w:r>
      <w:r w:rsidRPr="699595DC">
        <w:rPr>
          <w:rStyle w:val="SubtleEmphasis"/>
          <w:rFonts w:ascii="Bell MT" w:hAnsi="Bell MT"/>
          <w:i w:val="0"/>
          <w:iCs w:val="0"/>
          <w:sz w:val="24"/>
          <w:szCs w:val="24"/>
        </w:rPr>
        <w:t>store and ticket data and to allow lookups.</w:t>
      </w:r>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Virtual user devices connect to the system via </w:t>
      </w:r>
      <w:r w:rsidR="00533346" w:rsidRPr="699595DC">
        <w:rPr>
          <w:rStyle w:val="SubtleEmphasis"/>
          <w:rFonts w:ascii="Bell MT" w:hAnsi="Bell MT"/>
          <w:i w:val="0"/>
          <w:iCs w:val="0"/>
          <w:sz w:val="24"/>
          <w:szCs w:val="24"/>
        </w:rPr>
        <w:t>Internet</w:t>
      </w:r>
      <w:r w:rsidR="00684D5E" w:rsidRPr="699595DC">
        <w:rPr>
          <w:rStyle w:val="SubtleEmphasis"/>
          <w:rFonts w:ascii="Bell MT" w:hAnsi="Bell MT"/>
          <w:i w:val="0"/>
          <w:iCs w:val="0"/>
          <w:sz w:val="24"/>
          <w:szCs w:val="24"/>
        </w:rPr>
        <w:t>.</w:t>
      </w:r>
    </w:p>
    <w:p w14:paraId="0028FAE0" w14:textId="1A0674D3" w:rsidR="00533346" w:rsidRPr="00B920D4" w:rsidRDefault="00533346"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Ticket dispensers </w:t>
      </w:r>
      <w:r w:rsidR="0012126E" w:rsidRPr="699595DC">
        <w:rPr>
          <w:rStyle w:val="SubtleEmphasis"/>
          <w:rFonts w:ascii="Bell MT" w:hAnsi="Bell MT"/>
          <w:i w:val="0"/>
          <w:iCs w:val="0"/>
          <w:sz w:val="24"/>
          <w:szCs w:val="24"/>
        </w:rPr>
        <w:t>can</w:t>
      </w:r>
      <w:r w:rsidR="00BC5397"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connect to system via </w:t>
      </w:r>
      <w:r w:rsidR="00684D5E" w:rsidRPr="699595DC">
        <w:rPr>
          <w:rStyle w:val="SubtleEmphasis"/>
          <w:rFonts w:ascii="Bell MT" w:hAnsi="Bell MT"/>
          <w:i w:val="0"/>
          <w:iCs w:val="0"/>
          <w:sz w:val="24"/>
          <w:szCs w:val="24"/>
        </w:rPr>
        <w:t xml:space="preserve">ethernet </w:t>
      </w:r>
      <w:r w:rsidR="00BC5397" w:rsidRPr="699595DC">
        <w:rPr>
          <w:rStyle w:val="SubtleEmphasis"/>
          <w:rFonts w:ascii="Bell MT" w:hAnsi="Bell MT"/>
          <w:i w:val="0"/>
          <w:iCs w:val="0"/>
          <w:sz w:val="24"/>
          <w:szCs w:val="24"/>
        </w:rPr>
        <w:t>cable</w:t>
      </w:r>
      <w:r w:rsidR="00706224" w:rsidRPr="699595DC">
        <w:rPr>
          <w:rStyle w:val="SubtleEmphasis"/>
          <w:rFonts w:ascii="Bell MT" w:hAnsi="Bell MT"/>
          <w:i w:val="0"/>
          <w:iCs w:val="0"/>
          <w:sz w:val="24"/>
          <w:szCs w:val="24"/>
        </w:rPr>
        <w:t xml:space="preserve"> or </w:t>
      </w:r>
      <w:r w:rsidR="00684D5E" w:rsidRPr="699595DC">
        <w:rPr>
          <w:rStyle w:val="SubtleEmphasis"/>
          <w:rFonts w:ascii="Bell MT" w:hAnsi="Bell MT"/>
          <w:i w:val="0"/>
          <w:iCs w:val="0"/>
          <w:sz w:val="24"/>
          <w:szCs w:val="24"/>
        </w:rPr>
        <w:t>by a wireless connection</w:t>
      </w:r>
      <w:r w:rsidR="0012126E" w:rsidRPr="699595DC">
        <w:rPr>
          <w:rStyle w:val="SubtleEmphasis"/>
          <w:rFonts w:ascii="Bell MT" w:hAnsi="Bell MT"/>
          <w:i w:val="0"/>
          <w:iCs w:val="0"/>
          <w:sz w:val="24"/>
          <w:szCs w:val="24"/>
        </w:rPr>
        <w:t>.</w:t>
      </w:r>
      <w:r w:rsidR="00BC5397" w:rsidRPr="699595DC">
        <w:rPr>
          <w:rStyle w:val="SubtleEmphasis"/>
          <w:rFonts w:ascii="Bell MT" w:hAnsi="Bell MT"/>
          <w:i w:val="0"/>
          <w:iCs w:val="0"/>
          <w:sz w:val="24"/>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Shop manager’s device </w:t>
      </w:r>
      <w:r w:rsidR="00684D5E" w:rsidRPr="699595DC">
        <w:rPr>
          <w:rStyle w:val="SubtleEmphasis"/>
          <w:rFonts w:ascii="Bell MT" w:hAnsi="Bell MT"/>
          <w:i w:val="0"/>
          <w:iCs w:val="0"/>
          <w:sz w:val="24"/>
          <w:szCs w:val="24"/>
        </w:rPr>
        <w:t>connects to the system</w:t>
      </w:r>
      <w:r w:rsidR="00B43D73" w:rsidRPr="699595DC">
        <w:rPr>
          <w:rStyle w:val="SubtleEmphasis"/>
          <w:rFonts w:ascii="Bell MT" w:hAnsi="Bell MT"/>
          <w:i w:val="0"/>
          <w:iCs w:val="0"/>
          <w:sz w:val="24"/>
          <w:szCs w:val="24"/>
        </w:rPr>
        <w:t xml:space="preserve"> via </w:t>
      </w:r>
      <w:commentRangeStart w:id="78"/>
      <w:r w:rsidR="00B43D73" w:rsidRPr="699595DC">
        <w:rPr>
          <w:rStyle w:val="SubtleEmphasis"/>
          <w:rFonts w:ascii="Bell MT" w:hAnsi="Bell MT"/>
          <w:i w:val="0"/>
          <w:iCs w:val="0"/>
          <w:sz w:val="24"/>
          <w:szCs w:val="24"/>
        </w:rPr>
        <w:t>Internet</w:t>
      </w:r>
      <w:commentRangeEnd w:id="78"/>
      <w:r w:rsidR="00684D5E">
        <w:commentReference w:id="78"/>
      </w:r>
      <w:r w:rsidR="00B43D73" w:rsidRPr="699595DC">
        <w:rPr>
          <w:rStyle w:val="SubtleEmphasis"/>
          <w:rFonts w:ascii="Bell MT" w:hAnsi="Bell MT"/>
          <w:i w:val="0"/>
          <w:iCs w:val="0"/>
          <w:sz w:val="24"/>
          <w:szCs w:val="24"/>
        </w:rPr>
        <w:t>.</w:t>
      </w:r>
      <w:r w:rsidR="00B43D73" w:rsidRPr="699595DC">
        <w:rPr>
          <w:rStyle w:val="SubtleEmphasis"/>
          <w:rFonts w:ascii="Bell MT" w:hAnsi="Bell MT"/>
          <w:i w:val="0"/>
          <w:iCs w:val="0"/>
          <w:sz w:val="32"/>
          <w:szCs w:val="32"/>
        </w:rPr>
        <w:t xml:space="preserve"> </w:t>
      </w:r>
    </w:p>
    <w:p w14:paraId="1C35903A" w14:textId="5C3BD332" w:rsidR="00290739" w:rsidRDefault="00290739" w:rsidP="00923D58">
      <w:pPr>
        <w:pStyle w:val="ListParagraph"/>
        <w:rPr>
          <w:rStyle w:val="SubtleEmphasis"/>
          <w:rFonts w:ascii="Bell MT" w:hAnsi="Bell MT"/>
          <w:sz w:val="32"/>
          <w:szCs w:val="32"/>
        </w:rPr>
      </w:pPr>
    </w:p>
    <w:p w14:paraId="7E2218B3" w14:textId="7D1A8EAC" w:rsidR="00D64D7E" w:rsidRDefault="00D64D7E" w:rsidP="00923D58">
      <w:pPr>
        <w:pStyle w:val="ListParagraph"/>
        <w:rPr>
          <w:rStyle w:val="SubtleEmphasis"/>
          <w:rFonts w:ascii="Bell MT" w:hAnsi="Bell MT"/>
          <w:sz w:val="32"/>
          <w:szCs w:val="32"/>
        </w:rPr>
      </w:pPr>
    </w:p>
    <w:p w14:paraId="7EE0623A" w14:textId="0125541E" w:rsidR="00D64D7E" w:rsidRDefault="00D64D7E" w:rsidP="00923D58">
      <w:pPr>
        <w:pStyle w:val="ListParagraph"/>
        <w:rPr>
          <w:rStyle w:val="SubtleEmphasis"/>
          <w:rFonts w:ascii="Bell MT" w:hAnsi="Bell MT"/>
          <w:sz w:val="32"/>
          <w:szCs w:val="32"/>
        </w:rPr>
      </w:pPr>
    </w:p>
    <w:p w14:paraId="1018BEEB" w14:textId="206103CF" w:rsidR="00D64D7E" w:rsidRDefault="00D64D7E" w:rsidP="00923D58">
      <w:pPr>
        <w:pStyle w:val="ListParagraph"/>
        <w:rPr>
          <w:rStyle w:val="SubtleEmphasis"/>
          <w:rFonts w:ascii="Bell MT" w:hAnsi="Bell MT"/>
          <w:sz w:val="32"/>
          <w:szCs w:val="32"/>
        </w:rPr>
      </w:pPr>
    </w:p>
    <w:p w14:paraId="23D6576D" w14:textId="1B01CF68" w:rsidR="00D64D7E" w:rsidRPr="00AE1191" w:rsidRDefault="00D64D7E" w:rsidP="00D01022">
      <w:pPr>
        <w:rPr>
          <w:rStyle w:val="SubtleEmphasis"/>
          <w:rFonts w:ascii="Bell MT" w:hAnsi="Bell MT"/>
          <w:sz w:val="32"/>
          <w:szCs w:val="32"/>
        </w:rPr>
      </w:pPr>
    </w:p>
    <w:p w14:paraId="13AA8BD3" w14:textId="270555F6" w:rsidR="003056DF" w:rsidRPr="003056DF" w:rsidRDefault="00B76B18">
      <w:pPr>
        <w:pStyle w:val="ListParagraph"/>
        <w:numPr>
          <w:ilvl w:val="0"/>
          <w:numId w:val="22"/>
        </w:numPr>
        <w:spacing w:line="360" w:lineRule="auto"/>
        <w:rPr>
          <w:rStyle w:val="SubtleEmphasis"/>
          <w:rFonts w:ascii="Bell MT" w:hAnsi="Bell MT"/>
          <w:sz w:val="36"/>
          <w:szCs w:val="36"/>
        </w:rPr>
      </w:pPr>
      <w:r>
        <w:rPr>
          <w:rStyle w:val="SubtleEmphasis"/>
          <w:rFonts w:ascii="Bell MT" w:hAnsi="Bell MT"/>
          <w:sz w:val="36"/>
          <w:szCs w:val="36"/>
        </w:rPr>
        <w:t xml:space="preserve">  </w:t>
      </w:r>
      <w:r w:rsidR="00290739">
        <w:rPr>
          <w:rStyle w:val="SubtleEmphasis"/>
          <w:rFonts w:ascii="Bell MT" w:hAnsi="Bell MT"/>
          <w:sz w:val="36"/>
          <w:szCs w:val="36"/>
        </w:rPr>
        <w:tab/>
      </w:r>
      <w:r w:rsidR="00DF3309" w:rsidRPr="00923D58">
        <w:rPr>
          <w:rStyle w:val="SubtleEmphasis"/>
          <w:rFonts w:ascii="Bell MT" w:hAnsi="Bell MT"/>
          <w:sz w:val="36"/>
          <w:szCs w:val="36"/>
        </w:rPr>
        <w:t>Functional Requirements</w:t>
      </w:r>
      <w:r w:rsidR="00DF3309">
        <w:rPr>
          <w:rStyle w:val="SubtleEmphasis"/>
          <w:rFonts w:ascii="Bell MT" w:hAnsi="Bell MT"/>
          <w:sz w:val="36"/>
          <w:szCs w:val="36"/>
        </w:rPr>
        <w:t>:</w:t>
      </w:r>
    </w:p>
    <w:tbl>
      <w:tblPr>
        <w:tblStyle w:val="TableGrid"/>
        <w:tblpPr w:leftFromText="141" w:rightFromText="141" w:vertAnchor="page" w:horzAnchor="page" w:tblpX="721" w:tblpY="2650"/>
        <w:tblW w:w="10885" w:type="dxa"/>
        <w:tblLayout w:type="fixed"/>
        <w:tblLook w:val="04A0" w:firstRow="1" w:lastRow="0" w:firstColumn="1" w:lastColumn="0" w:noHBand="0" w:noVBand="1"/>
      </w:tblPr>
      <w:tblGrid>
        <w:gridCol w:w="895"/>
        <w:gridCol w:w="9990"/>
      </w:tblGrid>
      <w:tr w:rsidR="00BD7918" w14:paraId="16AC9093" w14:textId="77777777" w:rsidTr="00BD7918">
        <w:trPr>
          <w:trHeight w:val="440"/>
        </w:trPr>
        <w:tc>
          <w:tcPr>
            <w:tcW w:w="895" w:type="dxa"/>
            <w:shd w:val="clear" w:color="auto" w:fill="FF7C80"/>
          </w:tcPr>
          <w:p w14:paraId="4E0658CF" w14:textId="77777777" w:rsidR="00BD7918" w:rsidRPr="0019584F" w:rsidRDefault="00BD7918" w:rsidP="00BD7918">
            <w:pPr>
              <w:pStyle w:val="ListParagraph"/>
              <w:ind w:left="0"/>
              <w:rPr>
                <w:rFonts w:ascii="Bell MT" w:hAnsi="Bell MT" w:cs="Arial"/>
                <w:color w:val="000000"/>
                <w:sz w:val="28"/>
                <w:szCs w:val="28"/>
                <w:shd w:val="clear" w:color="auto" w:fill="FFFFFF"/>
              </w:rPr>
            </w:pPr>
            <w:bookmarkStart w:id="79" w:name="_Hlk57922340"/>
            <w:r w:rsidRPr="0019584F">
              <w:rPr>
                <w:rFonts w:ascii="Bell MT" w:hAnsi="Bell MT" w:cs="Arial"/>
                <w:color w:val="000000" w:themeColor="text1"/>
                <w:sz w:val="28"/>
                <w:szCs w:val="28"/>
              </w:rPr>
              <w:t>R1</w:t>
            </w:r>
          </w:p>
        </w:tc>
        <w:tc>
          <w:tcPr>
            <w:tcW w:w="9990" w:type="dxa"/>
          </w:tcPr>
          <w:p w14:paraId="6489D490" w14:textId="1309C476" w:rsidR="00BD7918" w:rsidRPr="0019584F" w:rsidRDefault="00BD7918" w:rsidP="00BD7918">
            <w:pPr>
              <w:pStyle w:val="ListParagraph"/>
              <w:ind w:left="0"/>
              <w:rPr>
                <w:rFonts w:ascii="Bell MT" w:hAnsi="Bell MT" w:cs="Arial"/>
                <w:b/>
                <w:bCs/>
                <w:color w:val="000000"/>
                <w:sz w:val="26"/>
                <w:szCs w:val="26"/>
                <w:shd w:val="clear" w:color="auto" w:fill="FFFFFF"/>
              </w:rPr>
            </w:pPr>
            <w:r w:rsidRPr="0019584F">
              <w:rPr>
                <w:rFonts w:ascii="Bell MT" w:hAnsi="Bell MT" w:cs="Arial"/>
                <w:bCs/>
                <w:color w:val="000000"/>
                <w:sz w:val="26"/>
                <w:szCs w:val="26"/>
                <w:shd w:val="clear" w:color="auto" w:fill="FFFFFF"/>
              </w:rPr>
              <w:t>The</w:t>
            </w:r>
            <w:r w:rsidRPr="0019584F">
              <w:rPr>
                <w:rFonts w:ascii="Bell MT" w:hAnsi="Bell MT" w:cs="Arial"/>
                <w:color w:val="000000"/>
                <w:sz w:val="26"/>
                <w:szCs w:val="26"/>
                <w:shd w:val="clear" w:color="auto" w:fill="FFFFFF"/>
              </w:rPr>
              <w:t xml:space="preserve"> system shall allow users to get a ticket with a date and time that shows when to go to a certain store</w:t>
            </w:r>
            <w:r w:rsidR="0010361F">
              <w:rPr>
                <w:rFonts w:ascii="Bell MT" w:hAnsi="Bell MT" w:cs="Arial"/>
                <w:color w:val="000000"/>
                <w:sz w:val="26"/>
                <w:szCs w:val="26"/>
                <w:shd w:val="clear" w:color="auto" w:fill="FFFFFF"/>
              </w:rPr>
              <w:t>,</w:t>
            </w:r>
            <w:r w:rsidRPr="0019584F">
              <w:rPr>
                <w:rFonts w:ascii="Bell MT" w:hAnsi="Bell MT" w:cs="Arial"/>
                <w:color w:val="000000"/>
                <w:sz w:val="26"/>
                <w:szCs w:val="26"/>
                <w:shd w:val="clear" w:color="auto" w:fill="FFFFFF"/>
              </w:rPr>
              <w:t xml:space="preserve"> virtually</w:t>
            </w:r>
          </w:p>
        </w:tc>
      </w:tr>
      <w:tr w:rsidR="00BD7918" w14:paraId="25E620C3" w14:textId="77777777" w:rsidTr="00BD7918">
        <w:trPr>
          <w:trHeight w:val="506"/>
        </w:trPr>
        <w:tc>
          <w:tcPr>
            <w:tcW w:w="895" w:type="dxa"/>
            <w:shd w:val="clear" w:color="auto" w:fill="FF7C80"/>
          </w:tcPr>
          <w:p w14:paraId="75331F55" w14:textId="77777777" w:rsidR="00BD7918" w:rsidRPr="0019584F" w:rsidRDefault="00BD7918" w:rsidP="00BD7918">
            <w:pPr>
              <w:pStyle w:val="ListParagraph"/>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R2</w:t>
            </w:r>
          </w:p>
        </w:tc>
        <w:tc>
          <w:tcPr>
            <w:tcW w:w="9990" w:type="dxa"/>
            <w:shd w:val="clear" w:color="auto" w:fill="auto"/>
          </w:tcPr>
          <w:p w14:paraId="4545E81B" w14:textId="1FC30882" w:rsidR="00BD7918" w:rsidRPr="0019584F" w:rsidRDefault="00BD7918" w:rsidP="00BD7918">
            <w:pPr>
              <w:pStyle w:val="ListParagraph"/>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The system shall allow users to get a ticket with a date and time that shows when to go to a certain store</w:t>
            </w:r>
            <w:r w:rsidR="0010361F">
              <w:rPr>
                <w:rFonts w:ascii="Bell MT" w:hAnsi="Bell MT" w:cs="Arial"/>
                <w:color w:val="000000"/>
                <w:sz w:val="26"/>
                <w:szCs w:val="26"/>
                <w:shd w:val="clear" w:color="auto" w:fill="FFFFFF"/>
              </w:rPr>
              <w:t>,</w:t>
            </w:r>
            <w:r w:rsidRPr="0019584F">
              <w:rPr>
                <w:rFonts w:ascii="Bell MT" w:hAnsi="Bell MT" w:cs="Arial"/>
                <w:color w:val="000000"/>
                <w:sz w:val="26"/>
                <w:szCs w:val="26"/>
                <w:shd w:val="clear" w:color="auto" w:fill="FFFFFF"/>
              </w:rPr>
              <w:t xml:space="preserve"> physically</w:t>
            </w:r>
            <w:commentRangeStart w:id="80"/>
            <w:commentRangeEnd w:id="80"/>
            <w:r>
              <w:rPr>
                <w:rStyle w:val="CommentReference"/>
              </w:rPr>
              <w:commentReference w:id="80"/>
            </w:r>
          </w:p>
        </w:tc>
      </w:tr>
      <w:tr w:rsidR="00BD7918" w14:paraId="17E1ECF8" w14:textId="77777777" w:rsidTr="00BD7918">
        <w:trPr>
          <w:trHeight w:val="398"/>
        </w:trPr>
        <w:tc>
          <w:tcPr>
            <w:tcW w:w="895" w:type="dxa"/>
            <w:shd w:val="clear" w:color="auto" w:fill="FF7C80"/>
          </w:tcPr>
          <w:p w14:paraId="0883A139" w14:textId="77777777" w:rsidR="00BD7918" w:rsidRPr="0019584F" w:rsidRDefault="00BD7918" w:rsidP="00BD7918">
            <w:pPr>
              <w:pStyle w:val="ListParagraph"/>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R3</w:t>
            </w:r>
          </w:p>
        </w:tc>
        <w:tc>
          <w:tcPr>
            <w:tcW w:w="9990" w:type="dxa"/>
          </w:tcPr>
          <w:p w14:paraId="3CCCCD04" w14:textId="77777777" w:rsidR="00BD7918" w:rsidRPr="0019584F" w:rsidRDefault="00BD7918" w:rsidP="00BD7918">
            <w:pPr>
              <w:pStyle w:val="ListParagraph"/>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 xml:space="preserve">The system shall allow users to book a visit virtually with their desired store, up to the next 7 upcoming days </w:t>
            </w:r>
          </w:p>
        </w:tc>
      </w:tr>
      <w:tr w:rsidR="00BD7918" w14:paraId="31B142E4" w14:textId="77777777" w:rsidTr="00BD7918">
        <w:trPr>
          <w:trHeight w:val="117"/>
        </w:trPr>
        <w:tc>
          <w:tcPr>
            <w:tcW w:w="895" w:type="dxa"/>
            <w:shd w:val="clear" w:color="auto" w:fill="FF7C80"/>
          </w:tcPr>
          <w:p w14:paraId="514CA9C1" w14:textId="77777777" w:rsidR="00BD7918" w:rsidRPr="0019584F" w:rsidRDefault="00BD7918" w:rsidP="00BD7918">
            <w:pPr>
              <w:pStyle w:val="ListParagraph"/>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R4</w:t>
            </w:r>
          </w:p>
        </w:tc>
        <w:tc>
          <w:tcPr>
            <w:tcW w:w="9990" w:type="dxa"/>
          </w:tcPr>
          <w:p w14:paraId="05192BC8" w14:textId="77777777" w:rsidR="00BD7918" w:rsidRPr="0019584F" w:rsidRDefault="00BD7918" w:rsidP="00BD7918">
            <w:pPr>
              <w:pStyle w:val="ListParagraph"/>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The system shall allow users to look up on a map available stores where to go to</w:t>
            </w:r>
          </w:p>
        </w:tc>
      </w:tr>
      <w:tr w:rsidR="00BD7918" w14:paraId="6B91CD08" w14:textId="77777777" w:rsidTr="00BD7918">
        <w:trPr>
          <w:trHeight w:val="117"/>
        </w:trPr>
        <w:tc>
          <w:tcPr>
            <w:tcW w:w="895" w:type="dxa"/>
            <w:shd w:val="clear" w:color="auto" w:fill="FF7C80"/>
          </w:tcPr>
          <w:p w14:paraId="785FF73F" w14:textId="77777777" w:rsidR="00BD7918" w:rsidRPr="0019584F" w:rsidRDefault="00BD7918" w:rsidP="00BD7918">
            <w:pPr>
              <w:pStyle w:val="ListParagraph"/>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R5</w:t>
            </w:r>
          </w:p>
        </w:tc>
        <w:tc>
          <w:tcPr>
            <w:tcW w:w="9990" w:type="dxa"/>
          </w:tcPr>
          <w:p w14:paraId="149D2499" w14:textId="77777777" w:rsidR="00BD7918" w:rsidRPr="005264F4" w:rsidRDefault="00BD7918" w:rsidP="00BD7918">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ask users how much he or she thinks the trip will last</w:t>
            </w:r>
          </w:p>
        </w:tc>
      </w:tr>
      <w:tr w:rsidR="00BD7918" w14:paraId="54407D85" w14:textId="77777777" w:rsidTr="00BD7918">
        <w:trPr>
          <w:trHeight w:val="117"/>
        </w:trPr>
        <w:tc>
          <w:tcPr>
            <w:tcW w:w="895" w:type="dxa"/>
            <w:shd w:val="clear" w:color="auto" w:fill="FF7C80"/>
          </w:tcPr>
          <w:p w14:paraId="5373A8BC" w14:textId="77777777" w:rsidR="00BD7918" w:rsidRPr="0019584F" w:rsidRDefault="00BD7918" w:rsidP="00BD7918">
            <w:pPr>
              <w:pStyle w:val="ListParagraph"/>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R6</w:t>
            </w:r>
          </w:p>
        </w:tc>
        <w:tc>
          <w:tcPr>
            <w:tcW w:w="9990" w:type="dxa"/>
          </w:tcPr>
          <w:p w14:paraId="171D25D1" w14:textId="6F493A9C" w:rsidR="00BD7918" w:rsidRPr="0019584F" w:rsidRDefault="00BD7918" w:rsidP="00BD7918">
            <w:pPr>
              <w:pStyle w:val="ListParagraph"/>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 xml:space="preserve">The system shall </w:t>
            </w:r>
            <w:commentRangeStart w:id="81"/>
            <w:r w:rsidRPr="0019584F">
              <w:rPr>
                <w:rFonts w:ascii="Bell MT" w:hAnsi="Bell MT" w:cs="Arial"/>
                <w:color w:val="000000"/>
                <w:sz w:val="26"/>
                <w:szCs w:val="26"/>
                <w:shd w:val="clear" w:color="auto" w:fill="FFFFFF"/>
              </w:rPr>
              <w:t xml:space="preserve">allow users to be identified </w:t>
            </w:r>
            <w:commentRangeEnd w:id="81"/>
            <w:r w:rsidR="00A26F1D">
              <w:rPr>
                <w:rStyle w:val="CommentReference"/>
              </w:rPr>
              <w:commentReference w:id="81"/>
            </w:r>
            <w:r w:rsidRPr="0019584F">
              <w:rPr>
                <w:rFonts w:ascii="Bell MT" w:hAnsi="Bell MT" w:cs="Arial"/>
                <w:color w:val="000000"/>
                <w:sz w:val="26"/>
                <w:szCs w:val="26"/>
                <w:shd w:val="clear" w:color="auto" w:fill="FFFFFF"/>
              </w:rPr>
              <w:t xml:space="preserve">by their phone unique ID </w:t>
            </w:r>
          </w:p>
        </w:tc>
      </w:tr>
      <w:tr w:rsidR="00BD7918" w14:paraId="7C26C6DF" w14:textId="77777777" w:rsidTr="00BD7918">
        <w:trPr>
          <w:trHeight w:val="117"/>
        </w:trPr>
        <w:tc>
          <w:tcPr>
            <w:tcW w:w="895" w:type="dxa"/>
            <w:shd w:val="clear" w:color="auto" w:fill="FF7C80"/>
          </w:tcPr>
          <w:p w14:paraId="491C32CE" w14:textId="77777777" w:rsidR="00BD7918" w:rsidRPr="0019584F" w:rsidRDefault="00BD7918" w:rsidP="00BD7918">
            <w:pPr>
              <w:pStyle w:val="ListParagraph"/>
              <w:ind w:left="0"/>
              <w:rPr>
                <w:rFonts w:ascii="Bell MT" w:hAnsi="Bell MT" w:cs="Arial"/>
                <w:color w:val="000000"/>
                <w:sz w:val="28"/>
                <w:szCs w:val="28"/>
                <w:shd w:val="clear" w:color="auto" w:fill="FFFFFF"/>
              </w:rPr>
            </w:pPr>
            <w:r w:rsidRPr="0019584F">
              <w:rPr>
                <w:rFonts w:ascii="Bell MT" w:hAnsi="Bell MT" w:cs="Arial"/>
                <w:color w:val="000000" w:themeColor="text1"/>
                <w:sz w:val="28"/>
                <w:szCs w:val="28"/>
              </w:rPr>
              <w:t>R7</w:t>
            </w:r>
          </w:p>
        </w:tc>
        <w:tc>
          <w:tcPr>
            <w:tcW w:w="9990" w:type="dxa"/>
          </w:tcPr>
          <w:p w14:paraId="59D5DA5B" w14:textId="77777777" w:rsidR="00BD7918" w:rsidRPr="0019584F" w:rsidRDefault="00BD7918" w:rsidP="00BD7918">
            <w:pPr>
              <w:pStyle w:val="ListParagraph"/>
              <w:ind w:left="0"/>
              <w:rPr>
                <w:rFonts w:ascii="Bell MT" w:hAnsi="Bell MT" w:cs="Arial"/>
                <w:color w:val="000000"/>
                <w:sz w:val="26"/>
                <w:szCs w:val="26"/>
                <w:shd w:val="clear" w:color="auto" w:fill="FFFFFF"/>
              </w:rPr>
            </w:pPr>
            <w:r w:rsidRPr="0019584F">
              <w:rPr>
                <w:rFonts w:ascii="Bell MT" w:hAnsi="Bell MT" w:cs="Arial"/>
                <w:color w:val="000000"/>
                <w:sz w:val="26"/>
                <w:szCs w:val="26"/>
                <w:shd w:val="clear" w:color="auto" w:fill="FFFFFF"/>
              </w:rPr>
              <w:t>The system shall allow users to be identified by a username of their choosing</w:t>
            </w:r>
          </w:p>
        </w:tc>
      </w:tr>
      <w:tr w:rsidR="00BD7918" w14:paraId="0A8E56CC" w14:textId="77777777" w:rsidTr="00BD7918">
        <w:trPr>
          <w:trHeight w:val="117"/>
        </w:trPr>
        <w:tc>
          <w:tcPr>
            <w:tcW w:w="895" w:type="dxa"/>
            <w:shd w:val="clear" w:color="auto" w:fill="FF7C80"/>
          </w:tcPr>
          <w:p w14:paraId="76A855D7" w14:textId="77777777" w:rsidR="00BD7918" w:rsidRPr="0019584F" w:rsidRDefault="00BD7918" w:rsidP="00BD7918">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R8</w:t>
            </w:r>
          </w:p>
        </w:tc>
        <w:tc>
          <w:tcPr>
            <w:tcW w:w="9990" w:type="dxa"/>
          </w:tcPr>
          <w:p w14:paraId="32F20A9F" w14:textId="77777777" w:rsidR="00BD7918" w:rsidRPr="0019584F" w:rsidRDefault="00BD7918" w:rsidP="00BD7918">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notify the user who has been inactive for 30 seconds while on the confirmation page of booking a ticket, on other available stores he could go to</w:t>
            </w:r>
          </w:p>
        </w:tc>
      </w:tr>
      <w:tr w:rsidR="00BD7918" w14:paraId="49B12D13" w14:textId="77777777" w:rsidTr="00BD7918">
        <w:trPr>
          <w:trHeight w:val="117"/>
        </w:trPr>
        <w:tc>
          <w:tcPr>
            <w:tcW w:w="895" w:type="dxa"/>
            <w:shd w:val="clear" w:color="auto" w:fill="FF7C80"/>
          </w:tcPr>
          <w:p w14:paraId="11A48C34" w14:textId="77777777" w:rsidR="00BD7918" w:rsidRPr="0019584F" w:rsidRDefault="00BD7918" w:rsidP="00BD7918">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R9</w:t>
            </w:r>
          </w:p>
        </w:tc>
        <w:tc>
          <w:tcPr>
            <w:tcW w:w="9990" w:type="dxa"/>
          </w:tcPr>
          <w:p w14:paraId="70A3744A" w14:textId="3871D120" w:rsidR="00BD7918" w:rsidRPr="0019584F" w:rsidRDefault="00BD7918" w:rsidP="00BD7918">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allow its users to insert information about which categories or items they want to buy</w:t>
            </w:r>
          </w:p>
        </w:tc>
      </w:tr>
      <w:tr w:rsidR="00BD7918" w14:paraId="0F2FFD1E" w14:textId="77777777" w:rsidTr="00BD7918">
        <w:trPr>
          <w:trHeight w:val="117"/>
        </w:trPr>
        <w:tc>
          <w:tcPr>
            <w:tcW w:w="895" w:type="dxa"/>
            <w:shd w:val="clear" w:color="auto" w:fill="FF7C80"/>
          </w:tcPr>
          <w:p w14:paraId="2D1B04D9" w14:textId="77777777" w:rsidR="00BD7918" w:rsidRPr="0019584F" w:rsidRDefault="00BD7918" w:rsidP="00BD7918">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R10</w:t>
            </w:r>
          </w:p>
        </w:tc>
        <w:tc>
          <w:tcPr>
            <w:tcW w:w="9990" w:type="dxa"/>
          </w:tcPr>
          <w:p w14:paraId="0095D599" w14:textId="1F1309F5" w:rsidR="00BD7918" w:rsidRPr="0019584F" w:rsidRDefault="00BD7918" w:rsidP="00BD7918">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infer how long it will take for customers to buy all products</w:t>
            </w:r>
          </w:p>
        </w:tc>
      </w:tr>
      <w:tr w:rsidR="00BD7918" w14:paraId="32228CB3" w14:textId="77777777" w:rsidTr="00BD7918">
        <w:trPr>
          <w:trHeight w:val="117"/>
        </w:trPr>
        <w:tc>
          <w:tcPr>
            <w:tcW w:w="895" w:type="dxa"/>
            <w:shd w:val="clear" w:color="auto" w:fill="FF7C80"/>
          </w:tcPr>
          <w:p w14:paraId="3F0E13A8" w14:textId="77777777" w:rsidR="00BD7918" w:rsidRPr="0019584F" w:rsidRDefault="00BD7918" w:rsidP="00BD7918">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R11</w:t>
            </w:r>
          </w:p>
        </w:tc>
        <w:tc>
          <w:tcPr>
            <w:tcW w:w="9990" w:type="dxa"/>
          </w:tcPr>
          <w:p w14:paraId="1A14FC5F" w14:textId="01AB08B4" w:rsidR="00BD7918" w:rsidRPr="0019584F" w:rsidRDefault="00BD7918" w:rsidP="00BD7918">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store data about registered users' habits of expenses</w:t>
            </w:r>
          </w:p>
        </w:tc>
      </w:tr>
      <w:tr w:rsidR="00BD7918" w14:paraId="2EB82CC3" w14:textId="77777777" w:rsidTr="00BD7918">
        <w:trPr>
          <w:trHeight w:val="117"/>
        </w:trPr>
        <w:tc>
          <w:tcPr>
            <w:tcW w:w="895" w:type="dxa"/>
            <w:shd w:val="clear" w:color="auto" w:fill="FF7C80"/>
          </w:tcPr>
          <w:p w14:paraId="727C6DBD" w14:textId="77777777" w:rsidR="00BD7918" w:rsidRPr="0019584F" w:rsidRDefault="00BD7918" w:rsidP="00BD7918">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R12</w:t>
            </w:r>
          </w:p>
        </w:tc>
        <w:tc>
          <w:tcPr>
            <w:tcW w:w="9990" w:type="dxa"/>
          </w:tcPr>
          <w:p w14:paraId="2A8AED23" w14:textId="3633F0D6" w:rsidR="00BD7918" w:rsidRPr="0019584F" w:rsidRDefault="00BD7918" w:rsidP="00BD7918">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inform users every 6 hours of the 10 closest stores' available time slots for the day</w:t>
            </w:r>
          </w:p>
        </w:tc>
      </w:tr>
      <w:tr w:rsidR="00BD7918" w14:paraId="53731665" w14:textId="77777777" w:rsidTr="00BD7918">
        <w:trPr>
          <w:trHeight w:val="117"/>
        </w:trPr>
        <w:tc>
          <w:tcPr>
            <w:tcW w:w="895" w:type="dxa"/>
            <w:shd w:val="clear" w:color="auto" w:fill="FF7C80"/>
          </w:tcPr>
          <w:p w14:paraId="6A99EE88" w14:textId="77777777" w:rsidR="00BD7918" w:rsidRPr="0019584F" w:rsidRDefault="00BD7918" w:rsidP="00BD7918">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R12.1</w:t>
            </w:r>
          </w:p>
        </w:tc>
        <w:tc>
          <w:tcPr>
            <w:tcW w:w="9990" w:type="dxa"/>
          </w:tcPr>
          <w:p w14:paraId="2E60D25D" w14:textId="77777777" w:rsidR="00BD7918" w:rsidRPr="0019584F" w:rsidRDefault="00BD7918" w:rsidP="00BD7918">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allow its users to select which store(s) to get informed about, by default none</w:t>
            </w:r>
          </w:p>
        </w:tc>
      </w:tr>
      <w:tr w:rsidR="00BD7918" w14:paraId="05A9353C" w14:textId="77777777" w:rsidTr="00BD7918">
        <w:trPr>
          <w:trHeight w:val="117"/>
        </w:trPr>
        <w:tc>
          <w:tcPr>
            <w:tcW w:w="895" w:type="dxa"/>
            <w:shd w:val="clear" w:color="auto" w:fill="FF7C80"/>
          </w:tcPr>
          <w:p w14:paraId="012F0E04" w14:textId="77777777" w:rsidR="00BD7918" w:rsidRPr="0019584F" w:rsidRDefault="00BD7918" w:rsidP="00BD7918">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R12.2</w:t>
            </w:r>
          </w:p>
        </w:tc>
        <w:tc>
          <w:tcPr>
            <w:tcW w:w="9990" w:type="dxa"/>
          </w:tcPr>
          <w:p w14:paraId="05396375" w14:textId="77777777" w:rsidR="00BD7918" w:rsidRPr="0019584F" w:rsidRDefault="00BD7918" w:rsidP="00BD7918">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allow its users to select which time slots he is interested to get informed about, by default none</w:t>
            </w:r>
          </w:p>
        </w:tc>
      </w:tr>
      <w:tr w:rsidR="00BD7918" w14:paraId="6675D030" w14:textId="77777777" w:rsidTr="00BD7918">
        <w:trPr>
          <w:trHeight w:val="117"/>
        </w:trPr>
        <w:tc>
          <w:tcPr>
            <w:tcW w:w="895" w:type="dxa"/>
            <w:shd w:val="clear" w:color="auto" w:fill="FF7C80"/>
          </w:tcPr>
          <w:p w14:paraId="476BE079" w14:textId="77777777" w:rsidR="00BD7918" w:rsidRPr="005264F4" w:rsidRDefault="00BD7918" w:rsidP="00BD7918">
            <w:pPr>
              <w:pStyle w:val="ListParagraph"/>
              <w:ind w:left="0"/>
              <w:rPr>
                <w:rFonts w:ascii="Bell MT" w:hAnsi="Bell MT" w:cs="Arial"/>
                <w:color w:val="000000" w:themeColor="text1"/>
                <w:sz w:val="28"/>
                <w:szCs w:val="28"/>
              </w:rPr>
            </w:pPr>
            <w:r w:rsidRPr="005264F4">
              <w:rPr>
                <w:rFonts w:ascii="Bell MT" w:hAnsi="Bell MT" w:cs="Arial"/>
                <w:color w:val="000000" w:themeColor="text1"/>
                <w:sz w:val="28"/>
                <w:szCs w:val="28"/>
              </w:rPr>
              <w:t>R13</w:t>
            </w:r>
          </w:p>
        </w:tc>
        <w:tc>
          <w:tcPr>
            <w:tcW w:w="9990" w:type="dxa"/>
          </w:tcPr>
          <w:p w14:paraId="108F59D4" w14:textId="1B18094A" w:rsidR="00BD7918" w:rsidRPr="005264F4" w:rsidRDefault="00BD7918" w:rsidP="00BD7918">
            <w:pPr>
              <w:pStyle w:val="ListParagraph"/>
              <w:ind w:left="0"/>
              <w:rPr>
                <w:rFonts w:ascii="Bell MT" w:hAnsi="Bell MT" w:cs="Arial"/>
                <w:color w:val="000000" w:themeColor="text1"/>
                <w:sz w:val="26"/>
                <w:szCs w:val="26"/>
              </w:rPr>
            </w:pPr>
            <w:r w:rsidRPr="005264F4">
              <w:rPr>
                <w:rFonts w:ascii="Bell MT" w:hAnsi="Bell MT" w:cs="Arial"/>
                <w:color w:val="000000" w:themeColor="text1"/>
                <w:sz w:val="26"/>
                <w:szCs w:val="26"/>
              </w:rPr>
              <w:t xml:space="preserve">The system </w:t>
            </w:r>
            <w:commentRangeStart w:id="82"/>
            <w:r w:rsidRPr="005264F4">
              <w:rPr>
                <w:rFonts w:ascii="Bell MT" w:hAnsi="Bell MT" w:cs="Arial"/>
                <w:color w:val="000000" w:themeColor="text1"/>
                <w:sz w:val="26"/>
                <w:szCs w:val="26"/>
              </w:rPr>
              <w:t>shall</w:t>
            </w:r>
            <w:commentRangeEnd w:id="82"/>
            <w:r>
              <w:rPr>
                <w:rStyle w:val="CommentReference"/>
              </w:rPr>
              <w:commentReference w:id="82"/>
            </w:r>
            <w:r>
              <w:rPr>
                <w:rFonts w:ascii="Bell MT" w:hAnsi="Bell MT" w:cs="Arial"/>
                <w:color w:val="000000" w:themeColor="text1"/>
                <w:sz w:val="26"/>
                <w:szCs w:val="26"/>
              </w:rPr>
              <w:t xml:space="preserve"> allow the user to scan its QR code in entrance</w:t>
            </w:r>
            <w:r w:rsidR="0010361F">
              <w:rPr>
                <w:rFonts w:ascii="Bell MT" w:hAnsi="Bell MT" w:cs="Arial"/>
                <w:color w:val="000000" w:themeColor="text1"/>
                <w:sz w:val="26"/>
                <w:szCs w:val="26"/>
              </w:rPr>
              <w:t xml:space="preserve"> </w:t>
            </w:r>
            <w:commentRangeStart w:id="83"/>
            <w:r w:rsidR="0010361F">
              <w:rPr>
                <w:rFonts w:ascii="Bell MT" w:hAnsi="Bell MT" w:cs="Arial"/>
                <w:color w:val="000000" w:themeColor="text1"/>
                <w:sz w:val="26"/>
                <w:szCs w:val="26"/>
              </w:rPr>
              <w:t>through the turnstiles</w:t>
            </w:r>
            <w:commentRangeEnd w:id="83"/>
            <w:r w:rsidR="0010361F">
              <w:rPr>
                <w:rStyle w:val="CommentReference"/>
              </w:rPr>
              <w:commentReference w:id="83"/>
            </w:r>
          </w:p>
        </w:tc>
      </w:tr>
      <w:tr w:rsidR="00BD7918" w14:paraId="1C99F65D" w14:textId="77777777" w:rsidTr="00BD7918">
        <w:trPr>
          <w:trHeight w:val="117"/>
        </w:trPr>
        <w:tc>
          <w:tcPr>
            <w:tcW w:w="895" w:type="dxa"/>
            <w:shd w:val="clear" w:color="auto" w:fill="FF7C80"/>
          </w:tcPr>
          <w:p w14:paraId="50C0A7CA" w14:textId="77777777" w:rsidR="00BD7918" w:rsidRPr="005264F4" w:rsidRDefault="00BD7918" w:rsidP="00BD7918">
            <w:pPr>
              <w:pStyle w:val="ListParagraph"/>
              <w:ind w:left="0"/>
              <w:rPr>
                <w:rFonts w:ascii="Bell MT" w:hAnsi="Bell MT" w:cs="Arial"/>
                <w:color w:val="000000" w:themeColor="text1"/>
                <w:sz w:val="28"/>
                <w:szCs w:val="28"/>
              </w:rPr>
            </w:pPr>
            <w:r>
              <w:rPr>
                <w:rFonts w:ascii="Bell MT" w:hAnsi="Bell MT" w:cs="Arial"/>
                <w:color w:val="000000" w:themeColor="text1"/>
                <w:sz w:val="28"/>
                <w:szCs w:val="28"/>
              </w:rPr>
              <w:t>R14</w:t>
            </w:r>
          </w:p>
        </w:tc>
        <w:tc>
          <w:tcPr>
            <w:tcW w:w="9990" w:type="dxa"/>
          </w:tcPr>
          <w:p w14:paraId="09F1CEDF" w14:textId="714B81FF" w:rsidR="00BD7918" w:rsidRPr="005264F4" w:rsidRDefault="00BD7918" w:rsidP="00BD7918">
            <w:pPr>
              <w:pStyle w:val="ListParagraph"/>
              <w:ind w:left="0"/>
              <w:rPr>
                <w:rFonts w:ascii="Bell MT" w:hAnsi="Bell MT" w:cs="Arial"/>
                <w:color w:val="000000" w:themeColor="text1"/>
                <w:sz w:val="26"/>
                <w:szCs w:val="26"/>
              </w:rPr>
            </w:pPr>
            <w:r w:rsidRPr="004974FA">
              <w:rPr>
                <w:rFonts w:ascii="Bell MT" w:hAnsi="Bell MT" w:cs="Arial"/>
                <w:color w:val="000000" w:themeColor="text1"/>
                <w:sz w:val="26"/>
                <w:szCs w:val="26"/>
              </w:rPr>
              <w:t xml:space="preserve">The system </w:t>
            </w:r>
            <w:commentRangeStart w:id="84"/>
            <w:r w:rsidRPr="004974FA">
              <w:rPr>
                <w:rFonts w:ascii="Bell MT" w:hAnsi="Bell MT" w:cs="Arial"/>
                <w:color w:val="000000" w:themeColor="text1"/>
                <w:sz w:val="26"/>
                <w:szCs w:val="26"/>
              </w:rPr>
              <w:t>shall</w:t>
            </w:r>
            <w:commentRangeEnd w:id="84"/>
            <w:r>
              <w:rPr>
                <w:rStyle w:val="CommentReference"/>
              </w:rPr>
              <w:commentReference w:id="84"/>
            </w:r>
            <w:r>
              <w:rPr>
                <w:rFonts w:ascii="Bell MT" w:hAnsi="Bell MT" w:cs="Arial"/>
                <w:color w:val="000000" w:themeColor="text1"/>
                <w:sz w:val="26"/>
                <w:szCs w:val="26"/>
              </w:rPr>
              <w:t xml:space="preserve"> allow the user to scan its QR code in exit</w:t>
            </w:r>
            <w:r w:rsidR="0010361F">
              <w:rPr>
                <w:rFonts w:ascii="Bell MT" w:hAnsi="Bell MT" w:cs="Arial"/>
                <w:color w:val="000000" w:themeColor="text1"/>
                <w:sz w:val="26"/>
                <w:szCs w:val="26"/>
              </w:rPr>
              <w:t xml:space="preserve"> through the turnstiles or cash register</w:t>
            </w:r>
          </w:p>
        </w:tc>
      </w:tr>
      <w:tr w:rsidR="00BD7918" w14:paraId="54193E09" w14:textId="77777777" w:rsidTr="00BD7918">
        <w:trPr>
          <w:trHeight w:val="117"/>
        </w:trPr>
        <w:tc>
          <w:tcPr>
            <w:tcW w:w="895" w:type="dxa"/>
            <w:shd w:val="clear" w:color="auto" w:fill="FF7C80"/>
          </w:tcPr>
          <w:p w14:paraId="1CD6BCE1" w14:textId="6D05E2FE" w:rsidR="00BD7918" w:rsidRDefault="00BD7918" w:rsidP="00BD7918">
            <w:pPr>
              <w:pStyle w:val="ListParagraph"/>
              <w:ind w:left="0"/>
              <w:rPr>
                <w:rFonts w:ascii="Bell MT" w:hAnsi="Bell MT" w:cs="Arial"/>
                <w:color w:val="000000" w:themeColor="text1"/>
                <w:sz w:val="28"/>
                <w:szCs w:val="28"/>
              </w:rPr>
            </w:pPr>
            <w:r>
              <w:rPr>
                <w:rFonts w:ascii="Bell MT" w:hAnsi="Bell MT" w:cs="Arial"/>
                <w:color w:val="000000" w:themeColor="text1"/>
                <w:sz w:val="28"/>
                <w:szCs w:val="28"/>
              </w:rPr>
              <w:t>R15</w:t>
            </w:r>
            <w:r w:rsidR="003C1EAB">
              <w:rPr>
                <w:rFonts w:ascii="Bell MT" w:hAnsi="Bell MT" w:cs="Arial"/>
                <w:color w:val="000000" w:themeColor="text1"/>
                <w:sz w:val="28"/>
                <w:szCs w:val="28"/>
              </w:rPr>
              <w:t>.1</w:t>
            </w:r>
          </w:p>
        </w:tc>
        <w:tc>
          <w:tcPr>
            <w:tcW w:w="9990" w:type="dxa"/>
          </w:tcPr>
          <w:p w14:paraId="7518D110" w14:textId="4BA3C759" w:rsidR="00BD7918" w:rsidRPr="004974FA" w:rsidRDefault="00BD7918" w:rsidP="00BD7918">
            <w:pPr>
              <w:pStyle w:val="ListParagraph"/>
              <w:ind w:left="0"/>
              <w:rPr>
                <w:rFonts w:ascii="Bell MT" w:hAnsi="Bell MT" w:cs="Arial"/>
                <w:color w:val="000000" w:themeColor="text1"/>
                <w:sz w:val="26"/>
                <w:szCs w:val="26"/>
              </w:rPr>
            </w:pPr>
            <w:r>
              <w:rPr>
                <w:rFonts w:ascii="Bell MT" w:hAnsi="Bell MT" w:cs="Arial"/>
                <w:color w:val="000000" w:themeColor="text1"/>
                <w:sz w:val="26"/>
                <w:szCs w:val="26"/>
              </w:rPr>
              <w:t xml:space="preserve">The system shall </w:t>
            </w:r>
            <w:r w:rsidR="008B1088">
              <w:rPr>
                <w:rFonts w:ascii="Bell MT" w:hAnsi="Bell MT" w:cs="Arial"/>
                <w:color w:val="000000" w:themeColor="text1"/>
                <w:sz w:val="26"/>
                <w:szCs w:val="26"/>
              </w:rPr>
              <w:t>open turnstiles after a unique QR code scan</w:t>
            </w:r>
            <w:r w:rsidR="003C1EAB">
              <w:rPr>
                <w:rFonts w:ascii="Bell MT" w:hAnsi="Bell MT" w:cs="Arial"/>
                <w:color w:val="000000" w:themeColor="text1"/>
                <w:sz w:val="26"/>
                <w:szCs w:val="26"/>
              </w:rPr>
              <w:t xml:space="preserve"> in entrance, for 5 seconds</w:t>
            </w:r>
          </w:p>
        </w:tc>
      </w:tr>
      <w:tr w:rsidR="00BD7918" w14:paraId="19474926" w14:textId="77777777" w:rsidTr="00BD7918">
        <w:trPr>
          <w:trHeight w:val="117"/>
        </w:trPr>
        <w:tc>
          <w:tcPr>
            <w:tcW w:w="895" w:type="dxa"/>
            <w:shd w:val="clear" w:color="auto" w:fill="FF7C80"/>
          </w:tcPr>
          <w:p w14:paraId="32A1ABCC" w14:textId="79F48F8C" w:rsidR="00BD7918" w:rsidRDefault="00BD7918" w:rsidP="00BD7918">
            <w:pPr>
              <w:pStyle w:val="ListParagraph"/>
              <w:ind w:left="0"/>
              <w:rPr>
                <w:rFonts w:ascii="Bell MT" w:hAnsi="Bell MT" w:cs="Arial"/>
                <w:color w:val="000000" w:themeColor="text1"/>
                <w:sz w:val="28"/>
                <w:szCs w:val="28"/>
              </w:rPr>
            </w:pPr>
            <w:r>
              <w:rPr>
                <w:rFonts w:ascii="Bell MT" w:hAnsi="Bell MT" w:cs="Arial"/>
                <w:color w:val="000000" w:themeColor="text1"/>
                <w:sz w:val="28"/>
                <w:szCs w:val="28"/>
              </w:rPr>
              <w:t>R1</w:t>
            </w:r>
            <w:r w:rsidR="003C1EAB">
              <w:rPr>
                <w:rFonts w:ascii="Bell MT" w:hAnsi="Bell MT" w:cs="Arial"/>
                <w:color w:val="000000" w:themeColor="text1"/>
                <w:sz w:val="28"/>
                <w:szCs w:val="28"/>
              </w:rPr>
              <w:t>5.2</w:t>
            </w:r>
          </w:p>
        </w:tc>
        <w:tc>
          <w:tcPr>
            <w:tcW w:w="9990" w:type="dxa"/>
          </w:tcPr>
          <w:p w14:paraId="7F4871EB" w14:textId="083F4D41" w:rsidR="00BD7918" w:rsidRPr="004974FA" w:rsidRDefault="003C1EAB" w:rsidP="00BD7918">
            <w:pPr>
              <w:pStyle w:val="ListParagraph"/>
              <w:ind w:left="0"/>
              <w:rPr>
                <w:rFonts w:ascii="Bell MT" w:hAnsi="Bell MT" w:cs="Arial"/>
                <w:color w:val="000000" w:themeColor="text1"/>
                <w:sz w:val="26"/>
                <w:szCs w:val="26"/>
              </w:rPr>
            </w:pPr>
            <w:r>
              <w:rPr>
                <w:rFonts w:ascii="Bell MT" w:hAnsi="Bell MT" w:cs="Arial"/>
                <w:color w:val="000000" w:themeColor="text1"/>
                <w:sz w:val="26"/>
                <w:szCs w:val="26"/>
              </w:rPr>
              <w:t>The system shall open turnstiles after a unique QR code scan in exit, for 5 seconds</w:t>
            </w:r>
          </w:p>
        </w:tc>
      </w:tr>
      <w:tr w:rsidR="00CC718B" w14:paraId="0E4B2AE3" w14:textId="77777777" w:rsidTr="00BD7918">
        <w:trPr>
          <w:trHeight w:val="117"/>
        </w:trPr>
        <w:tc>
          <w:tcPr>
            <w:tcW w:w="895" w:type="dxa"/>
            <w:shd w:val="clear" w:color="auto" w:fill="FF7C80"/>
          </w:tcPr>
          <w:p w14:paraId="1926E329" w14:textId="23BA3BA9" w:rsidR="00CC718B" w:rsidRDefault="00CC718B" w:rsidP="00CC718B">
            <w:pPr>
              <w:pStyle w:val="ListParagraph"/>
              <w:ind w:left="0"/>
              <w:rPr>
                <w:rFonts w:ascii="Bell MT" w:hAnsi="Bell MT" w:cs="Arial"/>
                <w:color w:val="000000" w:themeColor="text1"/>
                <w:sz w:val="28"/>
                <w:szCs w:val="28"/>
              </w:rPr>
            </w:pPr>
            <w:commentRangeStart w:id="85"/>
            <w:r>
              <w:rPr>
                <w:rFonts w:ascii="Bell MT" w:hAnsi="Bell MT" w:cs="Arial"/>
                <w:color w:val="000000" w:themeColor="text1"/>
                <w:sz w:val="28"/>
                <w:szCs w:val="28"/>
              </w:rPr>
              <w:t>R16</w:t>
            </w:r>
            <w:commentRangeEnd w:id="85"/>
            <w:r>
              <w:rPr>
                <w:rStyle w:val="CommentReference"/>
              </w:rPr>
              <w:commentReference w:id="85"/>
            </w:r>
          </w:p>
        </w:tc>
        <w:tc>
          <w:tcPr>
            <w:tcW w:w="9990" w:type="dxa"/>
          </w:tcPr>
          <w:p w14:paraId="03E549C1" w14:textId="27C7793F" w:rsidR="00CC718B" w:rsidRDefault="00CC718B" w:rsidP="00D01022">
            <w:pPr>
              <w:pStyle w:val="ListParagraph"/>
              <w:tabs>
                <w:tab w:val="left" w:pos="8912"/>
              </w:tabs>
              <w:ind w:left="0"/>
              <w:rPr>
                <w:rFonts w:ascii="Bell MT" w:hAnsi="Bell MT" w:cs="Arial"/>
                <w:color w:val="000000" w:themeColor="text1"/>
                <w:sz w:val="26"/>
                <w:szCs w:val="26"/>
              </w:rPr>
            </w:pPr>
            <w:r w:rsidRPr="0019584F">
              <w:rPr>
                <w:rFonts w:ascii="Bell MT" w:hAnsi="Bell MT" w:cs="Arial"/>
                <w:color w:val="000000" w:themeColor="text1"/>
                <w:sz w:val="26"/>
                <w:szCs w:val="26"/>
              </w:rPr>
              <w:t xml:space="preserve">The system shall calculate the maximum number of people allowed </w:t>
            </w:r>
            <w:r>
              <w:rPr>
                <w:rFonts w:ascii="Bell MT" w:hAnsi="Bell MT" w:cs="Arial"/>
                <w:color w:val="000000" w:themeColor="text1"/>
                <w:sz w:val="26"/>
                <w:szCs w:val="26"/>
              </w:rPr>
              <w:t>outside</w:t>
            </w:r>
            <w:r w:rsidRPr="0019584F">
              <w:rPr>
                <w:rFonts w:ascii="Bell MT" w:hAnsi="Bell MT" w:cs="Arial"/>
                <w:color w:val="000000" w:themeColor="text1"/>
                <w:sz w:val="26"/>
                <w:szCs w:val="26"/>
              </w:rPr>
              <w:t xml:space="preserve"> each store</w:t>
            </w:r>
            <w:r w:rsidR="00A26F1D">
              <w:rPr>
                <w:rFonts w:ascii="Bell MT" w:hAnsi="Bell MT" w:cs="Arial"/>
                <w:color w:val="000000" w:themeColor="text1"/>
                <w:sz w:val="26"/>
                <w:szCs w:val="26"/>
              </w:rPr>
              <w:t xml:space="preserve"> as to provide social distancing</w:t>
            </w:r>
          </w:p>
        </w:tc>
      </w:tr>
      <w:tr w:rsidR="00CC718B" w14:paraId="5DAB7F1C" w14:textId="77777777" w:rsidTr="00BD7918">
        <w:trPr>
          <w:trHeight w:val="117"/>
        </w:trPr>
        <w:tc>
          <w:tcPr>
            <w:tcW w:w="895" w:type="dxa"/>
            <w:shd w:val="clear" w:color="auto" w:fill="A8D08D" w:themeFill="accent6" w:themeFillTint="99"/>
          </w:tcPr>
          <w:p w14:paraId="598D0DD9" w14:textId="2D329ECE" w:rsidR="00CC718B" w:rsidRPr="0019584F" w:rsidRDefault="00CC718B" w:rsidP="00CC718B">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R1</w:t>
            </w:r>
            <w:r>
              <w:rPr>
                <w:rFonts w:ascii="Bell MT" w:hAnsi="Bell MT" w:cs="Arial"/>
                <w:color w:val="000000" w:themeColor="text1"/>
                <w:sz w:val="28"/>
                <w:szCs w:val="28"/>
              </w:rPr>
              <w:t>7</w:t>
            </w:r>
          </w:p>
        </w:tc>
        <w:tc>
          <w:tcPr>
            <w:tcW w:w="9990" w:type="dxa"/>
          </w:tcPr>
          <w:p w14:paraId="1359234A" w14:textId="77777777" w:rsidR="00CC718B" w:rsidRPr="0019584F" w:rsidRDefault="00CC718B" w:rsidP="00CC718B">
            <w:pPr>
              <w:pStyle w:val="ListParagraph"/>
              <w:ind w:left="0"/>
              <w:rPr>
                <w:rFonts w:ascii="Bell MT" w:hAnsi="Bell MT" w:cs="Arial"/>
                <w:color w:val="000000" w:themeColor="text1"/>
                <w:sz w:val="26"/>
                <w:szCs w:val="26"/>
              </w:rPr>
            </w:pPr>
            <w:r w:rsidRPr="0019584F">
              <w:rPr>
                <w:rFonts w:ascii="Bell MT" w:hAnsi="Bell MT" w:cs="Arial"/>
                <w:color w:val="000000"/>
                <w:sz w:val="26"/>
                <w:szCs w:val="26"/>
                <w:shd w:val="clear" w:color="auto" w:fill="FFFFFF"/>
              </w:rPr>
              <w:t>The system shall count the number of entrances and exits each day, for each market</w:t>
            </w:r>
          </w:p>
        </w:tc>
      </w:tr>
      <w:tr w:rsidR="00CC718B" w14:paraId="33793C51" w14:textId="77777777" w:rsidTr="00BD7918">
        <w:trPr>
          <w:trHeight w:val="117"/>
        </w:trPr>
        <w:tc>
          <w:tcPr>
            <w:tcW w:w="895" w:type="dxa"/>
            <w:shd w:val="clear" w:color="auto" w:fill="A8D08D" w:themeFill="accent6" w:themeFillTint="99"/>
          </w:tcPr>
          <w:p w14:paraId="17383BFA" w14:textId="31332D42" w:rsidR="00CC718B" w:rsidRPr="0019584F" w:rsidRDefault="00CC718B" w:rsidP="00CC718B">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R1</w:t>
            </w:r>
            <w:r>
              <w:rPr>
                <w:rFonts w:ascii="Bell MT" w:hAnsi="Bell MT" w:cs="Arial"/>
                <w:color w:val="000000" w:themeColor="text1"/>
                <w:sz w:val="28"/>
                <w:szCs w:val="28"/>
              </w:rPr>
              <w:t>8</w:t>
            </w:r>
          </w:p>
        </w:tc>
        <w:tc>
          <w:tcPr>
            <w:tcW w:w="9990" w:type="dxa"/>
          </w:tcPr>
          <w:p w14:paraId="6361A163" w14:textId="77777777" w:rsidR="00CC718B" w:rsidRPr="0019584F" w:rsidRDefault="00CC718B" w:rsidP="00CC718B">
            <w:pPr>
              <w:pStyle w:val="ListParagraph"/>
              <w:ind w:left="0"/>
              <w:rPr>
                <w:rFonts w:ascii="Bell MT" w:hAnsi="Bell MT" w:cs="Arial"/>
                <w:color w:val="000000" w:themeColor="text1"/>
                <w:sz w:val="26"/>
                <w:szCs w:val="26"/>
              </w:rPr>
            </w:pPr>
            <w:r w:rsidRPr="0019584F">
              <w:rPr>
                <w:rFonts w:ascii="Bell MT" w:hAnsi="Bell MT" w:cs="Arial"/>
                <w:color w:val="000000"/>
                <w:sz w:val="26"/>
                <w:szCs w:val="26"/>
                <w:shd w:val="clear" w:color="auto" w:fill="FFFFFF"/>
              </w:rPr>
              <w:t>The system shall store the number of entrances and exits for each market</w:t>
            </w:r>
            <w:r w:rsidRPr="0019584F">
              <w:rPr>
                <w:rFonts w:ascii="Bell MT" w:hAnsi="Bell MT" w:cs="Arial"/>
                <w:color w:val="000000" w:themeColor="text1"/>
                <w:sz w:val="26"/>
                <w:szCs w:val="26"/>
              </w:rPr>
              <w:t xml:space="preserve">  </w:t>
            </w:r>
          </w:p>
        </w:tc>
      </w:tr>
      <w:tr w:rsidR="00CC718B" w14:paraId="430AE599" w14:textId="77777777" w:rsidTr="00BD7918">
        <w:trPr>
          <w:trHeight w:val="117"/>
        </w:trPr>
        <w:tc>
          <w:tcPr>
            <w:tcW w:w="895" w:type="dxa"/>
            <w:shd w:val="clear" w:color="auto" w:fill="A8D08D" w:themeFill="accent6" w:themeFillTint="99"/>
          </w:tcPr>
          <w:p w14:paraId="4D0BB1BD" w14:textId="4DE44D1B" w:rsidR="00CC718B" w:rsidRPr="0019584F" w:rsidRDefault="00CC718B" w:rsidP="00CC718B">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R1</w:t>
            </w:r>
            <w:r>
              <w:rPr>
                <w:rFonts w:ascii="Bell MT" w:hAnsi="Bell MT" w:cs="Arial"/>
                <w:color w:val="000000" w:themeColor="text1"/>
                <w:sz w:val="28"/>
                <w:szCs w:val="28"/>
              </w:rPr>
              <w:t>9</w:t>
            </w:r>
          </w:p>
        </w:tc>
        <w:tc>
          <w:tcPr>
            <w:tcW w:w="9990" w:type="dxa"/>
          </w:tcPr>
          <w:p w14:paraId="54AE6FFB" w14:textId="0B21486F" w:rsidR="00CC718B" w:rsidRPr="0019584F" w:rsidRDefault="00CC718B" w:rsidP="00CC718B">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allow store managers to regulate the number of entrances allowed in the store</w:t>
            </w:r>
            <w:r>
              <w:rPr>
                <w:rFonts w:ascii="Bell MT" w:hAnsi="Bell MT" w:cs="Arial"/>
                <w:color w:val="000000" w:themeColor="text1"/>
                <w:sz w:val="26"/>
                <w:szCs w:val="26"/>
              </w:rPr>
              <w:t xml:space="preserve"> hourly</w:t>
            </w:r>
            <w:r w:rsidRPr="0019584F">
              <w:rPr>
                <w:rFonts w:ascii="Bell MT" w:hAnsi="Bell MT" w:cs="Arial"/>
                <w:color w:val="000000" w:themeColor="text1"/>
                <w:sz w:val="26"/>
                <w:szCs w:val="26"/>
              </w:rPr>
              <w:t>.</w:t>
            </w:r>
          </w:p>
        </w:tc>
      </w:tr>
      <w:tr w:rsidR="00CC718B" w14:paraId="1BDD2857" w14:textId="77777777" w:rsidTr="00BD7918">
        <w:trPr>
          <w:trHeight w:val="117"/>
        </w:trPr>
        <w:tc>
          <w:tcPr>
            <w:tcW w:w="895" w:type="dxa"/>
            <w:shd w:val="clear" w:color="auto" w:fill="A8D08D" w:themeFill="accent6" w:themeFillTint="99"/>
          </w:tcPr>
          <w:p w14:paraId="1416EA43" w14:textId="51DF4DD2" w:rsidR="00CC718B" w:rsidRPr="0019584F" w:rsidRDefault="00CC718B" w:rsidP="00CC718B">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w:t>
            </w:r>
            <w:r>
              <w:rPr>
                <w:rFonts w:ascii="Bell MT" w:hAnsi="Bell MT" w:cs="Arial"/>
                <w:color w:val="000000" w:themeColor="text1"/>
                <w:sz w:val="28"/>
                <w:szCs w:val="28"/>
              </w:rPr>
              <w:t>20</w:t>
            </w:r>
          </w:p>
        </w:tc>
        <w:tc>
          <w:tcPr>
            <w:tcW w:w="9990" w:type="dxa"/>
          </w:tcPr>
          <w:p w14:paraId="4E25D159" w14:textId="222AA11F" w:rsidR="00CC718B" w:rsidRPr="0019584F" w:rsidRDefault="00CC718B" w:rsidP="00CC718B">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The system shall calculate the maximum number of people allowed inside each store</w:t>
            </w:r>
            <w:r w:rsidR="00A26F1D">
              <w:rPr>
                <w:rFonts w:ascii="Bell MT" w:hAnsi="Bell MT" w:cs="Arial"/>
                <w:color w:val="000000" w:themeColor="text1"/>
                <w:sz w:val="26"/>
                <w:szCs w:val="26"/>
              </w:rPr>
              <w:t xml:space="preserve"> as to provide social distancing</w:t>
            </w:r>
          </w:p>
        </w:tc>
      </w:tr>
      <w:tr w:rsidR="00CC718B" w:rsidRPr="0019584F" w14:paraId="26F7DBAC" w14:textId="77777777" w:rsidTr="00BD7918">
        <w:trPr>
          <w:trHeight w:val="117"/>
        </w:trPr>
        <w:tc>
          <w:tcPr>
            <w:tcW w:w="895" w:type="dxa"/>
            <w:shd w:val="clear" w:color="auto" w:fill="A8D08D" w:themeFill="accent6" w:themeFillTint="99"/>
          </w:tcPr>
          <w:p w14:paraId="0E613F64" w14:textId="78F55A48" w:rsidR="00CC718B" w:rsidRPr="0019584F" w:rsidRDefault="00CC718B" w:rsidP="00CC718B">
            <w:pPr>
              <w:pStyle w:val="ListParagraph"/>
              <w:ind w:left="0"/>
              <w:rPr>
                <w:rFonts w:ascii="Bell MT" w:hAnsi="Bell MT" w:cs="Arial"/>
                <w:color w:val="000000" w:themeColor="text1"/>
                <w:sz w:val="28"/>
                <w:szCs w:val="28"/>
              </w:rPr>
            </w:pPr>
            <w:r w:rsidRPr="0019584F">
              <w:rPr>
                <w:rFonts w:ascii="Bell MT" w:hAnsi="Bell MT" w:cs="Arial"/>
                <w:color w:val="000000" w:themeColor="text1"/>
                <w:sz w:val="28"/>
                <w:szCs w:val="28"/>
              </w:rPr>
              <w:t>R</w:t>
            </w:r>
            <w:r>
              <w:rPr>
                <w:rFonts w:ascii="Bell MT" w:hAnsi="Bell MT" w:cs="Arial"/>
                <w:color w:val="000000" w:themeColor="text1"/>
                <w:sz w:val="28"/>
                <w:szCs w:val="28"/>
              </w:rPr>
              <w:t>21</w:t>
            </w:r>
          </w:p>
        </w:tc>
        <w:tc>
          <w:tcPr>
            <w:tcW w:w="9990" w:type="dxa"/>
          </w:tcPr>
          <w:p w14:paraId="43C99221" w14:textId="77777777" w:rsidR="00CC718B" w:rsidRPr="0019584F" w:rsidRDefault="00CC718B" w:rsidP="00CC718B">
            <w:pPr>
              <w:pStyle w:val="ListParagraph"/>
              <w:ind w:left="0"/>
              <w:rPr>
                <w:rFonts w:ascii="Bell MT" w:hAnsi="Bell MT" w:cs="Arial"/>
                <w:color w:val="000000" w:themeColor="text1"/>
                <w:sz w:val="26"/>
                <w:szCs w:val="26"/>
              </w:rPr>
            </w:pPr>
            <w:r w:rsidRPr="0019584F">
              <w:rPr>
                <w:rFonts w:ascii="Bell MT" w:hAnsi="Bell MT" w:cs="Arial"/>
                <w:color w:val="000000" w:themeColor="text1"/>
                <w:sz w:val="26"/>
                <w:szCs w:val="26"/>
              </w:rPr>
              <w:t>T</w:t>
            </w:r>
            <w:r w:rsidRPr="005264F4">
              <w:rPr>
                <w:rFonts w:ascii="Bell MT" w:hAnsi="Bell MT" w:cs="Arial"/>
                <w:color w:val="000000" w:themeColor="text1"/>
                <w:sz w:val="26"/>
                <w:szCs w:val="26"/>
              </w:rPr>
              <w:t>he system shall allow store managers to see how many</w:t>
            </w:r>
            <w:r w:rsidRPr="0019584F">
              <w:rPr>
                <w:rFonts w:ascii="Bell MT" w:hAnsi="Bell MT" w:cs="Arial"/>
                <w:color w:val="000000" w:themeColor="text1"/>
                <w:sz w:val="26"/>
                <w:szCs w:val="26"/>
              </w:rPr>
              <w:t xml:space="preserve"> </w:t>
            </w:r>
            <w:r w:rsidRPr="005264F4">
              <w:rPr>
                <w:rFonts w:ascii="Bell MT" w:hAnsi="Bell MT" w:cs="Arial"/>
                <w:color w:val="000000" w:themeColor="text1"/>
                <w:sz w:val="26"/>
                <w:szCs w:val="26"/>
              </w:rPr>
              <w:t>customers</w:t>
            </w:r>
            <w:r w:rsidRPr="0019584F">
              <w:rPr>
                <w:rFonts w:ascii="Bell MT" w:hAnsi="Bell MT" w:cs="Arial"/>
                <w:color w:val="000000" w:themeColor="text1"/>
                <w:sz w:val="26"/>
                <w:szCs w:val="26"/>
              </w:rPr>
              <w:t xml:space="preserve"> h</w:t>
            </w:r>
            <w:r w:rsidRPr="005264F4">
              <w:rPr>
                <w:rFonts w:ascii="Bell MT" w:hAnsi="Bell MT" w:cs="Arial"/>
                <w:color w:val="000000" w:themeColor="text1"/>
                <w:sz w:val="26"/>
                <w:szCs w:val="26"/>
              </w:rPr>
              <w:t>ave entered the store for the past 7 days</w:t>
            </w:r>
          </w:p>
        </w:tc>
      </w:tr>
    </w:tbl>
    <w:p w14:paraId="5B10FCFE" w14:textId="51CED7C5" w:rsidR="003056DF" w:rsidRDefault="003056DF" w:rsidP="007C71D7">
      <w:pPr>
        <w:pStyle w:val="ListParagraph"/>
        <w:numPr>
          <w:ilvl w:val="0"/>
          <w:numId w:val="41"/>
        </w:numPr>
        <w:spacing w:line="360" w:lineRule="auto"/>
        <w:rPr>
          <w:rStyle w:val="SubtleEmphasis"/>
          <w:rFonts w:ascii="Bell MT" w:hAnsi="Bell MT"/>
          <w:sz w:val="32"/>
          <w:szCs w:val="32"/>
        </w:rPr>
      </w:pPr>
      <w:r>
        <w:rPr>
          <w:rStyle w:val="SubtleEmphasis"/>
          <w:rFonts w:ascii="Bell MT" w:hAnsi="Bell MT"/>
          <w:sz w:val="32"/>
          <w:szCs w:val="32"/>
        </w:rPr>
        <w:lastRenderedPageBreak/>
        <w:t>Formal Functional Requirements</w:t>
      </w:r>
      <w:r w:rsidR="00744DF8">
        <w:rPr>
          <w:rStyle w:val="FootnoteReference"/>
          <w:rFonts w:ascii="Bell MT" w:hAnsi="Bell MT"/>
          <w:i/>
          <w:iCs/>
          <w:sz w:val="32"/>
          <w:szCs w:val="32"/>
        </w:rPr>
        <w:footnoteReference w:id="2"/>
      </w:r>
    </w:p>
    <w:bookmarkEnd w:id="79"/>
    <w:p w14:paraId="047DB488" w14:textId="4FB092D2" w:rsidR="00290739" w:rsidRPr="007C71D7" w:rsidRDefault="00290739" w:rsidP="007C71D7">
      <w:pPr>
        <w:pStyle w:val="ListParagraph"/>
        <w:numPr>
          <w:ilvl w:val="0"/>
          <w:numId w:val="41"/>
        </w:numPr>
        <w:spacing w:line="360" w:lineRule="auto"/>
        <w:rPr>
          <w:rStyle w:val="SubtleEmphasis"/>
          <w:rFonts w:ascii="Bell MT" w:hAnsi="Bell MT"/>
          <w:sz w:val="32"/>
          <w:szCs w:val="32"/>
        </w:rPr>
      </w:pPr>
      <w:r w:rsidRPr="007C71D7">
        <w:rPr>
          <w:rStyle w:val="SubtleEmphasis"/>
          <w:rFonts w:ascii="Bell MT" w:hAnsi="Bell MT"/>
          <w:sz w:val="32"/>
          <w:szCs w:val="32"/>
        </w:rPr>
        <w:t>Use Cases</w:t>
      </w:r>
    </w:p>
    <w:p w14:paraId="468486A9" w14:textId="19DA5317" w:rsidR="00290739" w:rsidRPr="007C71D7" w:rsidRDefault="000A111F" w:rsidP="00290739">
      <w:pPr>
        <w:pStyle w:val="ListParagraph"/>
        <w:numPr>
          <w:ilvl w:val="0"/>
          <w:numId w:val="42"/>
        </w:numPr>
        <w:spacing w:line="240" w:lineRule="auto"/>
        <w:rPr>
          <w:rStyle w:val="SubtleEmphasis"/>
          <w:rFonts w:ascii="Bell MT" w:hAnsi="Bell MT"/>
          <w:sz w:val="36"/>
          <w:szCs w:val="36"/>
        </w:rPr>
      </w:pPr>
      <w:r>
        <w:rPr>
          <w:rStyle w:val="SubtleEmphasis"/>
          <w:rFonts w:ascii="Bell MT" w:hAnsi="Bell MT"/>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opens the </w:t>
            </w:r>
            <w:proofErr w:type="spellStart"/>
            <w:r w:rsidRPr="002967F3">
              <w:rPr>
                <w:rStyle w:val="SubtleEmphasis"/>
                <w:rFonts w:ascii="Bell MT" w:hAnsi="Bell MT"/>
                <w:i w:val="0"/>
                <w:iCs w:val="0"/>
                <w:sz w:val="28"/>
                <w:szCs w:val="28"/>
              </w:rPr>
              <w:t>C</w:t>
            </w:r>
            <w:r>
              <w:rPr>
                <w:rStyle w:val="SubtleEmphasis"/>
                <w:rFonts w:ascii="Bell MT" w:hAnsi="Bell MT"/>
                <w:i w:val="0"/>
                <w:iCs w:val="0"/>
                <w:sz w:val="28"/>
                <w:szCs w:val="28"/>
              </w:rPr>
              <w:t>L</w:t>
            </w:r>
            <w:r w:rsidRPr="002967F3">
              <w:rPr>
                <w:rStyle w:val="SubtleEmphasis"/>
                <w:rFonts w:ascii="Bell MT" w:hAnsi="Bell MT"/>
                <w:i w:val="0"/>
                <w:iCs w:val="0"/>
                <w:sz w:val="28"/>
                <w:szCs w:val="28"/>
              </w:rPr>
              <w:t>up</w:t>
            </w:r>
            <w:proofErr w:type="spellEnd"/>
            <w:r w:rsidRPr="002967F3">
              <w:rPr>
                <w:rStyle w:val="SubtleEmphasis"/>
                <w:rFonts w:ascii="Bell MT" w:hAnsi="Bell MT"/>
                <w:i w:val="0"/>
                <w:iCs w:val="0"/>
                <w:sz w:val="28"/>
                <w:szCs w:val="28"/>
              </w:rPr>
              <w:t xml:space="preserve">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49609480" w14:textId="192DD33C" w:rsidR="00F21F3F" w:rsidRDefault="00F21F3F" w:rsidP="00290739">
      <w:pPr>
        <w:spacing w:line="240" w:lineRule="auto"/>
        <w:rPr>
          <w:rStyle w:val="SubtleEmphasis"/>
          <w:rFonts w:ascii="Bell MT" w:hAnsi="Bell MT"/>
          <w:sz w:val="36"/>
          <w:szCs w:val="36"/>
        </w:rPr>
      </w:pPr>
    </w:p>
    <w:p w14:paraId="0E0D6B62" w14:textId="33DD4620" w:rsidR="00F21F3F" w:rsidRDefault="00F21F3F" w:rsidP="00290739">
      <w:pPr>
        <w:spacing w:line="240" w:lineRule="auto"/>
        <w:rPr>
          <w:rStyle w:val="SubtleEmphasis"/>
          <w:rFonts w:ascii="Bell MT" w:hAnsi="Bell MT"/>
          <w:sz w:val="36"/>
          <w:szCs w:val="36"/>
        </w:rPr>
      </w:pPr>
    </w:p>
    <w:p w14:paraId="4AD803F4" w14:textId="5C1C88AC" w:rsidR="00F21F3F" w:rsidRDefault="00F21F3F" w:rsidP="00290739">
      <w:pPr>
        <w:spacing w:line="240" w:lineRule="auto"/>
        <w:rPr>
          <w:rStyle w:val="SubtleEmphasis"/>
          <w:rFonts w:ascii="Bell MT" w:hAnsi="Bell MT"/>
          <w:sz w:val="36"/>
          <w:szCs w:val="36"/>
        </w:rPr>
      </w:pPr>
    </w:p>
    <w:p w14:paraId="4DB410F1" w14:textId="0FFABAF4" w:rsidR="00F21F3F" w:rsidRDefault="00F21F3F" w:rsidP="00290739">
      <w:pPr>
        <w:spacing w:line="240" w:lineRule="auto"/>
        <w:rPr>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9C619C6" w:rsidR="00290739" w:rsidRDefault="00290739" w:rsidP="007C71D7">
      <w:pPr>
        <w:spacing w:line="240" w:lineRule="auto"/>
        <w:rPr>
          <w:rStyle w:val="SubtleEmphasis"/>
          <w:rFonts w:ascii="Bell MT" w:hAnsi="Bell MT"/>
          <w:sz w:val="36"/>
          <w:szCs w:val="36"/>
        </w:rPr>
      </w:pPr>
    </w:p>
    <w:p w14:paraId="3FD7B19F" w14:textId="77777777" w:rsidR="0019584F" w:rsidRPr="007C71D7" w:rsidRDefault="0019584F" w:rsidP="007C71D7">
      <w:pPr>
        <w:spacing w:line="240" w:lineRule="auto"/>
        <w:rPr>
          <w:rStyle w:val="SubtleEmphasis"/>
          <w:rFonts w:ascii="Bell MT" w:hAnsi="Bell MT"/>
          <w:sz w:val="36"/>
          <w:szCs w:val="36"/>
        </w:rPr>
      </w:pPr>
    </w:p>
    <w:p w14:paraId="5FF85ED9" w14:textId="05E05664" w:rsidR="00290739" w:rsidRDefault="000A111F" w:rsidP="00290739">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rFonts w:ascii="Bell MT" w:hAnsi="Bell MT"/>
                <w:sz w:val="32"/>
                <w:szCs w:val="32"/>
              </w:rPr>
            </w:pPr>
            <w:r>
              <w:rPr>
                <w:rFonts w:ascii="Bell MT" w:hAnsi="Bell MT"/>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rFonts w:ascii="Bell MT" w:hAnsi="Bell MT"/>
                <w:sz w:val="28"/>
                <w:szCs w:val="28"/>
              </w:rPr>
            </w:pPr>
            <w:r>
              <w:rPr>
                <w:rFonts w:ascii="Bell MT" w:hAnsi="Bell MT"/>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rFonts w:ascii="Bell MT" w:hAnsi="Bell MT"/>
                <w:sz w:val="32"/>
                <w:szCs w:val="32"/>
              </w:rPr>
            </w:pPr>
            <w:r>
              <w:rPr>
                <w:rFonts w:ascii="Bell MT" w:hAnsi="Bell MT"/>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rFonts w:ascii="Bell MT" w:hAnsi="Bell MT"/>
                <w:sz w:val="28"/>
                <w:szCs w:val="28"/>
              </w:rPr>
            </w:pPr>
            <w:r>
              <w:rPr>
                <w:rFonts w:ascii="Bell MT" w:hAnsi="Bell MT"/>
                <w:sz w:val="28"/>
                <w:szCs w:val="28"/>
              </w:rPr>
              <w:t xml:space="preserve">The virtual user is already into the </w:t>
            </w:r>
            <w:proofErr w:type="spellStart"/>
            <w:r>
              <w:rPr>
                <w:rFonts w:ascii="Bell MT" w:hAnsi="Bell MT"/>
                <w:sz w:val="28"/>
                <w:szCs w:val="28"/>
              </w:rPr>
              <w:t>CLup</w:t>
            </w:r>
            <w:proofErr w:type="spellEnd"/>
            <w:r>
              <w:rPr>
                <w:rFonts w:ascii="Bell MT" w:hAnsi="Bell MT"/>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rFonts w:ascii="Bell MT" w:hAnsi="Bell MT"/>
                <w:sz w:val="32"/>
                <w:szCs w:val="32"/>
              </w:rPr>
            </w:pPr>
            <w:r>
              <w:rPr>
                <w:rFonts w:ascii="Bell MT" w:hAnsi="Bell MT"/>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ListParagraph"/>
              <w:numPr>
                <w:ilvl w:val="0"/>
                <w:numId w:val="66"/>
              </w:numPr>
              <w:rPr>
                <w:rStyle w:val="SubtleEmphasis"/>
                <w:i w:val="0"/>
                <w:iCs w:val="0"/>
                <w:sz w:val="28"/>
                <w:szCs w:val="28"/>
              </w:rPr>
            </w:pPr>
            <w:r w:rsidRPr="00830712">
              <w:rPr>
                <w:rStyle w:val="SubtleEmphasis"/>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ListParagraph"/>
              <w:numPr>
                <w:ilvl w:val="0"/>
                <w:numId w:val="66"/>
              </w:numPr>
            </w:pPr>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p>
          <w:p w14:paraId="0F0115CD" w14:textId="77777777" w:rsidR="000A111F" w:rsidRDefault="000A111F" w:rsidP="000A111F">
            <w:pPr>
              <w:pStyle w:val="ListParagraph"/>
              <w:numPr>
                <w:ilvl w:val="0"/>
                <w:numId w:val="66"/>
              </w:numPr>
              <w:rPr>
                <w:rFonts w:ascii="Bell MT" w:hAnsi="Bell MT"/>
                <w:sz w:val="28"/>
                <w:szCs w:val="28"/>
              </w:rPr>
            </w:pPr>
            <w:r>
              <w:rPr>
                <w:rFonts w:ascii="Bell MT" w:hAnsi="Bell MT"/>
                <w:sz w:val="28"/>
                <w:szCs w:val="28"/>
              </w:rPr>
              <w:t xml:space="preserve">The system redirects the user to the </w:t>
            </w:r>
            <w:proofErr w:type="spellStart"/>
            <w:r>
              <w:rPr>
                <w:rFonts w:ascii="Bell MT" w:hAnsi="Bell MT"/>
                <w:sz w:val="28"/>
                <w:szCs w:val="28"/>
              </w:rPr>
              <w:t>CLup</w:t>
            </w:r>
            <w:proofErr w:type="spellEnd"/>
            <w:r>
              <w:rPr>
                <w:rFonts w:ascii="Bell MT" w:hAnsi="Bell MT"/>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rFonts w:ascii="Bell MT" w:hAnsi="Bell MT"/>
                <w:sz w:val="32"/>
                <w:szCs w:val="32"/>
              </w:rPr>
            </w:pPr>
            <w:r>
              <w:rPr>
                <w:rFonts w:ascii="Bell MT" w:hAnsi="Bell MT"/>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rFonts w:ascii="Bell MT" w:hAnsi="Bell MT"/>
                <w:sz w:val="28"/>
                <w:szCs w:val="28"/>
              </w:rPr>
            </w:pPr>
            <w:r>
              <w:rPr>
                <w:rFonts w:ascii="Bell MT" w:hAnsi="Bell MT"/>
                <w:sz w:val="28"/>
                <w:szCs w:val="28"/>
              </w:rPr>
              <w:t xml:space="preserve">The virtual user is successfully redirected to the </w:t>
            </w:r>
            <w:proofErr w:type="spellStart"/>
            <w:r>
              <w:rPr>
                <w:rFonts w:ascii="Bell MT" w:hAnsi="Bell MT"/>
                <w:sz w:val="28"/>
                <w:szCs w:val="28"/>
              </w:rPr>
              <w:t>CLup</w:t>
            </w:r>
            <w:proofErr w:type="spellEnd"/>
            <w:r>
              <w:rPr>
                <w:rFonts w:ascii="Bell MT" w:hAnsi="Bell MT"/>
                <w:sz w:val="28"/>
                <w:szCs w:val="28"/>
              </w:rPr>
              <w:t xml:space="preserve">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rFonts w:ascii="Bell MT" w:hAnsi="Bell MT"/>
                <w:sz w:val="32"/>
                <w:szCs w:val="32"/>
              </w:rPr>
            </w:pPr>
            <w:r>
              <w:rPr>
                <w:rFonts w:ascii="Bell MT" w:hAnsi="Bell MT"/>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rFonts w:ascii="Bell MT" w:hAnsi="Bell MT"/>
                <w:sz w:val="28"/>
                <w:szCs w:val="28"/>
              </w:rPr>
            </w:pPr>
            <w:r>
              <w:rPr>
                <w:rFonts w:ascii="Bell MT" w:hAnsi="Bell MT"/>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rFonts w:ascii="Bell MT" w:hAnsi="Bell MT"/>
                <w:sz w:val="28"/>
                <w:szCs w:val="28"/>
              </w:rPr>
            </w:pPr>
          </w:p>
        </w:tc>
      </w:tr>
    </w:tbl>
    <w:p w14:paraId="5E9DDCEF" w14:textId="42300C7C" w:rsidR="000A111F" w:rsidRDefault="000A111F" w:rsidP="000A111F">
      <w:pPr>
        <w:spacing w:line="240" w:lineRule="auto"/>
        <w:rPr>
          <w:rStyle w:val="SubtleEmphasis"/>
          <w:rFonts w:ascii="Bell MT" w:hAnsi="Bell MT"/>
          <w:sz w:val="28"/>
          <w:szCs w:val="28"/>
        </w:rPr>
      </w:pPr>
    </w:p>
    <w:p w14:paraId="485BBF32" w14:textId="02C2CC51" w:rsidR="000A111F" w:rsidRDefault="000A111F" w:rsidP="000A111F">
      <w:pPr>
        <w:spacing w:line="240" w:lineRule="auto"/>
        <w:rPr>
          <w:rStyle w:val="SubtleEmphasis"/>
          <w:rFonts w:ascii="Bell MT" w:hAnsi="Bell MT"/>
          <w:sz w:val="28"/>
          <w:szCs w:val="28"/>
        </w:rPr>
      </w:pPr>
    </w:p>
    <w:p w14:paraId="0624E92A" w14:textId="5111AA67" w:rsidR="000A111F" w:rsidRDefault="000A111F" w:rsidP="000A111F">
      <w:pPr>
        <w:spacing w:line="240" w:lineRule="auto"/>
        <w:rPr>
          <w:rStyle w:val="SubtleEmphasis"/>
          <w:rFonts w:ascii="Bell MT" w:hAnsi="Bell MT"/>
          <w:sz w:val="28"/>
          <w:szCs w:val="28"/>
        </w:rPr>
      </w:pPr>
    </w:p>
    <w:p w14:paraId="2DC32074" w14:textId="31C0D40A" w:rsidR="000A111F" w:rsidRDefault="000A111F" w:rsidP="000A111F">
      <w:pPr>
        <w:spacing w:line="240" w:lineRule="auto"/>
        <w:rPr>
          <w:rStyle w:val="SubtleEmphasis"/>
          <w:rFonts w:ascii="Bell MT" w:hAnsi="Bell MT"/>
          <w:sz w:val="28"/>
          <w:szCs w:val="28"/>
        </w:rPr>
      </w:pPr>
    </w:p>
    <w:p w14:paraId="4D934B90" w14:textId="26C6BB8A" w:rsidR="000A111F" w:rsidRDefault="000A111F" w:rsidP="000A111F">
      <w:pPr>
        <w:spacing w:line="240" w:lineRule="auto"/>
        <w:rPr>
          <w:rStyle w:val="SubtleEmphasis"/>
          <w:rFonts w:ascii="Bell MT" w:hAnsi="Bell MT"/>
          <w:sz w:val="28"/>
          <w:szCs w:val="28"/>
        </w:rPr>
      </w:pPr>
    </w:p>
    <w:p w14:paraId="31156A03" w14:textId="1D90B681" w:rsidR="000A111F" w:rsidRDefault="000A111F" w:rsidP="000A111F">
      <w:pPr>
        <w:spacing w:line="240" w:lineRule="auto"/>
        <w:rPr>
          <w:rStyle w:val="SubtleEmphasis"/>
          <w:rFonts w:ascii="Bell MT" w:hAnsi="Bell MT"/>
          <w:sz w:val="28"/>
          <w:szCs w:val="28"/>
        </w:rPr>
      </w:pPr>
    </w:p>
    <w:p w14:paraId="53B63C4B" w14:textId="1133E363" w:rsidR="000A111F" w:rsidRDefault="000A111F" w:rsidP="000A111F">
      <w:pPr>
        <w:spacing w:line="240" w:lineRule="auto"/>
        <w:rPr>
          <w:rStyle w:val="SubtleEmphasis"/>
          <w:rFonts w:ascii="Bell MT" w:hAnsi="Bell MT"/>
          <w:sz w:val="28"/>
          <w:szCs w:val="28"/>
        </w:rPr>
      </w:pPr>
    </w:p>
    <w:p w14:paraId="0EA71426" w14:textId="3ABCBEB6" w:rsidR="000A111F" w:rsidRDefault="000A111F" w:rsidP="000A111F">
      <w:pPr>
        <w:spacing w:line="240" w:lineRule="auto"/>
        <w:rPr>
          <w:rStyle w:val="SubtleEmphasis"/>
          <w:rFonts w:ascii="Bell MT" w:hAnsi="Bell MT"/>
          <w:sz w:val="28"/>
          <w:szCs w:val="28"/>
        </w:rPr>
      </w:pPr>
    </w:p>
    <w:p w14:paraId="75ED1BD7" w14:textId="2451EB23" w:rsidR="000A111F" w:rsidRDefault="000A111F" w:rsidP="000A111F">
      <w:pPr>
        <w:spacing w:line="240" w:lineRule="auto"/>
        <w:rPr>
          <w:rStyle w:val="SubtleEmphasis"/>
          <w:rFonts w:ascii="Bell MT" w:hAnsi="Bell MT"/>
          <w:sz w:val="28"/>
          <w:szCs w:val="28"/>
        </w:rPr>
      </w:pPr>
    </w:p>
    <w:p w14:paraId="75B66412" w14:textId="7129F5E1" w:rsidR="000A111F" w:rsidRDefault="000A111F" w:rsidP="000A111F">
      <w:pPr>
        <w:spacing w:line="240" w:lineRule="auto"/>
        <w:rPr>
          <w:rStyle w:val="SubtleEmphasis"/>
          <w:rFonts w:ascii="Bell MT" w:hAnsi="Bell MT"/>
          <w:sz w:val="28"/>
          <w:szCs w:val="28"/>
        </w:rPr>
      </w:pPr>
    </w:p>
    <w:p w14:paraId="71CAB5F1" w14:textId="08B2CC79" w:rsidR="000A111F" w:rsidRDefault="000A111F" w:rsidP="000A111F">
      <w:pPr>
        <w:spacing w:line="240" w:lineRule="auto"/>
        <w:rPr>
          <w:rStyle w:val="SubtleEmphasis"/>
          <w:rFonts w:ascii="Bell MT" w:hAnsi="Bell MT"/>
          <w:sz w:val="28"/>
          <w:szCs w:val="28"/>
        </w:rPr>
      </w:pPr>
    </w:p>
    <w:p w14:paraId="4E5B036A" w14:textId="149EE1F6" w:rsidR="000A111F" w:rsidRDefault="000A111F" w:rsidP="000A111F">
      <w:pPr>
        <w:spacing w:line="240" w:lineRule="auto"/>
        <w:rPr>
          <w:rStyle w:val="SubtleEmphasis"/>
          <w:rFonts w:ascii="Bell MT" w:hAnsi="Bell MT"/>
          <w:sz w:val="28"/>
          <w:szCs w:val="28"/>
        </w:rPr>
      </w:pPr>
    </w:p>
    <w:p w14:paraId="2E4F55C9" w14:textId="349ADB6F" w:rsidR="000A111F" w:rsidRDefault="000A111F" w:rsidP="000A111F">
      <w:pPr>
        <w:spacing w:line="240" w:lineRule="auto"/>
        <w:rPr>
          <w:rStyle w:val="SubtleEmphasis"/>
          <w:rFonts w:ascii="Bell MT" w:hAnsi="Bell MT"/>
          <w:sz w:val="28"/>
          <w:szCs w:val="28"/>
        </w:rPr>
      </w:pPr>
    </w:p>
    <w:p w14:paraId="33E0FBE1" w14:textId="592BB650" w:rsidR="000A111F" w:rsidRDefault="000A111F" w:rsidP="000A111F">
      <w:pPr>
        <w:spacing w:line="240" w:lineRule="auto"/>
        <w:rPr>
          <w:rStyle w:val="SubtleEmphasis"/>
          <w:rFonts w:ascii="Bell MT" w:hAnsi="Bell MT"/>
          <w:sz w:val="28"/>
          <w:szCs w:val="28"/>
        </w:rPr>
      </w:pPr>
    </w:p>
    <w:p w14:paraId="7CFDF127" w14:textId="35195A0F" w:rsidR="000A111F" w:rsidRDefault="000A111F" w:rsidP="000A111F">
      <w:pPr>
        <w:spacing w:line="240" w:lineRule="auto"/>
        <w:rPr>
          <w:rStyle w:val="SubtleEmphasis"/>
          <w:rFonts w:ascii="Bell MT" w:hAnsi="Bell MT"/>
          <w:sz w:val="28"/>
          <w:szCs w:val="28"/>
        </w:rPr>
      </w:pPr>
    </w:p>
    <w:p w14:paraId="28A0B2B7" w14:textId="37F4D1F9" w:rsidR="000A111F" w:rsidRDefault="000A111F" w:rsidP="000A111F">
      <w:pPr>
        <w:spacing w:line="240" w:lineRule="auto"/>
        <w:rPr>
          <w:rStyle w:val="SubtleEmphasis"/>
          <w:rFonts w:ascii="Bell MT" w:hAnsi="Bell MT"/>
          <w:sz w:val="28"/>
          <w:szCs w:val="28"/>
        </w:rPr>
      </w:pPr>
    </w:p>
    <w:p w14:paraId="46281FD6" w14:textId="0C5A418B" w:rsidR="000A111F" w:rsidRDefault="000A111F" w:rsidP="000A111F">
      <w:pPr>
        <w:spacing w:line="240" w:lineRule="auto"/>
        <w:rPr>
          <w:rStyle w:val="SubtleEmphasis"/>
          <w:rFonts w:ascii="Bell MT" w:hAnsi="Bell MT"/>
          <w:sz w:val="28"/>
          <w:szCs w:val="28"/>
        </w:rPr>
      </w:pPr>
    </w:p>
    <w:p w14:paraId="7D911B14" w14:textId="42C8C733" w:rsidR="000A111F" w:rsidRDefault="000A111F" w:rsidP="000A111F">
      <w:pPr>
        <w:spacing w:line="240" w:lineRule="auto"/>
        <w:rPr>
          <w:rStyle w:val="SubtleEmphasis"/>
          <w:rFonts w:ascii="Bell MT" w:hAnsi="Bell MT"/>
          <w:sz w:val="28"/>
          <w:szCs w:val="28"/>
        </w:rPr>
      </w:pPr>
    </w:p>
    <w:p w14:paraId="2B8ECFF6" w14:textId="20CCE171" w:rsidR="000A111F" w:rsidRDefault="000A111F" w:rsidP="000A111F">
      <w:pPr>
        <w:spacing w:line="240" w:lineRule="auto"/>
        <w:rPr>
          <w:rStyle w:val="SubtleEmphasis"/>
          <w:rFonts w:ascii="Bell MT" w:hAnsi="Bell MT"/>
          <w:sz w:val="28"/>
          <w:szCs w:val="28"/>
        </w:rPr>
      </w:pPr>
    </w:p>
    <w:p w14:paraId="6EF1740E" w14:textId="3FFE2C48" w:rsidR="000A111F" w:rsidRDefault="000A111F" w:rsidP="000A111F">
      <w:pPr>
        <w:spacing w:line="240" w:lineRule="auto"/>
        <w:rPr>
          <w:rStyle w:val="SubtleEmphasis"/>
          <w:rFonts w:ascii="Bell MT" w:hAnsi="Bell MT"/>
          <w:sz w:val="28"/>
          <w:szCs w:val="28"/>
        </w:rPr>
      </w:pPr>
    </w:p>
    <w:p w14:paraId="14F58EEA" w14:textId="2B7868CC" w:rsidR="000A111F" w:rsidRDefault="000A111F" w:rsidP="000A111F">
      <w:pPr>
        <w:spacing w:line="240" w:lineRule="auto"/>
        <w:rPr>
          <w:rStyle w:val="SubtleEmphasis"/>
          <w:rFonts w:ascii="Bell MT" w:hAnsi="Bell MT"/>
          <w:sz w:val="28"/>
          <w:szCs w:val="28"/>
        </w:rPr>
      </w:pPr>
    </w:p>
    <w:p w14:paraId="45592004" w14:textId="072E255B" w:rsidR="000A111F" w:rsidRDefault="000A111F" w:rsidP="000A111F">
      <w:pPr>
        <w:spacing w:line="240" w:lineRule="auto"/>
        <w:rPr>
          <w:rStyle w:val="SubtleEmphasis"/>
          <w:rFonts w:ascii="Bell MT" w:hAnsi="Bell MT"/>
          <w:sz w:val="28"/>
          <w:szCs w:val="28"/>
        </w:rPr>
      </w:pPr>
    </w:p>
    <w:p w14:paraId="105BB6C1" w14:textId="77777777" w:rsidR="000A111F" w:rsidRPr="00D01022" w:rsidRDefault="000A111F" w:rsidP="00D01022">
      <w:pPr>
        <w:spacing w:line="240" w:lineRule="auto"/>
        <w:rPr>
          <w:rStyle w:val="SubtleEmphasis"/>
          <w:rFonts w:ascii="Bell MT" w:hAnsi="Bell MT"/>
          <w:sz w:val="28"/>
          <w:szCs w:val="28"/>
        </w:rPr>
      </w:pPr>
    </w:p>
    <w:p w14:paraId="2F242D37" w14:textId="22B2C227" w:rsidR="000A111F" w:rsidRDefault="000A111F" w:rsidP="00290739">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Actors</w:t>
            </w:r>
          </w:p>
        </w:tc>
        <w:tc>
          <w:tcPr>
            <w:tcW w:w="6815" w:type="dxa"/>
          </w:tcPr>
          <w:p w14:paraId="27DB46E5" w14:textId="77777777" w:rsidR="000A111F" w:rsidRPr="00B46C39" w:rsidRDefault="000A111F" w:rsidP="000A111F">
            <w:pPr>
              <w:pStyle w:val="ListParagraph"/>
              <w:ind w:left="0"/>
              <w:rPr>
                <w:rStyle w:val="SubtleEmphasis"/>
                <w:rFonts w:ascii="Bell MT" w:hAnsi="Bell MT"/>
                <w:i w:val="0"/>
                <w:iCs w:val="0"/>
                <w:sz w:val="28"/>
                <w:szCs w:val="28"/>
              </w:rPr>
            </w:pPr>
            <w:r w:rsidRPr="00B46C39">
              <w:rPr>
                <w:rStyle w:val="SubtleEmphasis"/>
                <w:rFonts w:ascii="Bell MT" w:hAnsi="Bell MT"/>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Entry condition</w:t>
            </w:r>
          </w:p>
        </w:tc>
        <w:tc>
          <w:tcPr>
            <w:tcW w:w="6815" w:type="dxa"/>
          </w:tcPr>
          <w:p w14:paraId="0435461E" w14:textId="77777777" w:rsidR="000A111F" w:rsidRPr="00B46C39" w:rsidRDefault="000A111F" w:rsidP="000A111F">
            <w:pPr>
              <w:pStyle w:val="ListParagraph"/>
              <w:ind w:left="0"/>
              <w:rPr>
                <w:rStyle w:val="SubtleEmphasis"/>
                <w:rFonts w:ascii="Bell MT" w:hAnsi="Bell MT"/>
                <w:i w:val="0"/>
                <w:iCs w:val="0"/>
                <w:sz w:val="28"/>
                <w:szCs w:val="28"/>
              </w:rPr>
            </w:pPr>
            <w:r w:rsidRPr="00B46C39">
              <w:rPr>
                <w:rStyle w:val="SubtleEmphasis"/>
                <w:rFonts w:ascii="Bell MT" w:hAnsi="Bell MT"/>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Events flow</w:t>
            </w:r>
          </w:p>
        </w:tc>
        <w:tc>
          <w:tcPr>
            <w:tcW w:w="6815" w:type="dxa"/>
          </w:tcPr>
          <w:p w14:paraId="60E6E50B"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user clicks on the “Get ticket” button</w:t>
            </w:r>
          </w:p>
          <w:p w14:paraId="14EDCFB5"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user visualizes through the ticket dispenser’s screen the first available time slot.</w:t>
            </w:r>
          </w:p>
          <w:p w14:paraId="02461E23"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user clicks on the “Confirm” button</w:t>
            </w:r>
          </w:p>
          <w:p w14:paraId="56FECDD9" w14:textId="77777777" w:rsidR="000A111F" w:rsidRPr="00B46C39" w:rsidRDefault="000A111F" w:rsidP="000A111F">
            <w:pPr>
              <w:pStyle w:val="ListParagraph"/>
              <w:numPr>
                <w:ilvl w:val="0"/>
                <w:numId w:val="29"/>
              </w:numPr>
              <w:rPr>
                <w:rStyle w:val="SubtleEmphasis"/>
                <w:rFonts w:ascii="Bell MT" w:hAnsi="Bell MT"/>
                <w:i w:val="0"/>
                <w:iCs w:val="0"/>
                <w:sz w:val="28"/>
                <w:szCs w:val="28"/>
              </w:rPr>
            </w:pPr>
            <w:r w:rsidRPr="00B46C39">
              <w:rPr>
                <w:rStyle w:val="SubtleEmphasis"/>
                <w:rFonts w:ascii="Bell MT" w:hAnsi="Bell MT"/>
                <w:i w:val="0"/>
                <w:iCs w:val="0"/>
                <w:sz w:val="28"/>
                <w:szCs w:val="28"/>
              </w:rPr>
              <w:t>The ticket dispenser prints</w:t>
            </w:r>
            <w:commentRangeStart w:id="86"/>
            <w:r w:rsidRPr="00B46C39">
              <w:rPr>
                <w:rStyle w:val="SubtleEmphasis"/>
                <w:rFonts w:ascii="Bell MT" w:hAnsi="Bell MT"/>
                <w:i w:val="0"/>
                <w:iCs w:val="0"/>
                <w:sz w:val="28"/>
                <w:szCs w:val="28"/>
              </w:rPr>
              <w:t xml:space="preserve"> </w:t>
            </w:r>
            <w:commentRangeEnd w:id="86"/>
            <w:r w:rsidRPr="00B46C39">
              <w:rPr>
                <w:rStyle w:val="CommentReference"/>
                <w:rFonts w:ascii="Bell MT" w:hAnsi="Bell MT"/>
                <w:i/>
              </w:rPr>
              <w:commentReference w:id="86"/>
            </w:r>
            <w:r w:rsidRPr="00B46C39">
              <w:rPr>
                <w:rStyle w:val="SubtleEmphasis"/>
                <w:rFonts w:ascii="Bell MT" w:hAnsi="Bell MT"/>
                <w:i w:val="0"/>
                <w:iCs w:val="0"/>
                <w:sz w:val="28"/>
                <w:szCs w:val="28"/>
              </w:rPr>
              <w:t>to the user the physical ticket containing:</w:t>
            </w:r>
          </w:p>
          <w:p w14:paraId="082BF353" w14:textId="77777777" w:rsidR="000A111F" w:rsidRPr="00B46C39" w:rsidRDefault="000A111F" w:rsidP="000A111F">
            <w:pPr>
              <w:pStyle w:val="ListParagraph"/>
              <w:numPr>
                <w:ilvl w:val="0"/>
                <w:numId w:val="37"/>
              </w:numPr>
              <w:ind w:left="754" w:hanging="357"/>
              <w:rPr>
                <w:rStyle w:val="SubtleEmphasis"/>
                <w:rFonts w:ascii="Bell MT" w:hAnsi="Bell MT"/>
                <w:i w:val="0"/>
                <w:iCs w:val="0"/>
                <w:sz w:val="28"/>
                <w:szCs w:val="28"/>
              </w:rPr>
            </w:pPr>
            <w:r w:rsidRPr="00B46C39">
              <w:rPr>
                <w:rStyle w:val="SubtleEmphasis"/>
                <w:rFonts w:ascii="Bell MT" w:hAnsi="Bell MT"/>
                <w:i w:val="0"/>
                <w:iCs w:val="0"/>
                <w:sz w:val="28"/>
                <w:szCs w:val="28"/>
              </w:rPr>
              <w:t xml:space="preserve">The provided time </w:t>
            </w:r>
            <w:proofErr w:type="gramStart"/>
            <w:r w:rsidRPr="00B46C39">
              <w:rPr>
                <w:rStyle w:val="SubtleEmphasis"/>
                <w:rFonts w:ascii="Bell MT" w:hAnsi="Bell MT"/>
                <w:i w:val="0"/>
                <w:iCs w:val="0"/>
                <w:sz w:val="28"/>
                <w:szCs w:val="28"/>
              </w:rPr>
              <w:t>slot</w:t>
            </w:r>
            <w:proofErr w:type="gramEnd"/>
            <w:r w:rsidRPr="00B46C39">
              <w:rPr>
                <w:rStyle w:val="SubtleEmphasis"/>
                <w:rFonts w:ascii="Bell MT" w:hAnsi="Bell MT"/>
                <w:i w:val="0"/>
                <w:iCs w:val="0"/>
                <w:sz w:val="28"/>
                <w:szCs w:val="28"/>
              </w:rPr>
              <w:t>.</w:t>
            </w:r>
          </w:p>
          <w:p w14:paraId="19227A71" w14:textId="77777777" w:rsidR="000A111F" w:rsidRPr="00B46C39" w:rsidRDefault="000A111F" w:rsidP="000A111F">
            <w:pPr>
              <w:pStyle w:val="ListParagraph"/>
              <w:numPr>
                <w:ilvl w:val="0"/>
                <w:numId w:val="37"/>
              </w:numPr>
              <w:ind w:left="754" w:hanging="357"/>
              <w:rPr>
                <w:rStyle w:val="SubtleEmphasis"/>
                <w:rFonts w:ascii="Bell MT" w:hAnsi="Bell MT"/>
                <w:i w:val="0"/>
                <w:iCs w:val="0"/>
                <w:sz w:val="28"/>
                <w:szCs w:val="28"/>
              </w:rPr>
            </w:pPr>
            <w:r w:rsidRPr="00B46C39">
              <w:rPr>
                <w:rStyle w:val="SubtleEmphasis"/>
                <w:rFonts w:ascii="Bell MT" w:hAnsi="Bell MT"/>
                <w:i w:val="0"/>
                <w:iCs w:val="0"/>
                <w:sz w:val="28"/>
                <w:szCs w:val="28"/>
              </w:rPr>
              <w:t>The store’s name and address.</w:t>
            </w:r>
          </w:p>
          <w:p w14:paraId="5ABFF8DF" w14:textId="77777777" w:rsidR="000A111F" w:rsidRPr="00B46C39" w:rsidRDefault="000A111F" w:rsidP="000A111F">
            <w:pPr>
              <w:pStyle w:val="ListParagraph"/>
              <w:numPr>
                <w:ilvl w:val="0"/>
                <w:numId w:val="37"/>
              </w:numPr>
              <w:ind w:left="754" w:hanging="357"/>
              <w:rPr>
                <w:rStyle w:val="SubtleEmphasis"/>
                <w:rFonts w:ascii="Bell MT" w:hAnsi="Bell MT"/>
                <w:i w:val="0"/>
                <w:iCs w:val="0"/>
                <w:sz w:val="28"/>
                <w:szCs w:val="28"/>
              </w:rPr>
            </w:pPr>
            <w:r w:rsidRPr="00B46C39">
              <w:rPr>
                <w:rStyle w:val="SubtleEmphasis"/>
                <w:rFonts w:ascii="Bell MT" w:hAnsi="Bell MT"/>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Exit condition</w:t>
            </w:r>
          </w:p>
        </w:tc>
        <w:tc>
          <w:tcPr>
            <w:tcW w:w="6815" w:type="dxa"/>
          </w:tcPr>
          <w:p w14:paraId="3185A600" w14:textId="77777777" w:rsidR="000A111F" w:rsidRPr="00B46C39" w:rsidRDefault="000A111F" w:rsidP="000A111F">
            <w:pPr>
              <w:pStyle w:val="ListParagraph"/>
              <w:ind w:left="0"/>
              <w:rPr>
                <w:rStyle w:val="SubtleEmphasis"/>
                <w:rFonts w:ascii="Bell MT" w:hAnsi="Bell MT"/>
                <w:i w:val="0"/>
                <w:iCs w:val="0"/>
                <w:sz w:val="28"/>
                <w:szCs w:val="28"/>
              </w:rPr>
            </w:pPr>
            <w:r w:rsidRPr="00B46C39">
              <w:rPr>
                <w:rStyle w:val="SubtleEmphasis"/>
                <w:rFonts w:ascii="Bell MT" w:hAnsi="Bell MT"/>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rFonts w:ascii="Bell MT" w:hAnsi="Bell MT"/>
                <w:i w:val="0"/>
                <w:iCs w:val="0"/>
                <w:sz w:val="32"/>
                <w:szCs w:val="32"/>
              </w:rPr>
            </w:pPr>
            <w:r w:rsidRPr="00B46C39">
              <w:rPr>
                <w:rStyle w:val="SubtleEmphasis"/>
                <w:rFonts w:ascii="Bell MT" w:hAnsi="Bell MT"/>
                <w:i w:val="0"/>
                <w:iCs w:val="0"/>
                <w:sz w:val="32"/>
                <w:szCs w:val="32"/>
              </w:rPr>
              <w:t>Exceptions</w:t>
            </w:r>
          </w:p>
        </w:tc>
        <w:tc>
          <w:tcPr>
            <w:tcW w:w="6815" w:type="dxa"/>
          </w:tcPr>
          <w:p w14:paraId="00162264" w14:textId="77777777" w:rsidR="000A111F" w:rsidRPr="00B46C39" w:rsidRDefault="000A111F" w:rsidP="000A111F">
            <w:pPr>
              <w:pStyle w:val="ListParagraph"/>
              <w:numPr>
                <w:ilvl w:val="0"/>
                <w:numId w:val="51"/>
              </w:numPr>
              <w:ind w:left="357" w:hanging="357"/>
              <w:rPr>
                <w:rStyle w:val="SubtleEmphasis"/>
                <w:rFonts w:ascii="Bell MT" w:hAnsi="Bell MT"/>
                <w:i w:val="0"/>
                <w:iCs w:val="0"/>
                <w:sz w:val="28"/>
                <w:szCs w:val="28"/>
              </w:rPr>
            </w:pPr>
            <w:r w:rsidRPr="00B46C39">
              <w:rPr>
                <w:rStyle w:val="SubtleEmphasis"/>
                <w:rFonts w:ascii="Bell MT" w:hAnsi="Bell MT"/>
                <w:i w:val="0"/>
                <w:iCs w:val="0"/>
                <w:sz w:val="28"/>
                <w:szCs w:val="28"/>
              </w:rPr>
              <w:t>The user refuses the provided time slot clicking on the “Cancel” button.</w:t>
            </w:r>
          </w:p>
          <w:p w14:paraId="6C321305" w14:textId="77777777" w:rsidR="000A111F" w:rsidRPr="00B46C39" w:rsidRDefault="000A111F" w:rsidP="000A111F">
            <w:pPr>
              <w:pStyle w:val="ListParagraph"/>
              <w:ind w:left="357"/>
              <w:rPr>
                <w:rStyle w:val="SubtleEmphasis"/>
                <w:rFonts w:ascii="Bell MT" w:hAnsi="Bell MT"/>
                <w:i w:val="0"/>
                <w:iCs w:val="0"/>
                <w:sz w:val="28"/>
                <w:szCs w:val="28"/>
              </w:rPr>
            </w:pPr>
            <w:r w:rsidRPr="00B46C39">
              <w:rPr>
                <w:rStyle w:val="SubtleEmphasis"/>
                <w:rFonts w:ascii="Bell MT" w:hAnsi="Bell MT"/>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3934D928" w:rsidR="00B25FA1" w:rsidRDefault="00B25FA1" w:rsidP="00290739">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15" w:type="dxa"/>
          </w:tcPr>
          <w:p w14:paraId="7D0079C2" w14:textId="77777777" w:rsidR="00775C1D" w:rsidRPr="00235177"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15" w:type="dxa"/>
          </w:tcPr>
          <w:p w14:paraId="0A53556D" w14:textId="77777777" w:rsidR="00775C1D" w:rsidRPr="00235177"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15" w:type="dxa"/>
          </w:tcPr>
          <w:p w14:paraId="35A532DD" w14:textId="77777777" w:rsidR="00775C1D" w:rsidRPr="00701CE5" w:rsidRDefault="00775C1D" w:rsidP="00775C1D">
            <w:pPr>
              <w:pStyle w:val="ListParagraph"/>
              <w:numPr>
                <w:ilvl w:val="0"/>
                <w:numId w:val="29"/>
              </w:numPr>
              <w:ind w:left="357" w:hanging="357"/>
              <w:rPr>
                <w:rStyle w:val="SubtleEmphasis"/>
                <w:rFonts w:ascii="Bell MT" w:hAnsi="Bell MT"/>
                <w:i w:val="0"/>
                <w:iCs w:val="0"/>
                <w:sz w:val="28"/>
                <w:szCs w:val="28"/>
              </w:rPr>
            </w:pPr>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“Get </w:t>
            </w:r>
            <w:r>
              <w:rPr>
                <w:rStyle w:val="SubtleEmphasis"/>
                <w:rFonts w:ascii="Bell MT" w:hAnsi="Bell MT"/>
                <w:sz w:val="28"/>
                <w:szCs w:val="28"/>
              </w:rPr>
              <w:t>a</w:t>
            </w:r>
            <w:r w:rsidRPr="00AC798A">
              <w:rPr>
                <w:rStyle w:val="SubtleEmphasis"/>
                <w:rFonts w:ascii="Bell MT" w:hAnsi="Bell MT"/>
                <w:sz w:val="28"/>
                <w:szCs w:val="28"/>
              </w:rPr>
              <w:t xml:space="preserve"> ticket” </w:t>
            </w:r>
            <w:r w:rsidRPr="00AC798A">
              <w:rPr>
                <w:rStyle w:val="SubtleEmphasis"/>
                <w:rFonts w:ascii="Bell MT" w:hAnsi="Bell MT"/>
                <w:i w:val="0"/>
                <w:iCs w:val="0"/>
                <w:sz w:val="28"/>
                <w:szCs w:val="28"/>
              </w:rPr>
              <w:t>button.</w:t>
            </w:r>
          </w:p>
          <w:p w14:paraId="1D9D073A" w14:textId="77777777" w:rsidR="00775C1D" w:rsidRDefault="00775C1D" w:rsidP="00775C1D">
            <w:pPr>
              <w:pStyle w:val="ListParagraph"/>
              <w:numPr>
                <w:ilvl w:val="0"/>
                <w:numId w:val="29"/>
              </w:numPr>
              <w:ind w:left="357" w:hanging="357"/>
              <w:rPr>
                <w:rStyle w:val="SubtleEmphasis"/>
                <w:rFonts w:ascii="Bell MT" w:hAnsi="Bell MT"/>
                <w:i w:val="0"/>
                <w:iCs w:val="0"/>
                <w:sz w:val="28"/>
                <w:szCs w:val="28"/>
              </w:rPr>
            </w:pPr>
            <w:r w:rsidRPr="00701CE5">
              <w:rPr>
                <w:rStyle w:val="SubtleEmphasis"/>
                <w:rFonts w:ascii="Bell MT" w:hAnsi="Bell MT"/>
                <w:i w:val="0"/>
                <w:iCs w:val="0"/>
                <w:sz w:val="28"/>
                <w:szCs w:val="28"/>
              </w:rPr>
              <w:t xml:space="preserve">The system redirects the user to a page where he can select the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where he would want to go (from a map)</w:t>
            </w:r>
            <w:r>
              <w:rPr>
                <w:rStyle w:val="SubtleEmphasis"/>
                <w:rFonts w:ascii="Bell MT" w:hAnsi="Bell MT"/>
                <w:i w:val="0"/>
                <w:iCs w:val="0"/>
                <w:sz w:val="28"/>
                <w:szCs w:val="28"/>
              </w:rPr>
              <w:t>.</w:t>
            </w:r>
          </w:p>
          <w:p w14:paraId="2C2B05BA" w14:textId="77777777" w:rsidR="00775C1D" w:rsidRDefault="00775C1D" w:rsidP="00775C1D">
            <w:pPr>
              <w:pStyle w:val="ListParagraph"/>
              <w:numPr>
                <w:ilvl w:val="0"/>
                <w:numId w:val="29"/>
              </w:numPr>
              <w:ind w:left="357" w:hanging="357"/>
              <w:rPr>
                <w:rStyle w:val="SubtleEmphasis"/>
                <w:rFonts w:ascii="Bell MT" w:hAnsi="Bell MT"/>
                <w:i w:val="0"/>
                <w:iCs w:val="0"/>
                <w:sz w:val="28"/>
                <w:szCs w:val="28"/>
              </w:rPr>
            </w:pPr>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user selects a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from the map</w:t>
            </w:r>
            <w:r>
              <w:rPr>
                <w:rStyle w:val="SubtleEmphasis"/>
                <w:rFonts w:ascii="Bell MT" w:hAnsi="Bell MT"/>
                <w:i w:val="0"/>
                <w:iCs w:val="0"/>
                <w:sz w:val="28"/>
                <w:szCs w:val="28"/>
              </w:rPr>
              <w:t>.</w:t>
            </w:r>
          </w:p>
          <w:p w14:paraId="09877941" w14:textId="77777777" w:rsidR="00775C1D" w:rsidRPr="00701CE5" w:rsidRDefault="00775C1D" w:rsidP="00775C1D">
            <w:pPr>
              <w:pStyle w:val="ListParagraph"/>
              <w:numPr>
                <w:ilvl w:val="0"/>
                <w:numId w:val="29"/>
              </w:numPr>
              <w:ind w:left="357" w:hanging="357"/>
              <w:rPr>
                <w:rStyle w:val="SubtleEmphasis"/>
                <w:rFonts w:ascii="Bell MT" w:hAnsi="Bell MT"/>
                <w:i w:val="0"/>
                <w:iCs w:val="0"/>
                <w:sz w:val="28"/>
                <w:szCs w:val="28"/>
              </w:rPr>
            </w:pPr>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system provides </w:t>
            </w:r>
            <w:r>
              <w:rPr>
                <w:rStyle w:val="SubtleEmphasis"/>
                <w:rFonts w:ascii="Bell MT" w:hAnsi="Bell MT"/>
                <w:i w:val="0"/>
                <w:iCs w:val="0"/>
                <w:sz w:val="28"/>
                <w:szCs w:val="28"/>
              </w:rPr>
              <w:t>the first available time slot for the selected store.</w:t>
            </w:r>
          </w:p>
          <w:p w14:paraId="2D436D6F" w14:textId="77777777" w:rsidR="00775C1D" w:rsidRPr="00701CE5" w:rsidRDefault="00775C1D" w:rsidP="00775C1D">
            <w:pPr>
              <w:pStyle w:val="ListParagraph"/>
              <w:numPr>
                <w:ilvl w:val="0"/>
                <w:numId w:val="29"/>
              </w:numPr>
              <w:rPr>
                <w:rStyle w:val="SubtleEmphasis"/>
                <w:rFonts w:ascii="Bell MT" w:hAnsi="Bell MT"/>
                <w:i w:val="0"/>
                <w:iCs w:val="0"/>
                <w:sz w:val="28"/>
                <w:szCs w:val="28"/>
              </w:rPr>
            </w:pPr>
            <w:r>
              <w:rPr>
                <w:rStyle w:val="SubtleEmphasis"/>
                <w:rFonts w:ascii="Bell MT" w:hAnsi="Bell MT"/>
                <w:i w:val="0"/>
                <w:iCs w:val="0"/>
                <w:sz w:val="28"/>
                <w:szCs w:val="28"/>
              </w:rPr>
              <w:t xml:space="preserve">The user clicks </w:t>
            </w:r>
            <w:r w:rsidRPr="00701CE5">
              <w:rPr>
                <w:rStyle w:val="SubtleEmphasis"/>
                <w:rFonts w:ascii="Bell MT" w:hAnsi="Bell MT"/>
                <w:i w:val="0"/>
                <w:iCs w:val="0"/>
                <w:sz w:val="28"/>
                <w:szCs w:val="28"/>
              </w:rPr>
              <w:t xml:space="preserve">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r>
              <w:rPr>
                <w:rStyle w:val="SubtleEmphasis"/>
                <w:rFonts w:ascii="Bell MT" w:hAnsi="Bell MT"/>
                <w:i w:val="0"/>
                <w:iCs w:val="0"/>
                <w:sz w:val="28"/>
                <w:szCs w:val="28"/>
              </w:rPr>
              <w:t>.</w:t>
            </w:r>
          </w:p>
          <w:p w14:paraId="0ECA055B" w14:textId="77777777" w:rsidR="00775C1D" w:rsidRPr="00701CE5" w:rsidRDefault="00775C1D" w:rsidP="00775C1D">
            <w:pPr>
              <w:pStyle w:val="ListParagraph"/>
              <w:numPr>
                <w:ilvl w:val="0"/>
                <w:numId w:val="29"/>
              </w:numPr>
              <w:rPr>
                <w:rStyle w:val="SubtleEmphasis"/>
                <w:rFonts w:ascii="Bell MT" w:hAnsi="Bell MT"/>
                <w:i w:val="0"/>
                <w:iCs w:val="0"/>
                <w:sz w:val="28"/>
                <w:szCs w:val="28"/>
              </w:rPr>
            </w:pPr>
            <w:r w:rsidRPr="00701CE5">
              <w:rPr>
                <w:rStyle w:val="SubtleEmphasis"/>
                <w:rFonts w:ascii="Bell MT" w:hAnsi="Bell MT"/>
                <w:i w:val="0"/>
                <w:iCs w:val="0"/>
                <w:sz w:val="28"/>
                <w:szCs w:val="28"/>
              </w:rPr>
              <w:t>The system notifies the user that the procedure has been successfully managed.</w:t>
            </w:r>
          </w:p>
          <w:p w14:paraId="773C3937" w14:textId="77777777" w:rsidR="00775C1D" w:rsidRPr="00701CE5" w:rsidRDefault="00775C1D" w:rsidP="00775C1D">
            <w:pPr>
              <w:pStyle w:val="ListParagraph"/>
              <w:numPr>
                <w:ilvl w:val="0"/>
                <w:numId w:val="29"/>
              </w:numPr>
              <w:rPr>
                <w:rStyle w:val="SubtleEmphasis"/>
                <w:rFonts w:ascii="Bell MT" w:hAnsi="Bell MT"/>
                <w:i w:val="0"/>
                <w:iCs w:val="0"/>
                <w:sz w:val="28"/>
                <w:szCs w:val="28"/>
              </w:rPr>
            </w:pPr>
            <w:r w:rsidRPr="00701CE5">
              <w:rPr>
                <w:rStyle w:val="SubtleEmphasis"/>
                <w:rFonts w:ascii="Bell MT" w:hAnsi="Bell MT"/>
                <w:i w:val="0"/>
                <w:iCs w:val="0"/>
                <w:sz w:val="28"/>
                <w:szCs w:val="28"/>
              </w:rPr>
              <w:t>The system sends to the user the virtual ticket containing:</w:t>
            </w:r>
          </w:p>
          <w:p w14:paraId="5C6BE5EB" w14:textId="77777777" w:rsidR="00775C1D" w:rsidRDefault="00775C1D" w:rsidP="00775C1D">
            <w:pPr>
              <w:pStyle w:val="ListParagraph"/>
              <w:numPr>
                <w:ilvl w:val="0"/>
                <w:numId w:val="37"/>
              </w:numPr>
              <w:ind w:left="754" w:hanging="357"/>
              <w:rPr>
                <w:rStyle w:val="SubtleEmphasis"/>
                <w:rFonts w:ascii="Bell MT" w:hAnsi="Bell MT"/>
                <w:i w:val="0"/>
                <w:iCs w:val="0"/>
                <w:sz w:val="28"/>
                <w:szCs w:val="28"/>
              </w:rPr>
            </w:pPr>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 slot.</w:t>
            </w:r>
          </w:p>
          <w:p w14:paraId="32605ACA" w14:textId="77777777" w:rsidR="00775C1D" w:rsidRDefault="00775C1D" w:rsidP="00775C1D">
            <w:pPr>
              <w:pStyle w:val="ListParagraph"/>
              <w:numPr>
                <w:ilvl w:val="0"/>
                <w:numId w:val="37"/>
              </w:numPr>
              <w:ind w:left="754" w:hanging="357"/>
              <w:rPr>
                <w:rStyle w:val="SubtleEmphasis"/>
                <w:rFonts w:ascii="Bell MT" w:hAnsi="Bell MT"/>
                <w:i w:val="0"/>
                <w:iCs w:val="0"/>
                <w:sz w:val="28"/>
                <w:szCs w:val="28"/>
              </w:rPr>
            </w:pPr>
            <w:r>
              <w:rPr>
                <w:rStyle w:val="SubtleEmphasis"/>
                <w:rFonts w:ascii="Bell MT" w:hAnsi="Bell MT"/>
                <w:i w:val="0"/>
                <w:iCs w:val="0"/>
                <w:sz w:val="28"/>
                <w:szCs w:val="28"/>
              </w:rPr>
              <w:t>The store’s name and address.</w:t>
            </w:r>
          </w:p>
          <w:p w14:paraId="3587B8DF" w14:textId="77777777" w:rsidR="00775C1D" w:rsidRPr="00701CE5" w:rsidRDefault="00775C1D" w:rsidP="00775C1D">
            <w:pPr>
              <w:pStyle w:val="ListParagraph"/>
              <w:numPr>
                <w:ilvl w:val="0"/>
                <w:numId w:val="37"/>
              </w:numPr>
              <w:ind w:left="754" w:hanging="357"/>
              <w:rPr>
                <w:rStyle w:val="SubtleEmphasis"/>
                <w:rFonts w:ascii="Bell MT" w:hAnsi="Bell MT"/>
                <w:i w:val="0"/>
                <w:iCs w:val="0"/>
                <w:sz w:val="28"/>
                <w:szCs w:val="28"/>
              </w:rPr>
            </w:pPr>
            <w:r>
              <w:rPr>
                <w:rStyle w:val="SubtleEmphasis"/>
                <w:rFonts w:ascii="Bell MT" w:hAnsi="Bell MT"/>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15" w:type="dxa"/>
          </w:tcPr>
          <w:p w14:paraId="6B6207D0" w14:textId="77777777" w:rsidR="00775C1D" w:rsidRPr="002967F3"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15" w:type="dxa"/>
          </w:tcPr>
          <w:p w14:paraId="1D5F945B" w14:textId="77777777" w:rsidR="00775C1D" w:rsidRDefault="00775C1D" w:rsidP="00775C1D">
            <w:pPr>
              <w:pStyle w:val="ListParagraph"/>
              <w:numPr>
                <w:ilvl w:val="0"/>
                <w:numId w:val="51"/>
              </w:numPr>
              <w:ind w:left="357" w:hanging="357"/>
              <w:rPr>
                <w:rStyle w:val="SubtleEmphasis"/>
                <w:rFonts w:ascii="Bell MT" w:hAnsi="Bell MT"/>
                <w:i w:val="0"/>
                <w:iCs w:val="0"/>
                <w:sz w:val="28"/>
                <w:szCs w:val="28"/>
              </w:rPr>
            </w:pPr>
            <w:r>
              <w:rPr>
                <w:rStyle w:val="SubtleEmphasis"/>
                <w:rFonts w:ascii="Bell MT" w:hAnsi="Bell MT"/>
                <w:i w:val="0"/>
                <w:iCs w:val="0"/>
                <w:sz w:val="28"/>
                <w:szCs w:val="28"/>
              </w:rPr>
              <w:t xml:space="preserve">The user refuses the provided time slot clicking on the </w:t>
            </w:r>
            <w:r w:rsidRPr="00EA3631">
              <w:rPr>
                <w:rStyle w:val="SubtleEmphasis"/>
                <w:rFonts w:ascii="Bell MT" w:hAnsi="Bell MT"/>
                <w:sz w:val="28"/>
                <w:szCs w:val="28"/>
              </w:rPr>
              <w:t>“</w:t>
            </w:r>
            <w:r>
              <w:rPr>
                <w:rStyle w:val="SubtleEmphasis"/>
                <w:rFonts w:ascii="Bell MT" w:hAnsi="Bell MT"/>
                <w:sz w:val="28"/>
                <w:szCs w:val="28"/>
              </w:rPr>
              <w:t>Cancel</w:t>
            </w:r>
            <w:r w:rsidRPr="00EA3631">
              <w:rPr>
                <w:rStyle w:val="SubtleEmphasis"/>
                <w:rFonts w:ascii="Bell MT" w:hAnsi="Bell MT"/>
                <w:sz w:val="28"/>
                <w:szCs w:val="28"/>
              </w:rPr>
              <w:t>”</w:t>
            </w:r>
            <w:r>
              <w:rPr>
                <w:rStyle w:val="SubtleEmphasis"/>
                <w:rFonts w:ascii="Bell MT" w:hAnsi="Bell MT"/>
                <w:sz w:val="28"/>
                <w:szCs w:val="28"/>
              </w:rPr>
              <w:t xml:space="preserve"> </w:t>
            </w:r>
            <w:r>
              <w:rPr>
                <w:rStyle w:val="SubtleEmphasis"/>
                <w:rFonts w:ascii="Bell MT" w:hAnsi="Bell MT"/>
                <w:i w:val="0"/>
                <w:iCs w:val="0"/>
                <w:sz w:val="28"/>
                <w:szCs w:val="28"/>
              </w:rPr>
              <w:t>button.</w:t>
            </w:r>
          </w:p>
          <w:p w14:paraId="76CB3A00" w14:textId="77777777" w:rsidR="00775C1D" w:rsidRPr="001C2511"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The system redirects the user to the homepage (</w:t>
            </w:r>
            <w:r w:rsidRPr="00EA3631">
              <w:rPr>
                <w:rStyle w:val="SubtleEmphasis"/>
                <w:rFonts w:ascii="Bell MT" w:hAnsi="Bell MT"/>
                <w:sz w:val="28"/>
                <w:szCs w:val="28"/>
              </w:rPr>
              <w:t>Events flow</w:t>
            </w:r>
            <w:r>
              <w:rPr>
                <w:rStyle w:val="SubtleEmphasis"/>
                <w:rFonts w:ascii="Bell MT" w:hAnsi="Bell MT"/>
                <w:i w:val="0"/>
                <w:iCs w:val="0"/>
                <w:sz w:val="28"/>
                <w:szCs w:val="28"/>
              </w:rPr>
              <w:t xml:space="preserve"> starts again from event 1).</w:t>
            </w:r>
          </w:p>
        </w:tc>
      </w:tr>
    </w:tbl>
    <w:p w14:paraId="3B7B9698" w14:textId="157AF792" w:rsidR="00B70FCF" w:rsidRDefault="00B70FCF" w:rsidP="00B70FCF">
      <w:pPr>
        <w:spacing w:line="240" w:lineRule="auto"/>
        <w:rPr>
          <w:rStyle w:val="SubtleEmphasis"/>
          <w:rFonts w:ascii="Bell MT" w:hAnsi="Bell MT"/>
          <w:sz w:val="28"/>
          <w:szCs w:val="28"/>
        </w:rPr>
      </w:pPr>
    </w:p>
    <w:p w14:paraId="29785E94" w14:textId="09D112A2" w:rsidR="00B70FCF" w:rsidRDefault="00B70FCF" w:rsidP="00B70FCF">
      <w:pPr>
        <w:spacing w:line="240" w:lineRule="auto"/>
        <w:rPr>
          <w:rStyle w:val="SubtleEmphasis"/>
          <w:rFonts w:ascii="Bell MT" w:hAnsi="Bell MT"/>
          <w:sz w:val="28"/>
          <w:szCs w:val="28"/>
        </w:rPr>
      </w:pPr>
    </w:p>
    <w:p w14:paraId="34C4938A" w14:textId="745CE1EE" w:rsidR="00B70FCF" w:rsidRDefault="00B70FCF" w:rsidP="00B70FCF">
      <w:pPr>
        <w:spacing w:line="240" w:lineRule="auto"/>
        <w:rPr>
          <w:rStyle w:val="SubtleEmphasis"/>
          <w:rFonts w:ascii="Bell MT" w:hAnsi="Bell MT"/>
          <w:sz w:val="28"/>
          <w:szCs w:val="28"/>
        </w:rPr>
      </w:pPr>
    </w:p>
    <w:p w14:paraId="2A546EA2" w14:textId="04250A68" w:rsidR="00B70FCF" w:rsidRDefault="00B70FCF" w:rsidP="00B70FCF">
      <w:pPr>
        <w:spacing w:line="240" w:lineRule="auto"/>
        <w:rPr>
          <w:rStyle w:val="SubtleEmphasis"/>
          <w:rFonts w:ascii="Bell MT" w:hAnsi="Bell MT"/>
          <w:sz w:val="28"/>
          <w:szCs w:val="28"/>
        </w:rPr>
      </w:pPr>
    </w:p>
    <w:p w14:paraId="1C0CEB2F" w14:textId="36A734C7" w:rsidR="00B70FCF" w:rsidRDefault="00B70FCF" w:rsidP="00B70FCF">
      <w:pPr>
        <w:spacing w:line="240" w:lineRule="auto"/>
        <w:rPr>
          <w:rStyle w:val="SubtleEmphasis"/>
          <w:rFonts w:ascii="Bell MT" w:hAnsi="Bell MT"/>
          <w:sz w:val="28"/>
          <w:szCs w:val="28"/>
        </w:rPr>
      </w:pPr>
    </w:p>
    <w:p w14:paraId="47A093CE" w14:textId="765313AF" w:rsidR="00B70FCF" w:rsidRDefault="00B70FCF" w:rsidP="00B70FCF">
      <w:pPr>
        <w:spacing w:line="240" w:lineRule="auto"/>
        <w:rPr>
          <w:rStyle w:val="SubtleEmphasis"/>
          <w:rFonts w:ascii="Bell MT" w:hAnsi="Bell MT"/>
          <w:sz w:val="28"/>
          <w:szCs w:val="28"/>
        </w:rPr>
      </w:pPr>
    </w:p>
    <w:p w14:paraId="6C271636" w14:textId="328BF65A" w:rsidR="00B70FCF" w:rsidRDefault="00B70FCF" w:rsidP="00B70FCF">
      <w:pPr>
        <w:spacing w:line="240" w:lineRule="auto"/>
        <w:rPr>
          <w:rStyle w:val="SubtleEmphasis"/>
          <w:rFonts w:ascii="Bell MT" w:hAnsi="Bell MT"/>
          <w:sz w:val="28"/>
          <w:szCs w:val="28"/>
        </w:rPr>
      </w:pPr>
    </w:p>
    <w:p w14:paraId="3E76A15A" w14:textId="6818DE8C" w:rsidR="00B70FCF" w:rsidRDefault="00B70FCF" w:rsidP="00B70FCF">
      <w:pPr>
        <w:spacing w:line="240" w:lineRule="auto"/>
        <w:rPr>
          <w:rStyle w:val="SubtleEmphasis"/>
          <w:rFonts w:ascii="Bell MT" w:hAnsi="Bell MT"/>
          <w:sz w:val="28"/>
          <w:szCs w:val="28"/>
        </w:rPr>
      </w:pPr>
    </w:p>
    <w:p w14:paraId="1D1E8D6F" w14:textId="3824965E" w:rsidR="00B70FCF" w:rsidRDefault="00B70FCF" w:rsidP="00B70FCF">
      <w:pPr>
        <w:spacing w:line="240" w:lineRule="auto"/>
        <w:rPr>
          <w:rStyle w:val="SubtleEmphasis"/>
          <w:rFonts w:ascii="Bell MT" w:hAnsi="Bell MT"/>
          <w:sz w:val="28"/>
          <w:szCs w:val="28"/>
        </w:rPr>
      </w:pPr>
    </w:p>
    <w:p w14:paraId="6EA97314" w14:textId="75B0CBC9" w:rsidR="00B70FCF" w:rsidRDefault="00B70FCF" w:rsidP="00B70FCF">
      <w:pPr>
        <w:spacing w:line="240" w:lineRule="auto"/>
        <w:rPr>
          <w:rStyle w:val="SubtleEmphasis"/>
          <w:rFonts w:ascii="Bell MT" w:hAnsi="Bell MT"/>
          <w:sz w:val="28"/>
          <w:szCs w:val="28"/>
        </w:rPr>
      </w:pPr>
    </w:p>
    <w:p w14:paraId="1A86D23C" w14:textId="413C1725" w:rsidR="00B70FCF" w:rsidRDefault="00B70FCF" w:rsidP="00B70FCF">
      <w:pPr>
        <w:spacing w:line="240" w:lineRule="auto"/>
        <w:rPr>
          <w:rStyle w:val="SubtleEmphasis"/>
          <w:rFonts w:ascii="Bell MT" w:hAnsi="Bell MT"/>
          <w:sz w:val="28"/>
          <w:szCs w:val="28"/>
        </w:rPr>
      </w:pPr>
    </w:p>
    <w:p w14:paraId="3950CDFE" w14:textId="6BFB6429" w:rsidR="00B70FCF" w:rsidRDefault="00B70FCF" w:rsidP="00B70FCF">
      <w:pPr>
        <w:spacing w:line="240" w:lineRule="auto"/>
        <w:rPr>
          <w:rStyle w:val="SubtleEmphasis"/>
          <w:rFonts w:ascii="Bell MT" w:hAnsi="Bell MT"/>
          <w:sz w:val="28"/>
          <w:szCs w:val="28"/>
        </w:rPr>
      </w:pPr>
    </w:p>
    <w:p w14:paraId="263E5F66" w14:textId="41DE921D" w:rsidR="00B70FCF" w:rsidRDefault="00B70FCF" w:rsidP="00B70FCF">
      <w:pPr>
        <w:spacing w:line="240" w:lineRule="auto"/>
        <w:rPr>
          <w:rStyle w:val="SubtleEmphasis"/>
          <w:rFonts w:ascii="Bell MT" w:hAnsi="Bell MT"/>
          <w:sz w:val="28"/>
          <w:szCs w:val="28"/>
        </w:rPr>
      </w:pPr>
    </w:p>
    <w:p w14:paraId="12983602" w14:textId="745CAB89" w:rsidR="00B70FCF" w:rsidRDefault="00B70FCF" w:rsidP="00B70FCF">
      <w:pPr>
        <w:spacing w:line="240" w:lineRule="auto"/>
        <w:rPr>
          <w:rStyle w:val="SubtleEmphasis"/>
          <w:rFonts w:ascii="Bell MT" w:hAnsi="Bell MT"/>
          <w:sz w:val="28"/>
          <w:szCs w:val="28"/>
        </w:rPr>
      </w:pPr>
    </w:p>
    <w:p w14:paraId="222DAB8B" w14:textId="4D1AC83D" w:rsidR="00B70FCF" w:rsidRDefault="00B70FCF" w:rsidP="00B70FCF">
      <w:pPr>
        <w:spacing w:line="240" w:lineRule="auto"/>
        <w:rPr>
          <w:rStyle w:val="SubtleEmphasis"/>
          <w:rFonts w:ascii="Bell MT" w:hAnsi="Bell MT"/>
          <w:sz w:val="28"/>
          <w:szCs w:val="28"/>
        </w:rPr>
      </w:pPr>
    </w:p>
    <w:p w14:paraId="1780B6B6" w14:textId="3FEE22D5" w:rsidR="00B70FCF" w:rsidRDefault="00B70FCF" w:rsidP="00B70FCF">
      <w:pPr>
        <w:spacing w:line="240" w:lineRule="auto"/>
        <w:rPr>
          <w:rStyle w:val="SubtleEmphasis"/>
          <w:rFonts w:ascii="Bell MT" w:hAnsi="Bell MT"/>
          <w:sz w:val="28"/>
          <w:szCs w:val="28"/>
        </w:rPr>
      </w:pPr>
    </w:p>
    <w:p w14:paraId="2DBB207E" w14:textId="7EDA56D0" w:rsidR="00B70FCF" w:rsidRDefault="00B70FCF" w:rsidP="00B70FCF">
      <w:pPr>
        <w:spacing w:line="240" w:lineRule="auto"/>
        <w:rPr>
          <w:rStyle w:val="SubtleEmphasis"/>
          <w:rFonts w:ascii="Bell MT" w:hAnsi="Bell MT"/>
          <w:sz w:val="28"/>
          <w:szCs w:val="28"/>
        </w:rPr>
      </w:pPr>
    </w:p>
    <w:p w14:paraId="19416FFD" w14:textId="7E71EB4A" w:rsidR="00B70FCF" w:rsidRDefault="00B70FCF" w:rsidP="00B70FCF">
      <w:pPr>
        <w:spacing w:line="240" w:lineRule="auto"/>
        <w:rPr>
          <w:rStyle w:val="SubtleEmphasis"/>
          <w:rFonts w:ascii="Bell MT" w:hAnsi="Bell MT"/>
          <w:sz w:val="28"/>
          <w:szCs w:val="28"/>
        </w:rPr>
      </w:pPr>
    </w:p>
    <w:p w14:paraId="735C606E" w14:textId="39EC4131" w:rsidR="00B70FCF" w:rsidRDefault="00B70FCF" w:rsidP="00B70FCF">
      <w:pPr>
        <w:spacing w:line="240" w:lineRule="auto"/>
        <w:rPr>
          <w:rStyle w:val="SubtleEmphasis"/>
          <w:rFonts w:ascii="Bell MT" w:hAnsi="Bell MT"/>
          <w:sz w:val="28"/>
          <w:szCs w:val="28"/>
        </w:rPr>
      </w:pPr>
    </w:p>
    <w:p w14:paraId="378DB790" w14:textId="52C7E315" w:rsidR="00B70FCF" w:rsidRDefault="00B70FCF" w:rsidP="00B70FCF">
      <w:pPr>
        <w:spacing w:line="240" w:lineRule="auto"/>
        <w:rPr>
          <w:rStyle w:val="SubtleEmphasis"/>
          <w:rFonts w:ascii="Bell MT" w:hAnsi="Bell MT"/>
          <w:sz w:val="28"/>
          <w:szCs w:val="28"/>
        </w:rPr>
      </w:pPr>
    </w:p>
    <w:p w14:paraId="595F7950" w14:textId="3EBDE65A" w:rsidR="00B70FCF" w:rsidRDefault="00B70FCF" w:rsidP="00B70FCF">
      <w:pPr>
        <w:spacing w:line="240" w:lineRule="auto"/>
        <w:rPr>
          <w:rStyle w:val="SubtleEmphasis"/>
          <w:rFonts w:ascii="Bell MT" w:hAnsi="Bell MT"/>
          <w:sz w:val="28"/>
          <w:szCs w:val="28"/>
        </w:rPr>
      </w:pPr>
    </w:p>
    <w:p w14:paraId="163AE0F1" w14:textId="6BD433A6" w:rsidR="00B70FCF" w:rsidRDefault="00B70FCF" w:rsidP="00B70FCF">
      <w:pPr>
        <w:spacing w:line="240" w:lineRule="auto"/>
        <w:rPr>
          <w:rStyle w:val="SubtleEmphasis"/>
          <w:rFonts w:ascii="Bell MT" w:hAnsi="Bell MT"/>
          <w:sz w:val="28"/>
          <w:szCs w:val="28"/>
        </w:rPr>
      </w:pPr>
    </w:p>
    <w:p w14:paraId="46CE46B0" w14:textId="57893A15" w:rsidR="00B70FCF" w:rsidRDefault="00B70FCF" w:rsidP="00B70FCF">
      <w:pPr>
        <w:spacing w:line="240" w:lineRule="auto"/>
        <w:rPr>
          <w:rStyle w:val="SubtleEmphasis"/>
          <w:rFonts w:ascii="Bell MT" w:hAnsi="Bell MT"/>
          <w:sz w:val="28"/>
          <w:szCs w:val="28"/>
        </w:rPr>
      </w:pPr>
    </w:p>
    <w:p w14:paraId="468621CD" w14:textId="77777777" w:rsidR="001C30C0" w:rsidRDefault="001C30C0" w:rsidP="00B70FCF">
      <w:pPr>
        <w:spacing w:line="240" w:lineRule="auto"/>
        <w:rPr>
          <w:rStyle w:val="SubtleEmphasis"/>
          <w:rFonts w:ascii="Bell MT" w:hAnsi="Bell MT"/>
          <w:sz w:val="28"/>
          <w:szCs w:val="28"/>
        </w:rPr>
      </w:pPr>
    </w:p>
    <w:p w14:paraId="67D67FB4" w14:textId="2AEE0238" w:rsidR="00B70FCF" w:rsidRDefault="00B70FCF" w:rsidP="00B70FCF">
      <w:pPr>
        <w:spacing w:line="240" w:lineRule="auto"/>
        <w:rPr>
          <w:rStyle w:val="SubtleEmphasis"/>
          <w:rFonts w:ascii="Bell MT" w:hAnsi="Bell MT"/>
          <w:sz w:val="28"/>
          <w:szCs w:val="28"/>
        </w:rPr>
      </w:pPr>
    </w:p>
    <w:p w14:paraId="7D9ADD9D" w14:textId="44446BF4" w:rsidR="00B70FCF" w:rsidRDefault="00B70FCF" w:rsidP="00290739">
      <w:pPr>
        <w:pStyle w:val="ListParagraph"/>
        <w:numPr>
          <w:ilvl w:val="0"/>
          <w:numId w:val="42"/>
        </w:numPr>
        <w:spacing w:line="240" w:lineRule="auto"/>
        <w:rPr>
          <w:rStyle w:val="SubtleEmphasis"/>
          <w:rFonts w:ascii="Bell MT" w:hAnsi="Bell MT"/>
          <w:sz w:val="28"/>
          <w:szCs w:val="28"/>
        </w:rPr>
      </w:pPr>
      <w:r w:rsidRPr="699595DC">
        <w:rPr>
          <w:rStyle w:val="SubtleEmphasis"/>
          <w:rFonts w:ascii="Bell MT" w:hAnsi="Bell MT"/>
          <w:sz w:val="28"/>
          <w:szCs w:val="28"/>
        </w:rPr>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0EB977C8"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0C722429" w14:textId="77777777" w:rsidR="00775C1D" w:rsidRPr="00923D58"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57BA7AD3" w14:textId="77777777" w:rsidR="00775C1D"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 xml:space="preserve">The first four events are the same of the </w:t>
            </w:r>
            <w:r w:rsidRPr="00B920D4">
              <w:rPr>
                <w:rStyle w:val="SubtleEmphasis"/>
                <w:rFonts w:ascii="Bell MT" w:hAnsi="Bell MT"/>
                <w:sz w:val="28"/>
                <w:szCs w:val="28"/>
              </w:rPr>
              <w:t>“</w:t>
            </w:r>
            <w:r>
              <w:rPr>
                <w:rStyle w:val="SubtleEmphasis"/>
                <w:rFonts w:ascii="Bell MT" w:hAnsi="Bell MT"/>
                <w:sz w:val="28"/>
                <w:szCs w:val="28"/>
              </w:rPr>
              <w:t>Get Virtual Ticket</w:t>
            </w:r>
            <w:r w:rsidRPr="00B920D4">
              <w:rPr>
                <w:rStyle w:val="SubtleEmphasis"/>
                <w:rFonts w:ascii="Bell MT" w:hAnsi="Bell MT"/>
                <w:sz w:val="28"/>
                <w:szCs w:val="28"/>
              </w:rPr>
              <w:t>”</w:t>
            </w:r>
            <w:r>
              <w:rPr>
                <w:rStyle w:val="SubtleEmphasis"/>
                <w:rFonts w:ascii="Bell MT" w:hAnsi="Bell MT"/>
                <w:i w:val="0"/>
                <w:iCs w:val="0"/>
                <w:sz w:val="28"/>
                <w:szCs w:val="28"/>
              </w:rPr>
              <w:t xml:space="preserve"> use case.</w:t>
            </w:r>
          </w:p>
          <w:p w14:paraId="2806C480" w14:textId="77777777" w:rsidR="00775C1D" w:rsidRPr="00664977"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The user remains inactive for 30 seconds.</w:t>
            </w:r>
          </w:p>
          <w:p w14:paraId="26AD1FCB" w14:textId="77777777" w:rsidR="00775C1D"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The user clicks on the received notification.</w:t>
            </w:r>
          </w:p>
          <w:p w14:paraId="32828FD7" w14:textId="77777777" w:rsidR="00775C1D" w:rsidRPr="005C2BF6" w:rsidRDefault="00775C1D" w:rsidP="00775C1D">
            <w:pPr>
              <w:pStyle w:val="ListParagraph"/>
              <w:numPr>
                <w:ilvl w:val="0"/>
                <w:numId w:val="49"/>
              </w:numPr>
              <w:rPr>
                <w:rStyle w:val="SubtleEmphasis"/>
                <w:rFonts w:ascii="Bell MT" w:hAnsi="Bell MT"/>
                <w:i w:val="0"/>
                <w:iCs w:val="0"/>
                <w:sz w:val="28"/>
                <w:szCs w:val="28"/>
              </w:rPr>
            </w:pPr>
            <w:r>
              <w:rPr>
                <w:rStyle w:val="SubtleEmphasis"/>
                <w:rFonts w:ascii="Bell MT" w:hAnsi="Bell MT"/>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3DFD2232"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2CE41E2B" w14:textId="77777777" w:rsidR="00775C1D" w:rsidRDefault="00775C1D" w:rsidP="00775C1D">
            <w:pPr>
              <w:pStyle w:val="ListParagraph"/>
              <w:numPr>
                <w:ilvl w:val="0"/>
                <w:numId w:val="57"/>
              </w:numPr>
              <w:ind w:left="357" w:hanging="357"/>
              <w:rPr>
                <w:rStyle w:val="SubtleEmphasis"/>
                <w:rFonts w:ascii="Bell MT" w:hAnsi="Bell MT"/>
                <w:i w:val="0"/>
                <w:iCs w:val="0"/>
                <w:sz w:val="28"/>
                <w:szCs w:val="28"/>
              </w:rPr>
            </w:pPr>
            <w:r>
              <w:rPr>
                <w:rStyle w:val="SubtleEmphasis"/>
                <w:rFonts w:ascii="Bell MT" w:hAnsi="Bell MT"/>
                <w:i w:val="0"/>
                <w:iCs w:val="0"/>
                <w:sz w:val="28"/>
                <w:szCs w:val="28"/>
              </w:rPr>
              <w:t xml:space="preserve">The user clicks on the </w:t>
            </w:r>
            <w:r w:rsidRPr="00A6731E">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 without being inactive 30 seconds.</w:t>
            </w:r>
          </w:p>
          <w:p w14:paraId="46662206" w14:textId="77777777" w:rsidR="00775C1D"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6 of </w:t>
            </w:r>
            <w:r w:rsidRPr="009E38BF">
              <w:rPr>
                <w:rStyle w:val="SubtleEmphasis"/>
                <w:rFonts w:ascii="Bell MT" w:hAnsi="Bell MT"/>
                <w:sz w:val="28"/>
                <w:szCs w:val="28"/>
              </w:rPr>
              <w:t>“</w:t>
            </w:r>
            <w:r>
              <w:rPr>
                <w:rStyle w:val="SubtleEmphasis"/>
                <w:rFonts w:ascii="Bell MT" w:hAnsi="Bell MT"/>
                <w:sz w:val="28"/>
                <w:szCs w:val="28"/>
              </w:rPr>
              <w:t>Get Virtual Ticke</w:t>
            </w:r>
            <w:r w:rsidRPr="009E38BF">
              <w:rPr>
                <w:rStyle w:val="SubtleEmphasis"/>
                <w:rFonts w:ascii="Bell MT" w:hAnsi="Bell MT"/>
                <w:sz w:val="28"/>
                <w:szCs w:val="28"/>
              </w:rPr>
              <w:t>t”</w:t>
            </w:r>
            <w:r>
              <w:rPr>
                <w:rStyle w:val="SubtleEmphasis"/>
                <w:rFonts w:ascii="Bell MT" w:hAnsi="Bell MT"/>
                <w:i w:val="0"/>
                <w:iCs w:val="0"/>
                <w:sz w:val="28"/>
                <w:szCs w:val="28"/>
              </w:rPr>
              <w:t xml:space="preserve"> use case.</w:t>
            </w:r>
          </w:p>
          <w:p w14:paraId="5734282E" w14:textId="77777777" w:rsidR="00775C1D" w:rsidRDefault="00775C1D" w:rsidP="00775C1D">
            <w:pPr>
              <w:pStyle w:val="ListParagraph"/>
              <w:numPr>
                <w:ilvl w:val="0"/>
                <w:numId w:val="57"/>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click on the notification.</w:t>
            </w:r>
          </w:p>
          <w:p w14:paraId="06F64B0D" w14:textId="77777777" w:rsidR="00775C1D"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user can only confirm or reject the provided time slot for the selected store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w:t>
            </w:r>
            <w:r>
              <w:rPr>
                <w:rStyle w:val="SubtleEmphasis"/>
                <w:rFonts w:ascii="Bell MT" w:hAnsi="Bell MT"/>
                <w:sz w:val="28"/>
                <w:szCs w:val="28"/>
              </w:rPr>
              <w:t>Get Virtual Ticket</w:t>
            </w:r>
            <w:r w:rsidRPr="009E38BF">
              <w:rPr>
                <w:rStyle w:val="SubtleEmphasis"/>
                <w:rFonts w:ascii="Bell MT" w:hAnsi="Bell MT"/>
                <w:sz w:val="28"/>
                <w:szCs w:val="28"/>
              </w:rPr>
              <w:t>”</w:t>
            </w:r>
            <w:r>
              <w:rPr>
                <w:rStyle w:val="SubtleEmphasis"/>
                <w:rFonts w:ascii="Bell MT" w:hAnsi="Bell MT"/>
                <w:i w:val="0"/>
                <w:iCs w:val="0"/>
                <w:sz w:val="28"/>
                <w:szCs w:val="28"/>
              </w:rPr>
              <w:t xml:space="preserve"> use case).</w:t>
            </w:r>
          </w:p>
          <w:p w14:paraId="31A9D923" w14:textId="77777777" w:rsidR="00775C1D" w:rsidRPr="006C6F3F" w:rsidRDefault="00775C1D" w:rsidP="00775C1D">
            <w:pPr>
              <w:rPr>
                <w:rStyle w:val="SubtleEmphasis"/>
                <w:rFonts w:ascii="Bell MT" w:hAnsi="Bell MT"/>
                <w:i w:val="0"/>
                <w:iCs w:val="0"/>
                <w:sz w:val="28"/>
                <w:szCs w:val="28"/>
              </w:rPr>
            </w:pPr>
          </w:p>
        </w:tc>
      </w:tr>
    </w:tbl>
    <w:p w14:paraId="6FE281D2" w14:textId="2FD902DC" w:rsidR="00B25FA1" w:rsidRDefault="00B25FA1" w:rsidP="00B25FA1">
      <w:pPr>
        <w:spacing w:line="240" w:lineRule="auto"/>
        <w:rPr>
          <w:rStyle w:val="SubtleEmphasis"/>
          <w:rFonts w:ascii="Bell MT" w:hAnsi="Bell MT"/>
          <w:sz w:val="28"/>
          <w:szCs w:val="28"/>
        </w:rPr>
      </w:pPr>
    </w:p>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2440EE9" w:rsidR="00B25FA1" w:rsidRDefault="00B25FA1" w:rsidP="00B25FA1">
      <w:pPr>
        <w:spacing w:line="240" w:lineRule="auto"/>
        <w:rPr>
          <w:rStyle w:val="SubtleEmphasis"/>
          <w:rFonts w:ascii="Bell MT" w:hAnsi="Bell MT"/>
          <w:sz w:val="28"/>
          <w:szCs w:val="28"/>
        </w:rPr>
      </w:pPr>
    </w:p>
    <w:p w14:paraId="27FCC954" w14:textId="77777777" w:rsidR="00B70FCF" w:rsidRDefault="00B70FCF"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7A3832D" w14:textId="57467C14" w:rsidR="00B25FA1" w:rsidRDefault="00B25FA1" w:rsidP="007C71D7">
      <w:pPr>
        <w:spacing w:line="240" w:lineRule="auto"/>
        <w:rPr>
          <w:rStyle w:val="SubtleEmphasis"/>
          <w:rFonts w:ascii="Bell MT" w:hAnsi="Bell MT"/>
          <w:sz w:val="28"/>
          <w:szCs w:val="28"/>
        </w:rPr>
      </w:pPr>
    </w:p>
    <w:p w14:paraId="5F170107" w14:textId="77777777" w:rsidR="00FD69AF" w:rsidRDefault="00FD69AF" w:rsidP="00D01022">
      <w:pPr>
        <w:pStyle w:val="ListParagraph"/>
        <w:numPr>
          <w:ilvl w:val="0"/>
          <w:numId w:val="42"/>
        </w:numPr>
        <w:spacing w:after="240" w:line="240" w:lineRule="auto"/>
        <w:rPr>
          <w:rStyle w:val="SubtleEmphasis"/>
          <w:rFonts w:ascii="Bell MT" w:hAnsi="Bell MT"/>
          <w:sz w:val="28"/>
          <w:szCs w:val="28"/>
        </w:rPr>
      </w:pPr>
      <w:r>
        <w:rPr>
          <w:rStyle w:val="SubtleEmphasis"/>
          <w:rFonts w:ascii="Bell MT" w:hAnsi="Bell MT"/>
          <w:sz w:val="28"/>
          <w:szCs w:val="28"/>
        </w:rPr>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78A9B44A" w14:textId="77777777" w:rsidR="00775C1D" w:rsidRPr="001C30C0" w:rsidRDefault="00775C1D" w:rsidP="00775C1D">
            <w:pPr>
              <w:pStyle w:val="ListParagraph"/>
              <w:ind w:left="0"/>
              <w:rPr>
                <w:rStyle w:val="SubtleEmphasis"/>
                <w:rFonts w:ascii="Bell MT" w:hAnsi="Bell MT"/>
                <w:i w:val="0"/>
                <w:iCs w:val="0"/>
                <w:sz w:val="28"/>
                <w:szCs w:val="28"/>
              </w:rPr>
            </w:pPr>
            <w:r w:rsidRPr="001C30C0">
              <w:rPr>
                <w:rStyle w:val="SubtleEmphasis"/>
                <w:rFonts w:ascii="Bell MT" w:hAnsi="Bell MT"/>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17721734" w14:textId="77777777" w:rsidR="00775C1D" w:rsidRPr="001C30C0" w:rsidRDefault="00775C1D" w:rsidP="00775C1D">
            <w:pPr>
              <w:pStyle w:val="ListParagraph"/>
              <w:ind w:left="0"/>
              <w:rPr>
                <w:rStyle w:val="SubtleEmphasis"/>
                <w:rFonts w:ascii="Bell MT" w:hAnsi="Bell MT"/>
                <w:i w:val="0"/>
                <w:iCs w:val="0"/>
                <w:sz w:val="28"/>
                <w:szCs w:val="28"/>
              </w:rPr>
            </w:pPr>
            <w:r w:rsidRPr="001C30C0">
              <w:rPr>
                <w:rStyle w:val="SubtleEmphasis"/>
                <w:rFonts w:ascii="Bell MT" w:hAnsi="Bell MT"/>
                <w:i w:val="0"/>
                <w:iCs w:val="0"/>
                <w:sz w:val="28"/>
                <w:szCs w:val="28"/>
              </w:rPr>
              <w:t xml:space="preserve">The virtual user is already logged into </w:t>
            </w:r>
            <w:proofErr w:type="spellStart"/>
            <w:r w:rsidRPr="001C30C0">
              <w:rPr>
                <w:rStyle w:val="SubtleEmphasis"/>
                <w:rFonts w:ascii="Bell MT" w:hAnsi="Bell MT"/>
                <w:i w:val="0"/>
                <w:iCs w:val="0"/>
                <w:sz w:val="28"/>
                <w:szCs w:val="28"/>
              </w:rPr>
              <w:t>CLup</w:t>
            </w:r>
            <w:proofErr w:type="spellEnd"/>
            <w:r w:rsidRPr="001C30C0">
              <w:rPr>
                <w:rStyle w:val="SubtleEmphasis"/>
                <w:rFonts w:ascii="Bell MT" w:hAnsi="Bell MT"/>
                <w:i w:val="0"/>
                <w:iCs w:val="0"/>
                <w:sz w:val="28"/>
                <w:szCs w:val="28"/>
              </w:rPr>
              <w:t xml:space="preserve">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44E63996"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The user selects the</w:t>
            </w:r>
            <w:r w:rsidRPr="00D01022">
              <w:rPr>
                <w:rStyle w:val="SubtleEmphasis"/>
                <w:rFonts w:ascii="Bell MT" w:hAnsi="Bell MT"/>
                <w:sz w:val="27"/>
                <w:szCs w:val="27"/>
              </w:rPr>
              <w:t xml:space="preserve"> “Book a visit” </w:t>
            </w:r>
            <w:r w:rsidRPr="00D01022">
              <w:rPr>
                <w:rStyle w:val="SubtleEmphasis"/>
                <w:rFonts w:ascii="Bell MT" w:hAnsi="Bell MT"/>
                <w:i w:val="0"/>
                <w:iCs w:val="0"/>
                <w:sz w:val="27"/>
                <w:szCs w:val="27"/>
              </w:rPr>
              <w:t>button.</w:t>
            </w:r>
          </w:p>
          <w:p w14:paraId="4F3C1971"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p>
          <w:p w14:paraId="1B69901B" w14:textId="77777777" w:rsidR="00775C1D" w:rsidRPr="00D01022" w:rsidRDefault="00775C1D" w:rsidP="00775C1D">
            <w:pPr>
              <w:pStyle w:val="ListParagraph"/>
              <w:numPr>
                <w:ilvl w:val="0"/>
                <w:numId w:val="31"/>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ListParagraph"/>
              <w:numPr>
                <w:ilvl w:val="0"/>
                <w:numId w:val="31"/>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 xml:space="preserve">The user selects either a store from the map (case a) or a time slot (case b), then she clicks on the </w:t>
            </w:r>
            <w:r w:rsidRPr="00D01022">
              <w:rPr>
                <w:rStyle w:val="SubtleEmphasis"/>
                <w:rFonts w:ascii="Bell MT" w:hAnsi="Bell MT"/>
                <w:sz w:val="27"/>
                <w:szCs w:val="27"/>
              </w:rPr>
              <w:t xml:space="preserve">“Confirm” </w:t>
            </w:r>
            <w:r w:rsidRPr="00D01022">
              <w:rPr>
                <w:rStyle w:val="SubtleEmphasis"/>
                <w:rFonts w:ascii="Bell MT" w:hAnsi="Bell MT"/>
                <w:i w:val="0"/>
                <w:iCs w:val="0"/>
                <w:sz w:val="27"/>
                <w:szCs w:val="27"/>
              </w:rPr>
              <w:t>button.</w:t>
            </w:r>
          </w:p>
          <w:p w14:paraId="09733596"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ListParagraph"/>
              <w:numPr>
                <w:ilvl w:val="0"/>
                <w:numId w:val="40"/>
              </w:numPr>
              <w:rPr>
                <w:rStyle w:val="SubtleEmphasis"/>
                <w:rFonts w:ascii="Bell MT" w:hAnsi="Bell MT"/>
                <w:i w:val="0"/>
                <w:iCs w:val="0"/>
                <w:sz w:val="27"/>
                <w:szCs w:val="27"/>
              </w:rPr>
            </w:pPr>
            <w:r w:rsidRPr="00D01022">
              <w:rPr>
                <w:rStyle w:val="SubtleEmphasis"/>
                <w:rFonts w:ascii="Bell MT" w:hAnsi="Bell MT"/>
                <w:i w:val="0"/>
                <w:iCs w:val="0"/>
                <w:sz w:val="27"/>
                <w:szCs w:val="27"/>
              </w:rPr>
              <w:t xml:space="preserve">The user optionally fills the previous fields, then she clicks on the </w:t>
            </w:r>
            <w:r w:rsidRPr="00D01022">
              <w:rPr>
                <w:rStyle w:val="SubtleEmphasis"/>
                <w:rFonts w:ascii="Bell MT" w:hAnsi="Bell MT"/>
                <w:sz w:val="27"/>
                <w:szCs w:val="27"/>
              </w:rPr>
              <w:t>“Confirm”</w:t>
            </w:r>
            <w:r w:rsidRPr="00D01022">
              <w:rPr>
                <w:rStyle w:val="SubtleEmphasis"/>
                <w:rFonts w:ascii="Bell MT" w:hAnsi="Bell MT"/>
                <w:i w:val="0"/>
                <w:iCs w:val="0"/>
                <w:sz w:val="27"/>
                <w:szCs w:val="27"/>
              </w:rPr>
              <w:t xml:space="preserve"> button.</w:t>
            </w:r>
          </w:p>
          <w:p w14:paraId="326866D9" w14:textId="77777777" w:rsidR="00775C1D" w:rsidRPr="00D01022" w:rsidRDefault="00775C1D" w:rsidP="00775C1D">
            <w:pPr>
              <w:pStyle w:val="ListParagraph"/>
              <w:numPr>
                <w:ilvl w:val="0"/>
                <w:numId w:val="29"/>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notifies the user that the procedure has been successfully managed.</w:t>
            </w:r>
          </w:p>
          <w:p w14:paraId="6A3E596A" w14:textId="77777777" w:rsidR="00775C1D" w:rsidRPr="00D01022" w:rsidRDefault="00775C1D" w:rsidP="00775C1D">
            <w:pPr>
              <w:pStyle w:val="ListParagraph"/>
              <w:numPr>
                <w:ilvl w:val="0"/>
                <w:numId w:val="29"/>
              </w:numPr>
              <w:rPr>
                <w:rStyle w:val="SubtleEmphasis"/>
                <w:rFonts w:ascii="Bell MT" w:hAnsi="Bell MT"/>
                <w:i w:val="0"/>
                <w:iCs w:val="0"/>
                <w:sz w:val="27"/>
                <w:szCs w:val="27"/>
              </w:rPr>
            </w:pPr>
            <w:r w:rsidRPr="00D01022">
              <w:rPr>
                <w:rStyle w:val="SubtleEmphasis"/>
                <w:rFonts w:ascii="Bell MT" w:hAnsi="Bell MT"/>
                <w:i w:val="0"/>
                <w:iCs w:val="0"/>
                <w:sz w:val="27"/>
                <w:szCs w:val="27"/>
              </w:rPr>
              <w:t>The system sends to the user the virtual ticket containing:</w:t>
            </w:r>
          </w:p>
          <w:p w14:paraId="74F91564" w14:textId="77777777" w:rsidR="00775C1D" w:rsidRPr="00D01022" w:rsidRDefault="00775C1D" w:rsidP="00775C1D">
            <w:pPr>
              <w:pStyle w:val="ListParagraph"/>
              <w:numPr>
                <w:ilvl w:val="0"/>
                <w:numId w:val="38"/>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user’s selected time slot.</w:t>
            </w:r>
          </w:p>
          <w:p w14:paraId="12B68E06" w14:textId="77777777" w:rsidR="00775C1D" w:rsidRPr="00D01022" w:rsidRDefault="00775C1D" w:rsidP="00775C1D">
            <w:pPr>
              <w:pStyle w:val="ListParagraph"/>
              <w:numPr>
                <w:ilvl w:val="0"/>
                <w:numId w:val="38"/>
              </w:numPr>
              <w:ind w:left="754" w:hanging="357"/>
              <w:rPr>
                <w:rStyle w:val="SubtleEmphasis"/>
                <w:rFonts w:ascii="Bell MT" w:hAnsi="Bell MT"/>
                <w:i w:val="0"/>
                <w:iCs w:val="0"/>
                <w:sz w:val="27"/>
                <w:szCs w:val="27"/>
              </w:rPr>
            </w:pPr>
            <w:r w:rsidRPr="00D01022">
              <w:rPr>
                <w:rStyle w:val="SubtleEmphasis"/>
                <w:rFonts w:ascii="Bell MT" w:hAnsi="Bell MT"/>
                <w:i w:val="0"/>
                <w:iCs w:val="0"/>
                <w:sz w:val="27"/>
                <w:szCs w:val="27"/>
              </w:rPr>
              <w:t>The store’s name and address.</w:t>
            </w:r>
          </w:p>
          <w:p w14:paraId="007336DA" w14:textId="77777777" w:rsidR="00775C1D" w:rsidRPr="00D01022" w:rsidRDefault="00775C1D" w:rsidP="00775C1D">
            <w:pPr>
              <w:pStyle w:val="ListParagraph"/>
              <w:numPr>
                <w:ilvl w:val="0"/>
                <w:numId w:val="38"/>
              </w:numPr>
              <w:ind w:left="754" w:hanging="357"/>
              <w:rPr>
                <w:rStyle w:val="SubtleEmphasis"/>
                <w:rFonts w:ascii="Bell MT" w:hAnsi="Bell MT"/>
                <w:i w:val="0"/>
                <w:iCs w:val="0"/>
                <w:sz w:val="26"/>
                <w:szCs w:val="26"/>
              </w:rPr>
            </w:pPr>
            <w:r w:rsidRPr="00D01022">
              <w:rPr>
                <w:rStyle w:val="SubtleEmphasis"/>
                <w:rFonts w:ascii="Bell MT" w:hAnsi="Bell MT"/>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39BE88D0" w14:textId="77777777" w:rsidR="00775C1D" w:rsidRPr="001C30C0" w:rsidRDefault="00775C1D" w:rsidP="00775C1D">
            <w:pPr>
              <w:pStyle w:val="ListParagraph"/>
              <w:ind w:left="0"/>
              <w:rPr>
                <w:rStyle w:val="SubtleEmphasis"/>
                <w:rFonts w:ascii="Bell MT" w:hAnsi="Bell MT"/>
                <w:i w:val="0"/>
                <w:iCs w:val="0"/>
                <w:sz w:val="28"/>
                <w:szCs w:val="28"/>
              </w:rPr>
            </w:pPr>
            <w:r w:rsidRPr="001C30C0">
              <w:rPr>
                <w:rStyle w:val="SubtleEmphasis"/>
                <w:rFonts w:ascii="Bell MT" w:hAnsi="Bell MT"/>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lastRenderedPageBreak/>
              <w:t>Exceptions</w:t>
            </w:r>
          </w:p>
        </w:tc>
        <w:tc>
          <w:tcPr>
            <w:tcW w:w="6849" w:type="dxa"/>
          </w:tcPr>
          <w:p w14:paraId="7EBD9764" w14:textId="77777777" w:rsidR="00775C1D" w:rsidRPr="001C30C0" w:rsidRDefault="00775C1D" w:rsidP="00775C1D">
            <w:pPr>
              <w:pStyle w:val="ListParagraph"/>
              <w:numPr>
                <w:ilvl w:val="0"/>
                <w:numId w:val="52"/>
              </w:numPr>
              <w:ind w:left="357" w:hanging="357"/>
              <w:rPr>
                <w:rStyle w:val="SubtleEmphasis"/>
                <w:rFonts w:ascii="Bell MT" w:hAnsi="Bell MT"/>
                <w:i w:val="0"/>
                <w:iCs w:val="0"/>
                <w:sz w:val="28"/>
                <w:szCs w:val="28"/>
              </w:rPr>
            </w:pPr>
            <w:r w:rsidRPr="001C30C0">
              <w:rPr>
                <w:rStyle w:val="SubtleEmphasis"/>
                <w:rFonts w:ascii="Bell MT" w:hAnsi="Bell MT"/>
                <w:i w:val="0"/>
                <w:iCs w:val="0"/>
                <w:sz w:val="28"/>
                <w:szCs w:val="28"/>
              </w:rPr>
              <w:t xml:space="preserve">The user clicks on the </w:t>
            </w:r>
            <w:r w:rsidRPr="001C30C0">
              <w:rPr>
                <w:rStyle w:val="SubtleEmphasis"/>
                <w:rFonts w:ascii="Bell MT" w:hAnsi="Bell MT"/>
                <w:sz w:val="28"/>
                <w:szCs w:val="28"/>
              </w:rPr>
              <w:t>“Cancel”</w:t>
            </w:r>
            <w:r w:rsidRPr="001C30C0">
              <w:rPr>
                <w:rStyle w:val="SubtleEmphasis"/>
                <w:rFonts w:ascii="Bell MT" w:hAnsi="Bell MT"/>
                <w:i w:val="0"/>
                <w:iCs w:val="0"/>
                <w:sz w:val="28"/>
                <w:szCs w:val="28"/>
              </w:rPr>
              <w:t xml:space="preserve"> button.</w:t>
            </w:r>
          </w:p>
          <w:p w14:paraId="4A65CE8A" w14:textId="77777777" w:rsidR="00775C1D" w:rsidRPr="001C30C0" w:rsidRDefault="00775C1D" w:rsidP="00775C1D">
            <w:pPr>
              <w:pStyle w:val="ListParagraph"/>
              <w:ind w:left="357"/>
              <w:rPr>
                <w:rStyle w:val="SubtleEmphasis"/>
                <w:rFonts w:ascii="Bell MT" w:hAnsi="Bell MT"/>
                <w:i w:val="0"/>
                <w:iCs w:val="0"/>
                <w:sz w:val="28"/>
                <w:szCs w:val="28"/>
              </w:rPr>
            </w:pPr>
            <w:r w:rsidRPr="001C30C0">
              <w:rPr>
                <w:rStyle w:val="SubtleEmphasis"/>
                <w:rFonts w:ascii="Bell MT" w:hAnsi="Bell MT"/>
                <w:i w:val="0"/>
                <w:iCs w:val="0"/>
                <w:sz w:val="28"/>
                <w:szCs w:val="28"/>
              </w:rPr>
              <w:t>The system redirects the user to the homepage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starts again from event 1).</w:t>
            </w:r>
          </w:p>
          <w:p w14:paraId="3EB15DAC" w14:textId="77777777" w:rsidR="00775C1D" w:rsidRPr="001C30C0" w:rsidRDefault="00775C1D" w:rsidP="00775C1D">
            <w:pPr>
              <w:pStyle w:val="ListParagraph"/>
              <w:numPr>
                <w:ilvl w:val="0"/>
                <w:numId w:val="52"/>
              </w:numPr>
              <w:ind w:left="357" w:hanging="357"/>
              <w:rPr>
                <w:rStyle w:val="SubtleEmphasis"/>
                <w:rFonts w:ascii="Bell MT" w:hAnsi="Bell MT"/>
                <w:i w:val="0"/>
                <w:iCs w:val="0"/>
                <w:sz w:val="28"/>
                <w:szCs w:val="28"/>
              </w:rPr>
            </w:pPr>
            <w:r w:rsidRPr="001C30C0">
              <w:rPr>
                <w:rStyle w:val="SubtleEmphasis"/>
                <w:rFonts w:ascii="Bell MT" w:hAnsi="Bell MT"/>
                <w:i w:val="0"/>
                <w:iCs w:val="0"/>
                <w:sz w:val="28"/>
                <w:szCs w:val="28"/>
              </w:rPr>
              <w:t xml:space="preserve">The user’s GPS is unavailable (case 3.a). </w:t>
            </w:r>
          </w:p>
          <w:p w14:paraId="35636BA6" w14:textId="77777777" w:rsidR="00775C1D" w:rsidRPr="001C30C0" w:rsidRDefault="00775C1D" w:rsidP="00775C1D">
            <w:pPr>
              <w:pStyle w:val="ListParagraph"/>
              <w:ind w:left="357"/>
              <w:rPr>
                <w:rStyle w:val="SubtleEmphasis"/>
                <w:rFonts w:ascii="Bell MT" w:hAnsi="Bell MT"/>
                <w:i w:val="0"/>
                <w:iCs w:val="0"/>
                <w:sz w:val="28"/>
                <w:szCs w:val="28"/>
              </w:rPr>
            </w:pPr>
            <w:r w:rsidRPr="001C30C0">
              <w:rPr>
                <w:rStyle w:val="SubtleEmphasis"/>
                <w:rFonts w:ascii="Bell MT" w:hAnsi="Bell MT"/>
                <w:i w:val="0"/>
                <w:iCs w:val="0"/>
                <w:sz w:val="28"/>
                <w:szCs w:val="28"/>
              </w:rPr>
              <w:t>The system asks the user to insert an address and provides the 10 available stores closest to the user’s address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rFonts w:ascii="Bell MT" w:hAnsi="Bell MT"/>
          <w:sz w:val="28"/>
          <w:szCs w:val="28"/>
        </w:rPr>
      </w:pPr>
    </w:p>
    <w:p w14:paraId="56318933" w14:textId="5300C88E" w:rsidR="00B83466" w:rsidRDefault="00B83466" w:rsidP="00B83466">
      <w:pPr>
        <w:spacing w:line="240" w:lineRule="auto"/>
        <w:rPr>
          <w:rStyle w:val="SubtleEmphasis"/>
          <w:rFonts w:ascii="Bell MT" w:hAnsi="Bell MT"/>
          <w:sz w:val="28"/>
          <w:szCs w:val="28"/>
        </w:rPr>
      </w:pPr>
    </w:p>
    <w:p w14:paraId="601ADA0F" w14:textId="012C4F90" w:rsidR="00B83466" w:rsidRDefault="00B83466" w:rsidP="00B83466">
      <w:pPr>
        <w:spacing w:line="240" w:lineRule="auto"/>
        <w:rPr>
          <w:rStyle w:val="SubtleEmphasis"/>
          <w:rFonts w:ascii="Bell MT" w:hAnsi="Bell MT"/>
          <w:sz w:val="28"/>
          <w:szCs w:val="28"/>
        </w:rPr>
      </w:pPr>
    </w:p>
    <w:p w14:paraId="1BF50030" w14:textId="2114DFBF" w:rsidR="00B83466" w:rsidRDefault="00B83466" w:rsidP="00B83466">
      <w:pPr>
        <w:spacing w:line="240" w:lineRule="auto"/>
        <w:rPr>
          <w:rStyle w:val="SubtleEmphasis"/>
          <w:rFonts w:ascii="Bell MT" w:hAnsi="Bell MT"/>
          <w:sz w:val="28"/>
          <w:szCs w:val="28"/>
        </w:rPr>
      </w:pPr>
    </w:p>
    <w:p w14:paraId="38D86B1B" w14:textId="6191BC4B" w:rsidR="00B83466" w:rsidRDefault="00B83466" w:rsidP="00B83466">
      <w:pPr>
        <w:spacing w:line="240" w:lineRule="auto"/>
        <w:rPr>
          <w:rStyle w:val="SubtleEmphasis"/>
          <w:rFonts w:ascii="Bell MT" w:hAnsi="Bell MT"/>
          <w:sz w:val="28"/>
          <w:szCs w:val="28"/>
        </w:rPr>
      </w:pPr>
    </w:p>
    <w:p w14:paraId="2EF1645C" w14:textId="7DA3F276" w:rsidR="00B83466" w:rsidRDefault="00B83466" w:rsidP="00B83466">
      <w:pPr>
        <w:spacing w:line="240" w:lineRule="auto"/>
        <w:rPr>
          <w:rStyle w:val="SubtleEmphasis"/>
          <w:rFonts w:ascii="Bell MT" w:hAnsi="Bell MT"/>
          <w:sz w:val="28"/>
          <w:szCs w:val="28"/>
        </w:rPr>
      </w:pPr>
    </w:p>
    <w:p w14:paraId="15999F4B" w14:textId="4180AEA0" w:rsidR="00B83466" w:rsidRDefault="00B83466" w:rsidP="00B83466">
      <w:pPr>
        <w:spacing w:line="240" w:lineRule="auto"/>
        <w:rPr>
          <w:rStyle w:val="SubtleEmphasis"/>
          <w:rFonts w:ascii="Bell MT" w:hAnsi="Bell MT"/>
          <w:sz w:val="28"/>
          <w:szCs w:val="28"/>
        </w:rPr>
      </w:pPr>
    </w:p>
    <w:p w14:paraId="00B81AAD" w14:textId="31E41D90" w:rsidR="00B83466" w:rsidRDefault="00B83466" w:rsidP="00B83466">
      <w:pPr>
        <w:spacing w:line="240" w:lineRule="auto"/>
        <w:rPr>
          <w:rStyle w:val="SubtleEmphasis"/>
          <w:rFonts w:ascii="Bell MT" w:hAnsi="Bell MT"/>
          <w:sz w:val="28"/>
          <w:szCs w:val="28"/>
        </w:rPr>
      </w:pPr>
    </w:p>
    <w:p w14:paraId="4118D4A2" w14:textId="4CF0A8E6" w:rsidR="00B83466" w:rsidRDefault="00B83466" w:rsidP="00D01022">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t xml:space="preserve">Suggestion of Alternative </w:t>
      </w:r>
      <w:r w:rsidR="00527327">
        <w:rPr>
          <w:rStyle w:val="SubtleEmphasis"/>
          <w:rFonts w:ascii="Bell MT" w:hAnsi="Bell MT"/>
          <w:sz w:val="28"/>
          <w:szCs w:val="28"/>
        </w:rPr>
        <w:t xml:space="preserve">Time </w:t>
      </w:r>
      <w:r>
        <w:rPr>
          <w:rStyle w:val="SubtleEmphasis"/>
          <w:rFonts w:ascii="Bell MT" w:hAnsi="Bell MT"/>
          <w:sz w:val="28"/>
          <w:szCs w:val="28"/>
        </w:rPr>
        <w:t>Slots</w:t>
      </w:r>
      <w:r w:rsidR="001C2511">
        <w:rPr>
          <w:rStyle w:val="SubtleEmphasis"/>
          <w:rFonts w:ascii="Bell MT" w:hAnsi="Bell MT"/>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0C16FE7B"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798E2926" w14:textId="77777777" w:rsidR="00775C1D" w:rsidRPr="00923D58"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36DF95A6" w14:textId="77777777" w:rsidR="00775C1D" w:rsidRPr="009D5178"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store: case 3.b).</w:t>
            </w:r>
          </w:p>
          <w:p w14:paraId="3A7CC8DD" w14:textId="77777777" w:rsidR="00775C1D"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The user remains inactive for 30 seconds.</w:t>
            </w:r>
          </w:p>
          <w:p w14:paraId="60328BAB" w14:textId="77777777" w:rsidR="00775C1D" w:rsidRPr="009D5178"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notifies to the user the possibility to check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w:t>
            </w:r>
          </w:p>
          <w:p w14:paraId="0E25009B" w14:textId="77777777" w:rsidR="00775C1D"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The user clicks</w:t>
            </w:r>
            <w:r>
              <w:rPr>
                <w:rStyle w:val="SubtleEmphasis"/>
                <w:rFonts w:ascii="Bell MT" w:hAnsi="Bell MT"/>
                <w:sz w:val="28"/>
                <w:szCs w:val="28"/>
              </w:rPr>
              <w:t xml:space="preserve"> </w:t>
            </w:r>
            <w:r>
              <w:rPr>
                <w:rStyle w:val="SubtleEmphasis"/>
                <w:rFonts w:ascii="Bell MT" w:hAnsi="Bell MT"/>
                <w:i w:val="0"/>
                <w:iCs w:val="0"/>
                <w:sz w:val="28"/>
                <w:szCs w:val="28"/>
              </w:rPr>
              <w:t>on the received notification.</w:t>
            </w:r>
          </w:p>
          <w:p w14:paraId="3C94F9D9" w14:textId="77777777" w:rsidR="00775C1D" w:rsidRPr="005C2BF6" w:rsidRDefault="00775C1D" w:rsidP="00775C1D">
            <w:pPr>
              <w:pStyle w:val="ListParagraph"/>
              <w:numPr>
                <w:ilvl w:val="0"/>
                <w:numId w:val="48"/>
              </w:numPr>
              <w:rPr>
                <w:rStyle w:val="SubtleEmphasis"/>
                <w:rFonts w:ascii="Bell MT" w:hAnsi="Bell MT"/>
                <w:i w:val="0"/>
                <w:iCs w:val="0"/>
                <w:sz w:val="28"/>
                <w:szCs w:val="28"/>
              </w:rPr>
            </w:pPr>
            <w:r>
              <w:rPr>
                <w:rStyle w:val="SubtleEmphasis"/>
                <w:rFonts w:ascii="Bell MT" w:hAnsi="Bell MT"/>
                <w:i w:val="0"/>
                <w:iCs w:val="0"/>
                <w:sz w:val="28"/>
                <w:szCs w:val="28"/>
              </w:rPr>
              <w:t xml:space="preserve">The system provides to the user a list of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5A84592C"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user successfully receives the list of </w:t>
            </w:r>
            <w:r w:rsidRPr="009D5178">
              <w:rPr>
                <w:rStyle w:val="SubtleEmphasis"/>
                <w:rFonts w:ascii="Bell MT" w:hAnsi="Bell MT"/>
                <w:i w:val="0"/>
                <w:iCs w:val="0"/>
                <w:sz w:val="28"/>
                <w:szCs w:val="28"/>
              </w:rPr>
              <w:t>available time slots</w:t>
            </w:r>
            <w:r>
              <w:rPr>
                <w:rStyle w:val="SubtleEmphasis"/>
                <w:rFonts w:ascii="Bell MT" w:hAnsi="Bell MT"/>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350B69BE" w14:textId="77777777" w:rsidR="00775C1D" w:rsidRDefault="00775C1D" w:rsidP="00775C1D">
            <w:pPr>
              <w:pStyle w:val="ListParagraph"/>
              <w:numPr>
                <w:ilvl w:val="0"/>
                <w:numId w:val="54"/>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selects a provided time slot without being inactive 30 seconds.</w:t>
            </w:r>
          </w:p>
          <w:p w14:paraId="11E47685" w14:textId="77777777" w:rsidR="00775C1D"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p>
          <w:p w14:paraId="04A3844B" w14:textId="77777777" w:rsidR="00775C1D" w:rsidRDefault="00775C1D" w:rsidP="00775C1D">
            <w:pPr>
              <w:pStyle w:val="ListParagraph"/>
              <w:numPr>
                <w:ilvl w:val="0"/>
                <w:numId w:val="54"/>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click on the notification.</w:t>
            </w:r>
          </w:p>
          <w:p w14:paraId="1016D8A9" w14:textId="77777777" w:rsidR="00775C1D" w:rsidRPr="006A4109" w:rsidRDefault="00775C1D" w:rsidP="00775C1D">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user can select only the initial provided time slots (the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p>
        </w:tc>
      </w:tr>
    </w:tbl>
    <w:p w14:paraId="75693193" w14:textId="43F96C5A" w:rsidR="0084516D" w:rsidRDefault="0084516D" w:rsidP="0084516D">
      <w:pPr>
        <w:spacing w:line="240" w:lineRule="auto"/>
        <w:rPr>
          <w:rStyle w:val="SubtleEmphasis"/>
          <w:rFonts w:ascii="Bell MT" w:hAnsi="Bell MT"/>
          <w:sz w:val="28"/>
          <w:szCs w:val="28"/>
        </w:rPr>
      </w:pPr>
    </w:p>
    <w:p w14:paraId="52BE9083" w14:textId="73BAC6EE" w:rsidR="0084516D" w:rsidRDefault="0084516D" w:rsidP="0084516D">
      <w:pPr>
        <w:spacing w:line="240" w:lineRule="auto"/>
        <w:rPr>
          <w:rStyle w:val="SubtleEmphasis"/>
          <w:rFonts w:ascii="Bell MT" w:hAnsi="Bell MT"/>
          <w:sz w:val="28"/>
          <w:szCs w:val="28"/>
        </w:rPr>
      </w:pPr>
    </w:p>
    <w:p w14:paraId="5F6E9464" w14:textId="303FAAF4" w:rsidR="0084516D" w:rsidRDefault="0084516D" w:rsidP="0084516D">
      <w:pPr>
        <w:spacing w:line="240" w:lineRule="auto"/>
        <w:rPr>
          <w:rStyle w:val="SubtleEmphasis"/>
          <w:rFonts w:ascii="Bell MT" w:hAnsi="Bell MT"/>
          <w:sz w:val="28"/>
          <w:szCs w:val="28"/>
        </w:rPr>
      </w:pPr>
    </w:p>
    <w:p w14:paraId="158E1854" w14:textId="0747FF26" w:rsidR="0084516D" w:rsidRDefault="0084516D" w:rsidP="0084516D">
      <w:pPr>
        <w:spacing w:line="240" w:lineRule="auto"/>
        <w:rPr>
          <w:rStyle w:val="SubtleEmphasis"/>
          <w:rFonts w:ascii="Bell MT" w:hAnsi="Bell MT"/>
          <w:sz w:val="28"/>
          <w:szCs w:val="28"/>
        </w:rPr>
      </w:pPr>
    </w:p>
    <w:p w14:paraId="701403DB" w14:textId="4AE4EB75" w:rsidR="0084516D" w:rsidRDefault="0084516D" w:rsidP="0084516D">
      <w:pPr>
        <w:spacing w:line="240" w:lineRule="auto"/>
        <w:rPr>
          <w:rStyle w:val="SubtleEmphasis"/>
          <w:rFonts w:ascii="Bell MT" w:hAnsi="Bell MT"/>
          <w:sz w:val="28"/>
          <w:szCs w:val="28"/>
        </w:rPr>
      </w:pPr>
    </w:p>
    <w:p w14:paraId="4B29CDEE" w14:textId="1DCE08EB" w:rsidR="0084516D" w:rsidRDefault="0084516D" w:rsidP="0084516D">
      <w:pPr>
        <w:spacing w:line="240" w:lineRule="auto"/>
        <w:rPr>
          <w:rStyle w:val="SubtleEmphasis"/>
          <w:rFonts w:ascii="Bell MT" w:hAnsi="Bell MT"/>
          <w:sz w:val="28"/>
          <w:szCs w:val="28"/>
        </w:rPr>
      </w:pPr>
    </w:p>
    <w:p w14:paraId="0438D09A" w14:textId="12A76463" w:rsidR="0084516D" w:rsidRDefault="0084516D" w:rsidP="0084516D">
      <w:pPr>
        <w:spacing w:line="240" w:lineRule="auto"/>
        <w:rPr>
          <w:rStyle w:val="SubtleEmphasis"/>
          <w:rFonts w:ascii="Bell MT" w:hAnsi="Bell MT"/>
          <w:sz w:val="28"/>
          <w:szCs w:val="28"/>
        </w:rPr>
      </w:pPr>
    </w:p>
    <w:p w14:paraId="3AC2E589" w14:textId="61EC7BC1" w:rsidR="0084516D" w:rsidRDefault="0084516D" w:rsidP="0084516D">
      <w:pPr>
        <w:spacing w:line="240" w:lineRule="auto"/>
        <w:rPr>
          <w:rStyle w:val="SubtleEmphasis"/>
          <w:rFonts w:ascii="Bell MT" w:hAnsi="Bell MT"/>
          <w:sz w:val="28"/>
          <w:szCs w:val="28"/>
        </w:rPr>
      </w:pPr>
    </w:p>
    <w:p w14:paraId="485483CA" w14:textId="6D50ACB4" w:rsidR="0084516D" w:rsidRDefault="0084516D" w:rsidP="0084516D">
      <w:pPr>
        <w:spacing w:line="240" w:lineRule="auto"/>
        <w:rPr>
          <w:rStyle w:val="SubtleEmphasis"/>
          <w:rFonts w:ascii="Bell MT" w:hAnsi="Bell MT"/>
          <w:sz w:val="28"/>
          <w:szCs w:val="28"/>
        </w:rPr>
      </w:pPr>
    </w:p>
    <w:p w14:paraId="4AFE6ACE" w14:textId="1D542C97" w:rsidR="0084516D" w:rsidRDefault="0084516D" w:rsidP="0084516D">
      <w:pPr>
        <w:spacing w:line="240" w:lineRule="auto"/>
        <w:rPr>
          <w:rStyle w:val="SubtleEmphasis"/>
          <w:rFonts w:ascii="Bell MT" w:hAnsi="Bell MT"/>
          <w:sz w:val="28"/>
          <w:szCs w:val="28"/>
        </w:rPr>
      </w:pPr>
    </w:p>
    <w:p w14:paraId="413F68D5" w14:textId="38A59443" w:rsidR="0084516D" w:rsidRDefault="0084516D" w:rsidP="0084516D">
      <w:pPr>
        <w:spacing w:line="240" w:lineRule="auto"/>
        <w:rPr>
          <w:rStyle w:val="SubtleEmphasis"/>
          <w:rFonts w:ascii="Bell MT" w:hAnsi="Bell MT"/>
          <w:sz w:val="28"/>
          <w:szCs w:val="28"/>
        </w:rPr>
      </w:pPr>
    </w:p>
    <w:p w14:paraId="4335A2DC" w14:textId="77777777" w:rsidR="0084516D" w:rsidRPr="0084516D" w:rsidRDefault="0084516D" w:rsidP="00B920D4">
      <w:pPr>
        <w:spacing w:line="240" w:lineRule="auto"/>
        <w:rPr>
          <w:rStyle w:val="SubtleEmphasis"/>
          <w:rFonts w:ascii="Bell MT" w:hAnsi="Bell MT"/>
          <w:sz w:val="28"/>
          <w:szCs w:val="28"/>
        </w:rPr>
      </w:pPr>
    </w:p>
    <w:p w14:paraId="2EFA11F3" w14:textId="1D8B1328" w:rsidR="00FD69AF" w:rsidRDefault="00FD69AF" w:rsidP="00FD69AF">
      <w:pPr>
        <w:spacing w:line="240" w:lineRule="auto"/>
        <w:rPr>
          <w:rStyle w:val="SubtleEmphasis"/>
          <w:rFonts w:ascii="Bell MT" w:hAnsi="Bell MT"/>
          <w:sz w:val="28"/>
          <w:szCs w:val="28"/>
        </w:rPr>
      </w:pPr>
    </w:p>
    <w:p w14:paraId="7B6AA212" w14:textId="44D883C0" w:rsidR="00FD69AF" w:rsidRDefault="00FD69AF" w:rsidP="00FD69AF">
      <w:pPr>
        <w:spacing w:line="240" w:lineRule="auto"/>
        <w:rPr>
          <w:rStyle w:val="SubtleEmphasis"/>
          <w:rFonts w:ascii="Bell MT" w:hAnsi="Bell MT"/>
          <w:sz w:val="28"/>
          <w:szCs w:val="28"/>
        </w:rPr>
      </w:pPr>
    </w:p>
    <w:p w14:paraId="4143364A" w14:textId="2D54A97C" w:rsidR="001C30C0" w:rsidRDefault="001C30C0" w:rsidP="00FD69AF">
      <w:pPr>
        <w:spacing w:line="240" w:lineRule="auto"/>
        <w:rPr>
          <w:rStyle w:val="SubtleEmphasis"/>
          <w:rFonts w:ascii="Bell MT" w:hAnsi="Bell MT"/>
          <w:sz w:val="28"/>
          <w:szCs w:val="28"/>
        </w:rPr>
      </w:pPr>
    </w:p>
    <w:p w14:paraId="23F6C594" w14:textId="77777777" w:rsidR="001C30C0" w:rsidRDefault="001C30C0">
      <w:pPr>
        <w:rPr>
          <w:rStyle w:val="SubtleEmphasis"/>
          <w:rFonts w:ascii="Bell MT" w:hAnsi="Bell MT"/>
          <w:sz w:val="28"/>
          <w:szCs w:val="28"/>
        </w:rPr>
      </w:pPr>
      <w:r>
        <w:rPr>
          <w:rStyle w:val="SubtleEmphasis"/>
          <w:rFonts w:ascii="Bell MT" w:hAnsi="Bell MT"/>
          <w:sz w:val="28"/>
          <w:szCs w:val="28"/>
        </w:rPr>
        <w:br w:type="page"/>
      </w:r>
    </w:p>
    <w:p w14:paraId="7351D658" w14:textId="27FE08C3" w:rsidR="0084516D" w:rsidRDefault="0084516D">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Su</w:t>
      </w:r>
      <w:r w:rsidR="00527327">
        <w:rPr>
          <w:rStyle w:val="SubtleEmphasis"/>
          <w:rFonts w:ascii="Bell MT" w:hAnsi="Bell MT"/>
          <w:sz w:val="28"/>
          <w:szCs w:val="28"/>
        </w:rPr>
        <w:t>gg</w:t>
      </w:r>
      <w:r>
        <w:rPr>
          <w:rStyle w:val="SubtleEmphasis"/>
          <w:rFonts w:ascii="Bell MT" w:hAnsi="Bell MT"/>
          <w:sz w:val="28"/>
          <w:szCs w:val="28"/>
        </w:rPr>
        <w:t xml:space="preserve">estion of Alternative </w:t>
      </w:r>
      <w:r w:rsidR="00527327">
        <w:rPr>
          <w:rStyle w:val="SubtleEmphasis"/>
          <w:rFonts w:ascii="Bell MT" w:hAnsi="Bell MT"/>
          <w:sz w:val="28"/>
          <w:szCs w:val="28"/>
        </w:rPr>
        <w:t>Stores</w:t>
      </w:r>
      <w:r w:rsidR="001C2511">
        <w:rPr>
          <w:rStyle w:val="SubtleEmphasis"/>
          <w:rFonts w:ascii="Bell MT" w:hAnsi="Bell MT"/>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162FAE14" w14:textId="77777777" w:rsidR="000A111F" w:rsidRPr="00923D58" w:rsidRDefault="000A111F" w:rsidP="000A111F">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332C46BB" w14:textId="77777777" w:rsidR="000A111F" w:rsidRPr="00923D58" w:rsidRDefault="000A111F" w:rsidP="000A111F">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6E1777A2" w14:textId="77777777" w:rsidR="000A111F"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time slot: case 3.a).</w:t>
            </w:r>
          </w:p>
          <w:p w14:paraId="15556D27" w14:textId="77777777" w:rsidR="000A111F" w:rsidRPr="00664977"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user remains inactive for 30 seconds.</w:t>
            </w:r>
          </w:p>
          <w:p w14:paraId="094928D8" w14:textId="77777777" w:rsidR="000A111F"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system notifies to the user the possibility to lookup further available stores for the selected time slot.</w:t>
            </w:r>
          </w:p>
          <w:p w14:paraId="56B0985F" w14:textId="77777777" w:rsidR="000A111F"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user clicks on the received notification.</w:t>
            </w:r>
          </w:p>
          <w:p w14:paraId="4FD24D4D" w14:textId="77777777" w:rsidR="000A111F" w:rsidRPr="005C2BF6" w:rsidRDefault="000A111F" w:rsidP="000A111F">
            <w:pPr>
              <w:pStyle w:val="ListParagraph"/>
              <w:numPr>
                <w:ilvl w:val="0"/>
                <w:numId w:val="59"/>
              </w:numPr>
              <w:rPr>
                <w:rStyle w:val="SubtleEmphasis"/>
                <w:rFonts w:ascii="Bell MT" w:hAnsi="Bell MT"/>
                <w:i w:val="0"/>
                <w:iCs w:val="0"/>
                <w:sz w:val="28"/>
                <w:szCs w:val="28"/>
              </w:rPr>
            </w:pPr>
            <w:r>
              <w:rPr>
                <w:rStyle w:val="SubtleEmphasis"/>
                <w:rFonts w:ascii="Bell MT" w:hAnsi="Bell MT"/>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5080B085" w14:textId="77777777" w:rsidR="000A111F" w:rsidRPr="006B5465" w:rsidRDefault="000A111F" w:rsidP="000A111F">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653220CD" w14:textId="77777777" w:rsidR="000A111F" w:rsidRDefault="000A111F" w:rsidP="000A111F">
            <w:pPr>
              <w:pStyle w:val="ListParagraph"/>
              <w:numPr>
                <w:ilvl w:val="0"/>
                <w:numId w:val="60"/>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selects a provided store without being inactive 30 seconds.</w:t>
            </w:r>
          </w:p>
          <w:p w14:paraId="4F214C03" w14:textId="77777777" w:rsidR="000A111F" w:rsidRDefault="000A111F" w:rsidP="000A111F">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p>
          <w:p w14:paraId="4B6DEC60" w14:textId="77777777" w:rsidR="000A111F" w:rsidRDefault="000A111F" w:rsidP="000A111F">
            <w:pPr>
              <w:pStyle w:val="ListParagraph"/>
              <w:numPr>
                <w:ilvl w:val="0"/>
                <w:numId w:val="60"/>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click on the notification.</w:t>
            </w:r>
          </w:p>
          <w:p w14:paraId="5311FE2F" w14:textId="77777777" w:rsidR="000A111F" w:rsidRDefault="000A111F" w:rsidP="000A111F">
            <w:pPr>
              <w:pStyle w:val="ListParagraph"/>
              <w:ind w:left="357"/>
              <w:rPr>
                <w:rStyle w:val="SubtleEmphasis"/>
                <w:rFonts w:ascii="Bell MT" w:hAnsi="Bell MT"/>
                <w:i w:val="0"/>
                <w:iCs w:val="0"/>
                <w:sz w:val="28"/>
                <w:szCs w:val="28"/>
              </w:rPr>
            </w:pPr>
            <w:r>
              <w:rPr>
                <w:rStyle w:val="SubtleEmphasis"/>
                <w:rFonts w:ascii="Bell MT" w:hAnsi="Bell MT"/>
                <w:i w:val="0"/>
                <w:iCs w:val="0"/>
                <w:sz w:val="28"/>
                <w:szCs w:val="28"/>
              </w:rPr>
              <w:t xml:space="preserve">The user can select only the initial provided stores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p>
          <w:p w14:paraId="74512CB5" w14:textId="77777777" w:rsidR="000A111F" w:rsidRPr="006C6F3F" w:rsidRDefault="000A111F" w:rsidP="000A111F">
            <w:pPr>
              <w:rPr>
                <w:rStyle w:val="SubtleEmphasis"/>
                <w:rFonts w:ascii="Bell MT" w:hAnsi="Bell MT"/>
                <w:i w:val="0"/>
                <w:iCs w:val="0"/>
                <w:sz w:val="28"/>
                <w:szCs w:val="28"/>
              </w:rPr>
            </w:pPr>
          </w:p>
        </w:tc>
      </w:tr>
    </w:tbl>
    <w:p w14:paraId="57A2D9C9" w14:textId="7A3B5F6E" w:rsidR="000A111F" w:rsidRDefault="000A111F" w:rsidP="000A111F">
      <w:pPr>
        <w:spacing w:line="240" w:lineRule="auto"/>
        <w:rPr>
          <w:rStyle w:val="SubtleEmphasis"/>
          <w:rFonts w:ascii="Bell MT" w:hAnsi="Bell MT"/>
          <w:sz w:val="28"/>
          <w:szCs w:val="28"/>
        </w:rPr>
      </w:pPr>
    </w:p>
    <w:p w14:paraId="52C8E670" w14:textId="003D2AB0" w:rsidR="000A111F" w:rsidRDefault="000A111F" w:rsidP="000A111F">
      <w:pPr>
        <w:spacing w:line="240" w:lineRule="auto"/>
        <w:rPr>
          <w:rStyle w:val="SubtleEmphasis"/>
          <w:rFonts w:ascii="Bell MT" w:hAnsi="Bell MT"/>
          <w:sz w:val="28"/>
          <w:szCs w:val="28"/>
        </w:rPr>
      </w:pPr>
    </w:p>
    <w:p w14:paraId="459B46CD" w14:textId="70F80E66" w:rsidR="000A111F" w:rsidRDefault="000A111F" w:rsidP="000A111F">
      <w:pPr>
        <w:spacing w:line="240" w:lineRule="auto"/>
        <w:rPr>
          <w:rStyle w:val="SubtleEmphasis"/>
          <w:rFonts w:ascii="Bell MT" w:hAnsi="Bell MT"/>
          <w:sz w:val="28"/>
          <w:szCs w:val="28"/>
        </w:rPr>
      </w:pPr>
    </w:p>
    <w:p w14:paraId="774D44CE" w14:textId="6A558673" w:rsidR="000A111F" w:rsidRDefault="000A111F" w:rsidP="000A111F">
      <w:pPr>
        <w:spacing w:line="240" w:lineRule="auto"/>
        <w:rPr>
          <w:rStyle w:val="SubtleEmphasis"/>
          <w:rFonts w:ascii="Bell MT" w:hAnsi="Bell MT"/>
          <w:sz w:val="28"/>
          <w:szCs w:val="28"/>
        </w:rPr>
      </w:pPr>
    </w:p>
    <w:p w14:paraId="6E13CE1B" w14:textId="08D6C3F8" w:rsidR="000A111F" w:rsidRDefault="000A111F" w:rsidP="000A111F">
      <w:pPr>
        <w:spacing w:line="240" w:lineRule="auto"/>
        <w:rPr>
          <w:rStyle w:val="SubtleEmphasis"/>
          <w:rFonts w:ascii="Bell MT" w:hAnsi="Bell MT"/>
          <w:sz w:val="28"/>
          <w:szCs w:val="28"/>
        </w:rPr>
      </w:pPr>
    </w:p>
    <w:p w14:paraId="3228B2C6" w14:textId="5E5F19D0" w:rsidR="000A111F" w:rsidRDefault="000A111F" w:rsidP="000A111F">
      <w:pPr>
        <w:spacing w:line="240" w:lineRule="auto"/>
        <w:rPr>
          <w:rStyle w:val="SubtleEmphasis"/>
          <w:rFonts w:ascii="Bell MT" w:hAnsi="Bell MT"/>
          <w:sz w:val="28"/>
          <w:szCs w:val="28"/>
        </w:rPr>
      </w:pPr>
    </w:p>
    <w:p w14:paraId="016E3023" w14:textId="7B394D95" w:rsidR="000A111F" w:rsidRDefault="000A111F" w:rsidP="000A111F">
      <w:pPr>
        <w:spacing w:line="240" w:lineRule="auto"/>
        <w:rPr>
          <w:rStyle w:val="SubtleEmphasis"/>
          <w:rFonts w:ascii="Bell MT" w:hAnsi="Bell MT"/>
          <w:sz w:val="28"/>
          <w:szCs w:val="28"/>
        </w:rPr>
      </w:pPr>
    </w:p>
    <w:p w14:paraId="60624709" w14:textId="354C1E07" w:rsidR="000A111F" w:rsidRDefault="000A111F" w:rsidP="000A111F">
      <w:pPr>
        <w:spacing w:line="240" w:lineRule="auto"/>
        <w:rPr>
          <w:rStyle w:val="SubtleEmphasis"/>
          <w:rFonts w:ascii="Bell MT" w:hAnsi="Bell MT"/>
          <w:sz w:val="28"/>
          <w:szCs w:val="28"/>
        </w:rPr>
      </w:pPr>
    </w:p>
    <w:p w14:paraId="4428D2C0" w14:textId="6D29F247" w:rsidR="000A111F" w:rsidRDefault="000A111F" w:rsidP="000A111F">
      <w:pPr>
        <w:spacing w:line="240" w:lineRule="auto"/>
        <w:rPr>
          <w:rStyle w:val="SubtleEmphasis"/>
          <w:rFonts w:ascii="Bell MT" w:hAnsi="Bell MT"/>
          <w:sz w:val="28"/>
          <w:szCs w:val="28"/>
        </w:rPr>
      </w:pPr>
    </w:p>
    <w:p w14:paraId="7D408886" w14:textId="2FC26AE7" w:rsidR="000A111F" w:rsidRDefault="000A111F" w:rsidP="000A111F">
      <w:pPr>
        <w:spacing w:line="240" w:lineRule="auto"/>
        <w:rPr>
          <w:rStyle w:val="SubtleEmphasis"/>
          <w:rFonts w:ascii="Bell MT" w:hAnsi="Bell MT"/>
          <w:sz w:val="28"/>
          <w:szCs w:val="28"/>
        </w:rPr>
      </w:pPr>
    </w:p>
    <w:p w14:paraId="508BDAE3" w14:textId="20590E6F" w:rsidR="000A111F" w:rsidRDefault="000A111F" w:rsidP="000A111F">
      <w:pPr>
        <w:spacing w:line="240" w:lineRule="auto"/>
        <w:rPr>
          <w:rStyle w:val="SubtleEmphasis"/>
          <w:rFonts w:ascii="Bell MT" w:hAnsi="Bell MT"/>
          <w:sz w:val="28"/>
          <w:szCs w:val="28"/>
        </w:rPr>
      </w:pPr>
    </w:p>
    <w:p w14:paraId="138B753E" w14:textId="681D98D9" w:rsidR="000A111F" w:rsidRDefault="000A111F" w:rsidP="000A111F">
      <w:pPr>
        <w:spacing w:line="240" w:lineRule="auto"/>
        <w:rPr>
          <w:rStyle w:val="SubtleEmphasis"/>
          <w:rFonts w:ascii="Bell MT" w:hAnsi="Bell MT"/>
          <w:sz w:val="28"/>
          <w:szCs w:val="28"/>
        </w:rPr>
      </w:pPr>
    </w:p>
    <w:p w14:paraId="527DA80E" w14:textId="39A4F827" w:rsidR="000A111F" w:rsidRDefault="000A111F" w:rsidP="000A111F">
      <w:pPr>
        <w:spacing w:line="240" w:lineRule="auto"/>
        <w:rPr>
          <w:rStyle w:val="SubtleEmphasis"/>
          <w:rFonts w:ascii="Bell MT" w:hAnsi="Bell MT"/>
          <w:sz w:val="28"/>
          <w:szCs w:val="28"/>
        </w:rPr>
      </w:pPr>
    </w:p>
    <w:p w14:paraId="08D0CC8F" w14:textId="4D443C00" w:rsidR="000A111F" w:rsidRDefault="000A111F" w:rsidP="000A111F">
      <w:pPr>
        <w:spacing w:line="240" w:lineRule="auto"/>
        <w:rPr>
          <w:rStyle w:val="SubtleEmphasis"/>
          <w:rFonts w:ascii="Bell MT" w:hAnsi="Bell MT"/>
          <w:sz w:val="28"/>
          <w:szCs w:val="28"/>
        </w:rPr>
      </w:pPr>
    </w:p>
    <w:p w14:paraId="4DBEB2BA" w14:textId="27DB6489" w:rsidR="000A111F" w:rsidRDefault="000A111F" w:rsidP="000A111F">
      <w:pPr>
        <w:spacing w:line="240" w:lineRule="auto"/>
        <w:rPr>
          <w:rStyle w:val="SubtleEmphasis"/>
          <w:rFonts w:ascii="Bell MT" w:hAnsi="Bell MT"/>
          <w:sz w:val="28"/>
          <w:szCs w:val="28"/>
        </w:rPr>
      </w:pPr>
    </w:p>
    <w:p w14:paraId="26ACA2E1" w14:textId="47F153AD" w:rsidR="000A111F" w:rsidRDefault="000A111F" w:rsidP="000A111F">
      <w:pPr>
        <w:spacing w:line="240" w:lineRule="auto"/>
        <w:rPr>
          <w:rStyle w:val="SubtleEmphasis"/>
          <w:rFonts w:ascii="Bell MT" w:hAnsi="Bell MT"/>
          <w:sz w:val="28"/>
          <w:szCs w:val="28"/>
        </w:rPr>
      </w:pPr>
    </w:p>
    <w:p w14:paraId="1023E7B2" w14:textId="4C7C54F4" w:rsidR="000A111F" w:rsidRDefault="000A111F" w:rsidP="000A111F">
      <w:pPr>
        <w:spacing w:line="240" w:lineRule="auto"/>
        <w:rPr>
          <w:rStyle w:val="SubtleEmphasis"/>
          <w:rFonts w:ascii="Bell MT" w:hAnsi="Bell MT"/>
          <w:sz w:val="28"/>
          <w:szCs w:val="28"/>
        </w:rPr>
      </w:pPr>
    </w:p>
    <w:p w14:paraId="58D404CF" w14:textId="58C94FD1" w:rsidR="000A111F" w:rsidRDefault="000A111F" w:rsidP="000A111F">
      <w:pPr>
        <w:spacing w:line="240" w:lineRule="auto"/>
        <w:rPr>
          <w:rStyle w:val="SubtleEmphasis"/>
          <w:rFonts w:ascii="Bell MT" w:hAnsi="Bell MT"/>
          <w:sz w:val="28"/>
          <w:szCs w:val="28"/>
        </w:rPr>
      </w:pPr>
    </w:p>
    <w:p w14:paraId="3E07DDDE" w14:textId="4ED7586D" w:rsidR="000A111F" w:rsidRDefault="000A111F" w:rsidP="000A111F">
      <w:pPr>
        <w:spacing w:line="240" w:lineRule="auto"/>
        <w:rPr>
          <w:rStyle w:val="SubtleEmphasis"/>
          <w:rFonts w:ascii="Bell MT" w:hAnsi="Bell MT"/>
          <w:sz w:val="28"/>
          <w:szCs w:val="28"/>
        </w:rPr>
      </w:pPr>
    </w:p>
    <w:p w14:paraId="36683214" w14:textId="5655F2FE" w:rsidR="000A111F" w:rsidRDefault="000A111F" w:rsidP="000A111F">
      <w:pPr>
        <w:spacing w:line="240" w:lineRule="auto"/>
        <w:rPr>
          <w:rStyle w:val="SubtleEmphasis"/>
          <w:rFonts w:ascii="Bell MT" w:hAnsi="Bell MT"/>
          <w:sz w:val="28"/>
          <w:szCs w:val="28"/>
        </w:rPr>
      </w:pPr>
    </w:p>
    <w:p w14:paraId="3A57F049" w14:textId="5AA9FD94" w:rsidR="000A111F" w:rsidRDefault="000A111F" w:rsidP="000A111F">
      <w:pPr>
        <w:spacing w:line="240" w:lineRule="auto"/>
        <w:rPr>
          <w:rStyle w:val="SubtleEmphasis"/>
          <w:rFonts w:ascii="Bell MT" w:hAnsi="Bell MT"/>
          <w:sz w:val="28"/>
          <w:szCs w:val="28"/>
        </w:rPr>
      </w:pPr>
    </w:p>
    <w:p w14:paraId="46720788" w14:textId="1F97D469" w:rsidR="000A111F" w:rsidRDefault="000A111F" w:rsidP="000A111F">
      <w:pPr>
        <w:spacing w:line="240" w:lineRule="auto"/>
        <w:rPr>
          <w:rStyle w:val="SubtleEmphasis"/>
          <w:rFonts w:ascii="Bell MT" w:hAnsi="Bell MT"/>
          <w:sz w:val="28"/>
          <w:szCs w:val="28"/>
        </w:rPr>
      </w:pPr>
    </w:p>
    <w:p w14:paraId="1EBC781E" w14:textId="3F58E4AD" w:rsidR="000A111F" w:rsidRDefault="000A111F" w:rsidP="000A111F">
      <w:pPr>
        <w:spacing w:line="240" w:lineRule="auto"/>
        <w:rPr>
          <w:rStyle w:val="SubtleEmphasis"/>
          <w:rFonts w:ascii="Bell MT" w:hAnsi="Bell MT"/>
          <w:sz w:val="28"/>
          <w:szCs w:val="28"/>
        </w:rPr>
      </w:pPr>
    </w:p>
    <w:p w14:paraId="50498927" w14:textId="301F81DF" w:rsidR="000A111F" w:rsidRDefault="000A111F" w:rsidP="000A111F">
      <w:pPr>
        <w:spacing w:line="240" w:lineRule="auto"/>
        <w:rPr>
          <w:rStyle w:val="SubtleEmphasis"/>
          <w:rFonts w:ascii="Bell MT" w:hAnsi="Bell MT"/>
          <w:sz w:val="28"/>
          <w:szCs w:val="28"/>
        </w:rPr>
      </w:pPr>
    </w:p>
    <w:p w14:paraId="43C626A5" w14:textId="77777777" w:rsidR="000A111F" w:rsidRPr="00D01022" w:rsidRDefault="000A111F" w:rsidP="00D01022">
      <w:pPr>
        <w:spacing w:line="240" w:lineRule="auto"/>
        <w:rPr>
          <w:rStyle w:val="SubtleEmphasis"/>
          <w:rFonts w:ascii="Bell MT" w:hAnsi="Bell MT"/>
          <w:sz w:val="28"/>
          <w:szCs w:val="28"/>
        </w:rPr>
      </w:pPr>
    </w:p>
    <w:p w14:paraId="05AF0FCE" w14:textId="4F840AFB" w:rsidR="000A111F" w:rsidRDefault="000A111F">
      <w:pPr>
        <w:pStyle w:val="ListParagraph"/>
        <w:numPr>
          <w:ilvl w:val="0"/>
          <w:numId w:val="42"/>
        </w:numPr>
        <w:spacing w:line="240" w:lineRule="auto"/>
        <w:rPr>
          <w:rStyle w:val="SubtleEmphasis"/>
          <w:rFonts w:ascii="Bell MT" w:hAnsi="Bell MT"/>
          <w:sz w:val="28"/>
          <w:szCs w:val="28"/>
        </w:rPr>
      </w:pPr>
      <w:commentRangeStart w:id="87"/>
      <w:r>
        <w:rPr>
          <w:rStyle w:val="SubtleEmphasis"/>
          <w:rFonts w:ascii="Bell MT" w:hAnsi="Bell MT"/>
          <w:sz w:val="28"/>
          <w:szCs w:val="28"/>
        </w:rPr>
        <w:lastRenderedPageBreak/>
        <w:t>Enter/Exit Store</w:t>
      </w:r>
      <w:commentRangeEnd w:id="87"/>
      <w:r>
        <w:rPr>
          <w:rStyle w:val="CommentReference"/>
        </w:rPr>
        <w:commentReference w:id="87"/>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Actors</w:t>
            </w:r>
          </w:p>
        </w:tc>
        <w:tc>
          <w:tcPr>
            <w:tcW w:w="6815" w:type="dxa"/>
          </w:tcPr>
          <w:p w14:paraId="7A0DEEBC" w14:textId="77777777" w:rsidR="000A111F" w:rsidRPr="00631266" w:rsidRDefault="000A111F" w:rsidP="000A111F">
            <w:pPr>
              <w:pStyle w:val="ListParagraph"/>
              <w:ind w:left="0"/>
              <w:rPr>
                <w:rStyle w:val="SubtleEmphasis"/>
                <w:rFonts w:ascii="Bell MT" w:hAnsi="Bell MT"/>
                <w:i w:val="0"/>
                <w:iCs w:val="0"/>
                <w:sz w:val="28"/>
                <w:szCs w:val="28"/>
              </w:rPr>
            </w:pPr>
            <w:r w:rsidRPr="00631266">
              <w:rPr>
                <w:rStyle w:val="SubtleEmphasis"/>
                <w:rFonts w:ascii="Bell MT" w:hAnsi="Bell MT"/>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Entry condition</w:t>
            </w:r>
          </w:p>
        </w:tc>
        <w:tc>
          <w:tcPr>
            <w:tcW w:w="6815" w:type="dxa"/>
          </w:tcPr>
          <w:p w14:paraId="28C57B8A" w14:textId="77777777" w:rsidR="000A111F" w:rsidRPr="00631266" w:rsidRDefault="000A111F" w:rsidP="000A111F">
            <w:pPr>
              <w:pStyle w:val="ListParagraph"/>
              <w:ind w:left="0"/>
              <w:rPr>
                <w:rStyle w:val="SubtleEmphasis"/>
                <w:rFonts w:ascii="Bell MT" w:hAnsi="Bell MT"/>
                <w:i w:val="0"/>
                <w:iCs w:val="0"/>
                <w:sz w:val="28"/>
                <w:szCs w:val="28"/>
              </w:rPr>
            </w:pPr>
            <w:r w:rsidRPr="00631266">
              <w:rPr>
                <w:rStyle w:val="SubtleEmphasis"/>
                <w:rFonts w:ascii="Bell MT" w:hAnsi="Bell MT"/>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Events flow</w:t>
            </w:r>
          </w:p>
        </w:tc>
        <w:tc>
          <w:tcPr>
            <w:tcW w:w="6815" w:type="dxa"/>
          </w:tcPr>
          <w:p w14:paraId="5A856878"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scans his QR code through the QR code reader of the turnstile in entrance.</w:t>
            </w:r>
          </w:p>
          <w:p w14:paraId="4B05B46F"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enters the store.</w:t>
            </w:r>
          </w:p>
          <w:p w14:paraId="34E7F54B"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does the shopping.</w:t>
            </w:r>
          </w:p>
          <w:p w14:paraId="41BA1876"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pays at the cash register.</w:t>
            </w:r>
          </w:p>
          <w:p w14:paraId="1B493505"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ListParagraph"/>
              <w:numPr>
                <w:ilvl w:val="0"/>
                <w:numId w:val="70"/>
              </w:numPr>
              <w:rPr>
                <w:rStyle w:val="SubtleEmphasis"/>
                <w:rFonts w:ascii="Bell MT" w:hAnsi="Bell MT"/>
                <w:i w:val="0"/>
                <w:iCs w:val="0"/>
                <w:sz w:val="28"/>
                <w:szCs w:val="28"/>
              </w:rPr>
            </w:pPr>
            <w:r w:rsidRPr="00631266">
              <w:rPr>
                <w:rStyle w:val="SubtleEmphasis"/>
                <w:rFonts w:ascii="Bell MT" w:hAnsi="Bell MT"/>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Exit condition</w:t>
            </w:r>
          </w:p>
        </w:tc>
        <w:tc>
          <w:tcPr>
            <w:tcW w:w="6815" w:type="dxa"/>
          </w:tcPr>
          <w:p w14:paraId="3F47B7E8" w14:textId="77777777" w:rsidR="000A111F" w:rsidRPr="00631266" w:rsidRDefault="000A111F" w:rsidP="000A111F">
            <w:pPr>
              <w:pStyle w:val="ListParagraph"/>
              <w:ind w:left="0"/>
              <w:rPr>
                <w:rStyle w:val="SubtleEmphasis"/>
                <w:rFonts w:ascii="Bell MT" w:hAnsi="Bell MT"/>
                <w:i w:val="0"/>
                <w:iCs w:val="0"/>
                <w:sz w:val="28"/>
                <w:szCs w:val="28"/>
              </w:rPr>
            </w:pPr>
            <w:r w:rsidRPr="00631266">
              <w:rPr>
                <w:rStyle w:val="SubtleEmphasis"/>
                <w:rFonts w:ascii="Bell MT" w:hAnsi="Bell MT"/>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ListParagraph"/>
              <w:ind w:left="0"/>
              <w:jc w:val="center"/>
              <w:rPr>
                <w:rStyle w:val="SubtleEmphasis"/>
                <w:rFonts w:ascii="Bell MT" w:hAnsi="Bell MT"/>
                <w:i w:val="0"/>
                <w:iCs w:val="0"/>
                <w:sz w:val="32"/>
                <w:szCs w:val="32"/>
              </w:rPr>
            </w:pPr>
            <w:r w:rsidRPr="00631266">
              <w:rPr>
                <w:rStyle w:val="SubtleEmphasis"/>
                <w:rFonts w:ascii="Bell MT" w:hAnsi="Bell MT"/>
                <w:i w:val="0"/>
                <w:iCs w:val="0"/>
                <w:sz w:val="32"/>
                <w:szCs w:val="32"/>
              </w:rPr>
              <w:t>Exceptions</w:t>
            </w:r>
          </w:p>
        </w:tc>
        <w:tc>
          <w:tcPr>
            <w:tcW w:w="6815" w:type="dxa"/>
          </w:tcPr>
          <w:p w14:paraId="4BDCF740" w14:textId="77777777" w:rsidR="000A111F" w:rsidRPr="00631266" w:rsidRDefault="000A111F" w:rsidP="000A111F">
            <w:pPr>
              <w:pStyle w:val="ListParagraph"/>
              <w:numPr>
                <w:ilvl w:val="0"/>
                <w:numId w:val="71"/>
              </w:numPr>
              <w:ind w:left="357" w:hanging="357"/>
              <w:rPr>
                <w:rStyle w:val="SubtleEmphasis"/>
                <w:rFonts w:ascii="Bell MT" w:hAnsi="Bell MT"/>
                <w:i w:val="0"/>
                <w:iCs w:val="0"/>
                <w:sz w:val="28"/>
                <w:szCs w:val="28"/>
              </w:rPr>
            </w:pPr>
            <w:r w:rsidRPr="00631266">
              <w:rPr>
                <w:rStyle w:val="SubtleEmphasis"/>
                <w:rFonts w:ascii="Bell MT" w:hAnsi="Bell MT"/>
                <w:i w:val="0"/>
                <w:iCs w:val="0"/>
                <w:sz w:val="28"/>
                <w:szCs w:val="28"/>
              </w:rPr>
              <w:t>The user arrives to the store 5 minutes or more after the time slot indicated in his ticket.</w:t>
            </w:r>
          </w:p>
          <w:p w14:paraId="770625CB" w14:textId="77777777" w:rsidR="000A111F" w:rsidRPr="00631266" w:rsidRDefault="000A111F" w:rsidP="000A111F">
            <w:pPr>
              <w:pStyle w:val="ListParagraph"/>
              <w:ind w:left="357"/>
              <w:rPr>
                <w:rStyle w:val="SubtleEmphasis"/>
                <w:rFonts w:ascii="Bell MT" w:hAnsi="Bell MT"/>
                <w:i w:val="0"/>
                <w:iCs w:val="0"/>
                <w:sz w:val="28"/>
                <w:szCs w:val="28"/>
              </w:rPr>
            </w:pPr>
            <w:r w:rsidRPr="00631266">
              <w:rPr>
                <w:rStyle w:val="SubtleEmphasis"/>
                <w:rFonts w:ascii="Bell MT" w:hAnsi="Bell MT"/>
                <w:i w:val="0"/>
                <w:iCs w:val="0"/>
                <w:sz w:val="28"/>
                <w:szCs w:val="28"/>
              </w:rPr>
              <w:t>The user either gets a physical ticket (see “Get physical ticket” use case) or goes away.</w:t>
            </w:r>
          </w:p>
          <w:p w14:paraId="41E4CAE4" w14:textId="77777777" w:rsidR="000A111F" w:rsidRPr="00631266" w:rsidRDefault="000A111F" w:rsidP="000A111F">
            <w:pPr>
              <w:pStyle w:val="ListParagraph"/>
              <w:numPr>
                <w:ilvl w:val="0"/>
                <w:numId w:val="71"/>
              </w:numPr>
              <w:ind w:left="357" w:hanging="357"/>
              <w:rPr>
                <w:rStyle w:val="SubtleEmphasis"/>
                <w:rFonts w:ascii="Bell MT" w:hAnsi="Bell MT"/>
                <w:i w:val="0"/>
                <w:iCs w:val="0"/>
                <w:sz w:val="28"/>
                <w:szCs w:val="28"/>
              </w:rPr>
            </w:pPr>
            <w:r w:rsidRPr="00631266">
              <w:rPr>
                <w:rStyle w:val="SubtleEmphasis"/>
                <w:rFonts w:ascii="Bell MT" w:hAnsi="Bell MT"/>
                <w:i w:val="0"/>
                <w:iCs w:val="0"/>
                <w:sz w:val="28"/>
                <w:szCs w:val="28"/>
              </w:rPr>
              <w:t>The user does not buy anything.</w:t>
            </w:r>
          </w:p>
          <w:p w14:paraId="01486745" w14:textId="77777777" w:rsidR="000A111F" w:rsidRPr="00631266" w:rsidRDefault="000A111F" w:rsidP="000A111F">
            <w:pPr>
              <w:pStyle w:val="ListParagraph"/>
              <w:ind w:left="357"/>
              <w:rPr>
                <w:rStyle w:val="SubtleEmphasis"/>
                <w:rFonts w:ascii="Bell MT" w:hAnsi="Bell MT"/>
                <w:i w:val="0"/>
                <w:iCs w:val="0"/>
                <w:sz w:val="28"/>
                <w:szCs w:val="28"/>
              </w:rPr>
            </w:pPr>
            <w:r w:rsidRPr="00631266">
              <w:rPr>
                <w:rStyle w:val="SubtleEmphasis"/>
                <w:rFonts w:ascii="Bell MT" w:hAnsi="Bell MT"/>
                <w:i w:val="0"/>
                <w:iCs w:val="0"/>
                <w:sz w:val="28"/>
                <w:szCs w:val="28"/>
              </w:rPr>
              <w:t>The user exits the store scanning his QR code through the QR code reader of the turnstile in exit.</w:t>
            </w:r>
          </w:p>
          <w:p w14:paraId="51AE7EC2" w14:textId="77777777" w:rsidR="000A111F" w:rsidRPr="00631266" w:rsidRDefault="000A111F" w:rsidP="000A111F">
            <w:pPr>
              <w:pStyle w:val="ListParagraph"/>
              <w:numPr>
                <w:ilvl w:val="0"/>
                <w:numId w:val="71"/>
              </w:numPr>
              <w:ind w:left="357" w:hanging="357"/>
              <w:rPr>
                <w:rStyle w:val="SubtleEmphasis"/>
                <w:rFonts w:ascii="Bell MT" w:hAnsi="Bell MT"/>
                <w:i w:val="0"/>
                <w:iCs w:val="0"/>
                <w:sz w:val="28"/>
                <w:szCs w:val="28"/>
              </w:rPr>
            </w:pPr>
            <w:commentRangeStart w:id="88"/>
            <w:r w:rsidRPr="00631266">
              <w:rPr>
                <w:rStyle w:val="SubtleEmphasis"/>
                <w:rFonts w:ascii="Bell MT" w:hAnsi="Bell MT"/>
                <w:i w:val="0"/>
                <w:iCs w:val="0"/>
                <w:sz w:val="28"/>
                <w:szCs w:val="28"/>
              </w:rPr>
              <w:t xml:space="preserve">After the user enters the store, his physical ticket is </w:t>
            </w:r>
            <w:proofErr w:type="gramStart"/>
            <w:r w:rsidRPr="00631266">
              <w:rPr>
                <w:rStyle w:val="SubtleEmphasis"/>
                <w:rFonts w:ascii="Bell MT" w:hAnsi="Bell MT"/>
                <w:i w:val="0"/>
                <w:iCs w:val="0"/>
                <w:sz w:val="28"/>
                <w:szCs w:val="28"/>
              </w:rPr>
              <w:t>lost</w:t>
            </w:r>
            <w:proofErr w:type="gramEnd"/>
            <w:r w:rsidRPr="00631266">
              <w:rPr>
                <w:rStyle w:val="SubtleEmphasis"/>
                <w:rFonts w:ascii="Bell MT" w:hAnsi="Bell MT"/>
                <w:i w:val="0"/>
                <w:iCs w:val="0"/>
                <w:sz w:val="28"/>
                <w:szCs w:val="28"/>
              </w:rPr>
              <w:t xml:space="preserve"> or his virtual ticket becomes unavailable</w:t>
            </w:r>
            <w:commentRangeEnd w:id="88"/>
            <w:r w:rsidRPr="00631266">
              <w:rPr>
                <w:rStyle w:val="CommentReference"/>
                <w:i/>
              </w:rPr>
              <w:commentReference w:id="88"/>
            </w:r>
            <w:r w:rsidRPr="00631266">
              <w:rPr>
                <w:rStyle w:val="SubtleEmphasis"/>
                <w:rFonts w:ascii="Bell MT" w:hAnsi="Bell MT"/>
                <w:i w:val="0"/>
                <w:iCs w:val="0"/>
                <w:sz w:val="28"/>
                <w:szCs w:val="28"/>
              </w:rPr>
              <w:t>.</w:t>
            </w:r>
          </w:p>
          <w:p w14:paraId="2E41B743" w14:textId="77777777" w:rsidR="000A111F" w:rsidRPr="00631266" w:rsidRDefault="000A111F" w:rsidP="000A111F">
            <w:pPr>
              <w:pStyle w:val="ListParagraph"/>
              <w:ind w:left="357"/>
              <w:rPr>
                <w:rStyle w:val="SubtleEmphasis"/>
                <w:rFonts w:ascii="Bell MT" w:hAnsi="Bell MT"/>
                <w:i w:val="0"/>
                <w:iCs w:val="0"/>
                <w:sz w:val="28"/>
                <w:szCs w:val="28"/>
              </w:rPr>
            </w:pPr>
            <w:r w:rsidRPr="00631266">
              <w:rPr>
                <w:rStyle w:val="SubtleEmphasis"/>
                <w:rFonts w:ascii="Bell MT" w:hAnsi="Bell MT"/>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SubtleEmphasis"/>
          <w:rFonts w:ascii="Bell MT" w:hAnsi="Bell MT"/>
          <w:sz w:val="28"/>
          <w:szCs w:val="28"/>
        </w:rPr>
      </w:pPr>
    </w:p>
    <w:p w14:paraId="6B36B24B" w14:textId="2C62DFCF" w:rsidR="00981513" w:rsidRDefault="00981513" w:rsidP="00981513">
      <w:pPr>
        <w:spacing w:line="240" w:lineRule="auto"/>
        <w:rPr>
          <w:rStyle w:val="SubtleEmphasis"/>
          <w:rFonts w:ascii="Bell MT" w:hAnsi="Bell MT"/>
          <w:sz w:val="28"/>
          <w:szCs w:val="28"/>
        </w:rPr>
      </w:pPr>
    </w:p>
    <w:p w14:paraId="6830C5B7" w14:textId="321DDC31" w:rsidR="00981513" w:rsidRDefault="00981513" w:rsidP="00981513">
      <w:pPr>
        <w:spacing w:line="240" w:lineRule="auto"/>
        <w:rPr>
          <w:rStyle w:val="SubtleEmphasis"/>
          <w:rFonts w:ascii="Bell MT" w:hAnsi="Bell MT"/>
          <w:sz w:val="28"/>
          <w:szCs w:val="28"/>
        </w:rPr>
      </w:pPr>
    </w:p>
    <w:p w14:paraId="3E950E0E" w14:textId="77490926" w:rsidR="00981513" w:rsidRDefault="00981513" w:rsidP="00981513">
      <w:pPr>
        <w:spacing w:line="240" w:lineRule="auto"/>
        <w:rPr>
          <w:rStyle w:val="SubtleEmphasis"/>
          <w:rFonts w:ascii="Bell MT" w:hAnsi="Bell MT"/>
          <w:sz w:val="28"/>
          <w:szCs w:val="28"/>
        </w:rPr>
      </w:pPr>
    </w:p>
    <w:p w14:paraId="47F0DD62" w14:textId="7E69C5B3" w:rsidR="00981513" w:rsidRDefault="00981513" w:rsidP="00981513">
      <w:pPr>
        <w:spacing w:line="240" w:lineRule="auto"/>
        <w:rPr>
          <w:rStyle w:val="SubtleEmphasis"/>
          <w:rFonts w:ascii="Bell MT" w:hAnsi="Bell MT"/>
          <w:sz w:val="28"/>
          <w:szCs w:val="28"/>
        </w:rPr>
      </w:pPr>
    </w:p>
    <w:p w14:paraId="3AD260B5" w14:textId="33D4E32F" w:rsidR="00981513" w:rsidRDefault="00981513" w:rsidP="00981513">
      <w:pPr>
        <w:spacing w:line="240" w:lineRule="auto"/>
        <w:rPr>
          <w:rStyle w:val="SubtleEmphasis"/>
          <w:rFonts w:ascii="Bell MT" w:hAnsi="Bell MT"/>
          <w:sz w:val="28"/>
          <w:szCs w:val="28"/>
        </w:rPr>
      </w:pPr>
    </w:p>
    <w:p w14:paraId="091C5D57" w14:textId="20358F3A" w:rsidR="00981513" w:rsidRDefault="00981513" w:rsidP="00981513">
      <w:pPr>
        <w:spacing w:line="240" w:lineRule="auto"/>
        <w:rPr>
          <w:rStyle w:val="SubtleEmphasis"/>
          <w:rFonts w:ascii="Bell MT" w:hAnsi="Bell MT"/>
          <w:sz w:val="28"/>
          <w:szCs w:val="28"/>
        </w:rPr>
      </w:pPr>
    </w:p>
    <w:p w14:paraId="41C45586" w14:textId="2411CB06" w:rsidR="00981513" w:rsidRDefault="00981513" w:rsidP="00981513">
      <w:pPr>
        <w:spacing w:line="240" w:lineRule="auto"/>
        <w:rPr>
          <w:rStyle w:val="SubtleEmphasis"/>
          <w:rFonts w:ascii="Bell MT" w:hAnsi="Bell MT"/>
          <w:sz w:val="28"/>
          <w:szCs w:val="28"/>
        </w:rPr>
      </w:pPr>
    </w:p>
    <w:p w14:paraId="59A67ABF" w14:textId="62BFDBDC" w:rsidR="00981513" w:rsidRDefault="00981513" w:rsidP="00981513">
      <w:pPr>
        <w:spacing w:line="240" w:lineRule="auto"/>
        <w:rPr>
          <w:rStyle w:val="SubtleEmphasis"/>
          <w:rFonts w:ascii="Bell MT" w:hAnsi="Bell MT"/>
          <w:sz w:val="28"/>
          <w:szCs w:val="28"/>
        </w:rPr>
      </w:pPr>
    </w:p>
    <w:p w14:paraId="75626507" w14:textId="5ACAC324" w:rsidR="00981513" w:rsidRDefault="00981513" w:rsidP="00981513">
      <w:pPr>
        <w:spacing w:line="240" w:lineRule="auto"/>
        <w:rPr>
          <w:rStyle w:val="SubtleEmphasis"/>
          <w:rFonts w:ascii="Bell MT" w:hAnsi="Bell MT"/>
          <w:sz w:val="28"/>
          <w:szCs w:val="28"/>
        </w:rPr>
      </w:pPr>
    </w:p>
    <w:p w14:paraId="2FAD10D3" w14:textId="1D6B32D7" w:rsidR="00981513" w:rsidRDefault="00981513" w:rsidP="00981513">
      <w:pPr>
        <w:spacing w:line="240" w:lineRule="auto"/>
        <w:rPr>
          <w:rStyle w:val="SubtleEmphasis"/>
          <w:rFonts w:ascii="Bell MT" w:hAnsi="Bell MT"/>
          <w:sz w:val="28"/>
          <w:szCs w:val="28"/>
        </w:rPr>
      </w:pPr>
    </w:p>
    <w:p w14:paraId="348A20D2" w14:textId="3219F367" w:rsidR="00981513" w:rsidRDefault="00981513" w:rsidP="00981513">
      <w:pPr>
        <w:spacing w:line="240" w:lineRule="auto"/>
        <w:rPr>
          <w:rStyle w:val="SubtleEmphasis"/>
          <w:rFonts w:ascii="Bell MT" w:hAnsi="Bell MT"/>
          <w:sz w:val="28"/>
          <w:szCs w:val="28"/>
        </w:rPr>
      </w:pPr>
    </w:p>
    <w:p w14:paraId="289B8B77" w14:textId="72420DEC" w:rsidR="00981513" w:rsidRDefault="00981513" w:rsidP="00981513">
      <w:pPr>
        <w:spacing w:line="240" w:lineRule="auto"/>
        <w:rPr>
          <w:rStyle w:val="SubtleEmphasis"/>
          <w:rFonts w:ascii="Bell MT" w:hAnsi="Bell MT"/>
          <w:sz w:val="28"/>
          <w:szCs w:val="28"/>
        </w:rPr>
      </w:pPr>
    </w:p>
    <w:p w14:paraId="6B1D11B0" w14:textId="553C8FFC" w:rsidR="00981513" w:rsidRDefault="00981513" w:rsidP="00981513">
      <w:pPr>
        <w:spacing w:line="240" w:lineRule="auto"/>
        <w:rPr>
          <w:rStyle w:val="SubtleEmphasis"/>
          <w:rFonts w:ascii="Bell MT" w:hAnsi="Bell MT"/>
          <w:sz w:val="28"/>
          <w:szCs w:val="28"/>
        </w:rPr>
      </w:pPr>
    </w:p>
    <w:p w14:paraId="0F6CAAEA" w14:textId="56E589DB" w:rsidR="00981513" w:rsidRDefault="00981513" w:rsidP="00981513">
      <w:pPr>
        <w:spacing w:line="240" w:lineRule="auto"/>
        <w:rPr>
          <w:rStyle w:val="SubtleEmphasis"/>
          <w:rFonts w:ascii="Bell MT" w:hAnsi="Bell MT"/>
          <w:sz w:val="28"/>
          <w:szCs w:val="28"/>
        </w:rPr>
      </w:pPr>
    </w:p>
    <w:p w14:paraId="3EE66EE6" w14:textId="29394D51" w:rsidR="00981513" w:rsidRDefault="00981513" w:rsidP="00981513">
      <w:pPr>
        <w:spacing w:line="240" w:lineRule="auto"/>
        <w:rPr>
          <w:rStyle w:val="SubtleEmphasis"/>
          <w:rFonts w:ascii="Bell MT" w:hAnsi="Bell MT"/>
          <w:sz w:val="28"/>
          <w:szCs w:val="28"/>
        </w:rPr>
      </w:pPr>
    </w:p>
    <w:p w14:paraId="1657D526" w14:textId="4298D98A" w:rsidR="00981513" w:rsidRDefault="00981513" w:rsidP="00981513">
      <w:pPr>
        <w:spacing w:line="240" w:lineRule="auto"/>
        <w:rPr>
          <w:rStyle w:val="SubtleEmphasis"/>
          <w:rFonts w:ascii="Bell MT" w:hAnsi="Bell MT"/>
          <w:sz w:val="28"/>
          <w:szCs w:val="28"/>
        </w:rPr>
      </w:pPr>
    </w:p>
    <w:p w14:paraId="7CDE4897" w14:textId="7693B14D" w:rsidR="00981513" w:rsidRDefault="00981513" w:rsidP="00981513">
      <w:pPr>
        <w:spacing w:line="240" w:lineRule="auto"/>
        <w:rPr>
          <w:rStyle w:val="SubtleEmphasis"/>
          <w:rFonts w:ascii="Bell MT" w:hAnsi="Bell MT"/>
          <w:sz w:val="28"/>
          <w:szCs w:val="28"/>
        </w:rPr>
      </w:pPr>
    </w:p>
    <w:p w14:paraId="1B05DF45" w14:textId="4B531D20" w:rsidR="00981513" w:rsidRDefault="00981513" w:rsidP="00981513">
      <w:pPr>
        <w:spacing w:line="240" w:lineRule="auto"/>
        <w:rPr>
          <w:rStyle w:val="SubtleEmphasis"/>
          <w:rFonts w:ascii="Bell MT" w:hAnsi="Bell MT"/>
          <w:sz w:val="28"/>
          <w:szCs w:val="28"/>
        </w:rPr>
      </w:pPr>
    </w:p>
    <w:p w14:paraId="4E914445" w14:textId="35F4D745" w:rsidR="00981513" w:rsidRDefault="00981513" w:rsidP="00981513">
      <w:pPr>
        <w:spacing w:line="240" w:lineRule="auto"/>
        <w:rPr>
          <w:rStyle w:val="SubtleEmphasis"/>
          <w:rFonts w:ascii="Bell MT" w:hAnsi="Bell MT"/>
          <w:sz w:val="28"/>
          <w:szCs w:val="28"/>
        </w:rPr>
      </w:pPr>
    </w:p>
    <w:p w14:paraId="0CF3417E" w14:textId="6B2446ED" w:rsidR="00981513" w:rsidRDefault="00981513" w:rsidP="00981513">
      <w:pPr>
        <w:spacing w:line="240" w:lineRule="auto"/>
        <w:rPr>
          <w:rStyle w:val="SubtleEmphasis"/>
          <w:rFonts w:ascii="Bell MT" w:hAnsi="Bell MT"/>
          <w:sz w:val="28"/>
          <w:szCs w:val="28"/>
        </w:rPr>
      </w:pPr>
    </w:p>
    <w:p w14:paraId="69C1EF3A" w14:textId="50036B19" w:rsidR="00981513" w:rsidRDefault="00981513" w:rsidP="00981513">
      <w:pPr>
        <w:spacing w:line="240" w:lineRule="auto"/>
        <w:rPr>
          <w:rStyle w:val="SubtleEmphasis"/>
          <w:rFonts w:ascii="Bell MT" w:hAnsi="Bell MT"/>
          <w:sz w:val="28"/>
          <w:szCs w:val="28"/>
        </w:rPr>
      </w:pPr>
    </w:p>
    <w:p w14:paraId="2E306E8E" w14:textId="130E1A93" w:rsidR="00981513" w:rsidRDefault="00981513" w:rsidP="00981513">
      <w:pPr>
        <w:spacing w:line="240" w:lineRule="auto"/>
        <w:rPr>
          <w:rStyle w:val="SubtleEmphasis"/>
          <w:rFonts w:ascii="Bell MT" w:hAnsi="Bell MT"/>
          <w:sz w:val="28"/>
          <w:szCs w:val="28"/>
        </w:rPr>
      </w:pPr>
    </w:p>
    <w:p w14:paraId="1F1E3CD7" w14:textId="6610C9DD" w:rsidR="00981513" w:rsidRDefault="00981513" w:rsidP="00981513">
      <w:pPr>
        <w:spacing w:line="240" w:lineRule="auto"/>
        <w:rPr>
          <w:rStyle w:val="SubtleEmphasis"/>
          <w:rFonts w:ascii="Bell MT" w:hAnsi="Bell MT"/>
          <w:sz w:val="28"/>
          <w:szCs w:val="28"/>
        </w:rPr>
      </w:pPr>
    </w:p>
    <w:p w14:paraId="3C366FDA" w14:textId="77777777" w:rsidR="000A111F" w:rsidRPr="00981513" w:rsidRDefault="000A111F" w:rsidP="00D01022">
      <w:pPr>
        <w:spacing w:line="240" w:lineRule="auto"/>
        <w:rPr>
          <w:rStyle w:val="SubtleEmphasis"/>
          <w:rFonts w:ascii="Bell MT" w:hAnsi="Bell MT"/>
          <w:sz w:val="28"/>
          <w:szCs w:val="28"/>
        </w:rPr>
      </w:pPr>
    </w:p>
    <w:p w14:paraId="3F4DE7B9" w14:textId="518B0A58" w:rsidR="00981513" w:rsidRDefault="00981513">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lastRenderedPageBreak/>
        <w:t xml:space="preserve">Periodic </w:t>
      </w:r>
      <w:r w:rsidR="006D5A98">
        <w:rPr>
          <w:rStyle w:val="SubtleEmphasis"/>
          <w:rFonts w:ascii="Bell MT" w:hAnsi="Bell MT"/>
          <w:sz w:val="28"/>
          <w:szCs w:val="28"/>
        </w:rPr>
        <w:t>N</w:t>
      </w:r>
      <w:r>
        <w:rPr>
          <w:rStyle w:val="SubtleEmphasis"/>
          <w:rFonts w:ascii="Bell MT" w:hAnsi="Bell MT"/>
          <w:sz w:val="28"/>
          <w:szCs w:val="28"/>
        </w:rPr>
        <w:t>otification</w:t>
      </w:r>
      <w:r w:rsidR="006D5A98">
        <w:rPr>
          <w:rStyle w:val="SubtleEmphasis"/>
          <w:rFonts w:ascii="Bell MT" w:hAnsi="Bell MT"/>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695E8F1C"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53007654" w14:textId="77777777" w:rsidR="00775C1D" w:rsidRPr="00923D58" w:rsidRDefault="00775C1D" w:rsidP="00775C1D">
            <w:pPr>
              <w:pStyle w:val="ListParagraph"/>
              <w:ind w:left="0"/>
              <w:rPr>
                <w:rStyle w:val="SubtleEmphasis"/>
                <w:rFonts w:ascii="Bell MT" w:hAnsi="Bell MT"/>
                <w:i w:val="0"/>
                <w:iCs w:val="0"/>
                <w:sz w:val="28"/>
                <w:szCs w:val="28"/>
              </w:rPr>
            </w:pPr>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1F77189E"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accesses the notification panel.</w:t>
            </w:r>
          </w:p>
          <w:p w14:paraId="36F83A25"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selects one or more stores she wants to be notified about.</w:t>
            </w:r>
          </w:p>
          <w:p w14:paraId="6BDB61A0"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selects a day or a time range.</w:t>
            </w:r>
          </w:p>
          <w:p w14:paraId="5A3D1C34"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The user selects how often she wants to be notified.</w:t>
            </w:r>
          </w:p>
          <w:p w14:paraId="756FD213" w14:textId="77777777" w:rsidR="00775C1D" w:rsidRDefault="00775C1D" w:rsidP="00775C1D">
            <w:pPr>
              <w:pStyle w:val="ListParagraph"/>
              <w:numPr>
                <w:ilvl w:val="0"/>
                <w:numId w:val="61"/>
              </w:numPr>
              <w:rPr>
                <w:rStyle w:val="SubtleEmphasis"/>
                <w:rFonts w:ascii="Bell MT" w:hAnsi="Bell MT"/>
                <w:i w:val="0"/>
                <w:iCs w:val="0"/>
                <w:sz w:val="28"/>
                <w:szCs w:val="28"/>
              </w:rPr>
            </w:pPr>
            <w:r>
              <w:rPr>
                <w:rStyle w:val="SubtleEmphasis"/>
                <w:rFonts w:ascii="Bell MT" w:hAnsi="Bell MT"/>
                <w:i w:val="0"/>
                <w:iCs w:val="0"/>
                <w:sz w:val="28"/>
                <w:szCs w:val="28"/>
              </w:rPr>
              <w:t xml:space="preserve">The user clicks on the </w:t>
            </w:r>
            <w:r w:rsidRPr="00BD7B1D">
              <w:rPr>
                <w:rStyle w:val="SubtleEmphasis"/>
                <w:rFonts w:ascii="Bell MT" w:hAnsi="Bell MT"/>
                <w:sz w:val="28"/>
                <w:szCs w:val="28"/>
              </w:rPr>
              <w:t>“Confirm”</w:t>
            </w:r>
            <w:r>
              <w:rPr>
                <w:rStyle w:val="SubtleEmphasis"/>
                <w:rFonts w:ascii="Bell MT" w:hAnsi="Bell MT"/>
                <w:i w:val="0"/>
                <w:iCs w:val="0"/>
                <w:sz w:val="28"/>
                <w:szCs w:val="28"/>
              </w:rPr>
              <w:t xml:space="preserve"> button.</w:t>
            </w:r>
          </w:p>
          <w:p w14:paraId="5DDB2547" w14:textId="77777777" w:rsidR="00775C1D" w:rsidRPr="00701CE5" w:rsidRDefault="00775C1D" w:rsidP="00775C1D">
            <w:pPr>
              <w:pStyle w:val="ListParagraph"/>
              <w:numPr>
                <w:ilvl w:val="0"/>
                <w:numId w:val="61"/>
              </w:numPr>
              <w:rPr>
                <w:rStyle w:val="SubtleEmphasis"/>
                <w:rFonts w:ascii="Bell MT" w:hAnsi="Bell MT"/>
                <w:i w:val="0"/>
                <w:iCs w:val="0"/>
                <w:sz w:val="28"/>
                <w:szCs w:val="28"/>
              </w:rPr>
            </w:pPr>
            <w:r w:rsidRPr="00701CE5">
              <w:rPr>
                <w:rStyle w:val="SubtleEmphasis"/>
                <w:rFonts w:ascii="Bell MT" w:hAnsi="Bell MT"/>
                <w:i w:val="0"/>
                <w:iCs w:val="0"/>
                <w:sz w:val="28"/>
                <w:szCs w:val="28"/>
              </w:rPr>
              <w:t xml:space="preserve">The system notifies the user that the </w:t>
            </w:r>
            <w:r>
              <w:rPr>
                <w:rStyle w:val="SubtleEmphasis"/>
                <w:rFonts w:ascii="Bell MT" w:hAnsi="Bell MT"/>
                <w:i w:val="0"/>
                <w:iCs w:val="0"/>
                <w:sz w:val="28"/>
                <w:szCs w:val="28"/>
              </w:rPr>
              <w:t xml:space="preserve">procedure </w:t>
            </w:r>
            <w:r w:rsidRPr="00701CE5">
              <w:rPr>
                <w:rStyle w:val="SubtleEmphasis"/>
                <w:rFonts w:ascii="Bell MT" w:hAnsi="Bell MT"/>
                <w:i w:val="0"/>
                <w:iCs w:val="0"/>
                <w:sz w:val="28"/>
                <w:szCs w:val="28"/>
              </w:rPr>
              <w:t xml:space="preserve">has been successfully </w:t>
            </w:r>
            <w:r>
              <w:rPr>
                <w:rStyle w:val="SubtleEmphasis"/>
                <w:rFonts w:ascii="Bell MT" w:hAnsi="Bell MT"/>
                <w:i w:val="0"/>
                <w:iCs w:val="0"/>
                <w:sz w:val="28"/>
                <w:szCs w:val="28"/>
              </w:rPr>
              <w:t>completed</w:t>
            </w:r>
            <w:r w:rsidRPr="00701CE5">
              <w:rPr>
                <w:rStyle w:val="SubtleEmphasis"/>
                <w:rFonts w:ascii="Bell MT" w:hAnsi="Bell MT"/>
                <w:i w:val="0"/>
                <w:iCs w:val="0"/>
                <w:sz w:val="28"/>
                <w:szCs w:val="28"/>
              </w:rPr>
              <w:t>.</w:t>
            </w:r>
          </w:p>
          <w:p w14:paraId="3B31F0BB" w14:textId="77777777" w:rsidR="00775C1D" w:rsidRPr="005C2BF6" w:rsidRDefault="00775C1D" w:rsidP="00775C1D">
            <w:pPr>
              <w:pStyle w:val="ListParagraph"/>
              <w:ind w:left="360"/>
              <w:rPr>
                <w:rStyle w:val="SubtleEmphasis"/>
                <w:rFonts w:ascii="Bell MT" w:hAnsi="Bell MT"/>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24743A72"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0E05FA65" w14:textId="77777777" w:rsidR="00775C1D" w:rsidRPr="006C6F3F" w:rsidRDefault="00775C1D" w:rsidP="00775C1D">
            <w:pPr>
              <w:pStyle w:val="ListParagraph"/>
              <w:ind w:left="357"/>
              <w:rPr>
                <w:rStyle w:val="SubtleEmphasis"/>
                <w:rFonts w:ascii="Bell MT" w:hAnsi="Bell MT"/>
                <w:i w:val="0"/>
                <w:iCs w:val="0"/>
                <w:sz w:val="28"/>
                <w:szCs w:val="28"/>
              </w:rPr>
            </w:pPr>
          </w:p>
        </w:tc>
      </w:tr>
    </w:tbl>
    <w:p w14:paraId="5E18C2E2" w14:textId="36A27F3D" w:rsidR="004B7AB1" w:rsidRDefault="004B7AB1" w:rsidP="004B7AB1">
      <w:pPr>
        <w:spacing w:line="240" w:lineRule="auto"/>
        <w:rPr>
          <w:rStyle w:val="SubtleEmphasis"/>
          <w:rFonts w:ascii="Bell MT" w:hAnsi="Bell MT"/>
          <w:sz w:val="28"/>
          <w:szCs w:val="28"/>
        </w:rPr>
      </w:pPr>
    </w:p>
    <w:p w14:paraId="12F80A39" w14:textId="50ACF5FC" w:rsidR="004B7AB1" w:rsidRDefault="004B7AB1" w:rsidP="004B7AB1">
      <w:pPr>
        <w:spacing w:line="240" w:lineRule="auto"/>
        <w:rPr>
          <w:rStyle w:val="SubtleEmphasis"/>
          <w:rFonts w:ascii="Bell MT" w:hAnsi="Bell MT"/>
          <w:sz w:val="28"/>
          <w:szCs w:val="28"/>
        </w:rPr>
      </w:pPr>
    </w:p>
    <w:p w14:paraId="1665B71D" w14:textId="572EA2F5" w:rsidR="004B7AB1" w:rsidRDefault="004B7AB1" w:rsidP="004B7AB1">
      <w:pPr>
        <w:spacing w:line="240" w:lineRule="auto"/>
        <w:rPr>
          <w:rStyle w:val="SubtleEmphasis"/>
          <w:rFonts w:ascii="Bell MT" w:hAnsi="Bell MT"/>
          <w:sz w:val="28"/>
          <w:szCs w:val="28"/>
        </w:rPr>
      </w:pPr>
    </w:p>
    <w:p w14:paraId="332E7F86" w14:textId="19DF0E73" w:rsidR="004B7AB1" w:rsidRDefault="004B7AB1" w:rsidP="004B7AB1">
      <w:pPr>
        <w:spacing w:line="240" w:lineRule="auto"/>
        <w:rPr>
          <w:rStyle w:val="SubtleEmphasis"/>
          <w:rFonts w:ascii="Bell MT" w:hAnsi="Bell MT"/>
          <w:sz w:val="28"/>
          <w:szCs w:val="28"/>
        </w:rPr>
      </w:pPr>
    </w:p>
    <w:p w14:paraId="1D3A124B" w14:textId="57DC89C8" w:rsidR="004B7AB1" w:rsidRDefault="004B7AB1" w:rsidP="004B7AB1">
      <w:pPr>
        <w:spacing w:line="240" w:lineRule="auto"/>
        <w:rPr>
          <w:rStyle w:val="SubtleEmphasis"/>
          <w:rFonts w:ascii="Bell MT" w:hAnsi="Bell MT"/>
          <w:sz w:val="28"/>
          <w:szCs w:val="28"/>
        </w:rPr>
      </w:pPr>
    </w:p>
    <w:p w14:paraId="429EA2E2" w14:textId="5ADBA126" w:rsidR="004B7AB1" w:rsidRDefault="004B7AB1" w:rsidP="004B7AB1">
      <w:pPr>
        <w:spacing w:line="240" w:lineRule="auto"/>
        <w:rPr>
          <w:rStyle w:val="SubtleEmphasis"/>
          <w:rFonts w:ascii="Bell MT" w:hAnsi="Bell MT"/>
          <w:sz w:val="28"/>
          <w:szCs w:val="28"/>
        </w:rPr>
      </w:pPr>
    </w:p>
    <w:p w14:paraId="36C221F8" w14:textId="66552902" w:rsidR="004B7AB1" w:rsidRDefault="004B7AB1" w:rsidP="004B7AB1">
      <w:pPr>
        <w:spacing w:line="240" w:lineRule="auto"/>
        <w:rPr>
          <w:rStyle w:val="SubtleEmphasis"/>
          <w:rFonts w:ascii="Bell MT" w:hAnsi="Bell MT"/>
          <w:sz w:val="28"/>
          <w:szCs w:val="28"/>
        </w:rPr>
      </w:pPr>
    </w:p>
    <w:p w14:paraId="6C131348" w14:textId="32D79E07" w:rsidR="004B7AB1" w:rsidRDefault="004B7AB1" w:rsidP="004B7AB1">
      <w:pPr>
        <w:spacing w:line="240" w:lineRule="auto"/>
        <w:rPr>
          <w:rStyle w:val="SubtleEmphasis"/>
          <w:rFonts w:ascii="Bell MT" w:hAnsi="Bell MT"/>
          <w:sz w:val="28"/>
          <w:szCs w:val="28"/>
        </w:rPr>
      </w:pPr>
    </w:p>
    <w:p w14:paraId="14D6498A" w14:textId="77777777" w:rsidR="004B7AB1" w:rsidRDefault="004B7AB1" w:rsidP="004B7AB1">
      <w:pPr>
        <w:spacing w:line="240" w:lineRule="auto"/>
        <w:rPr>
          <w:rStyle w:val="SubtleEmphasis"/>
          <w:rFonts w:ascii="Bell MT" w:hAnsi="Bell MT"/>
          <w:sz w:val="28"/>
          <w:szCs w:val="28"/>
        </w:rPr>
      </w:pPr>
    </w:p>
    <w:p w14:paraId="59A1F678" w14:textId="3579335C" w:rsidR="004B7AB1" w:rsidRDefault="004B7AB1" w:rsidP="004B7AB1">
      <w:pPr>
        <w:spacing w:line="240" w:lineRule="auto"/>
        <w:rPr>
          <w:rStyle w:val="SubtleEmphasis"/>
          <w:rFonts w:ascii="Bell MT" w:hAnsi="Bell MT"/>
          <w:sz w:val="28"/>
          <w:szCs w:val="28"/>
        </w:rPr>
      </w:pPr>
    </w:p>
    <w:p w14:paraId="05B41B21" w14:textId="69817822" w:rsidR="004B7AB1" w:rsidRDefault="004B7AB1" w:rsidP="004B7AB1">
      <w:pPr>
        <w:spacing w:line="240" w:lineRule="auto"/>
        <w:rPr>
          <w:rStyle w:val="SubtleEmphasis"/>
          <w:rFonts w:ascii="Bell MT" w:hAnsi="Bell MT"/>
          <w:sz w:val="28"/>
          <w:szCs w:val="28"/>
        </w:rPr>
      </w:pPr>
    </w:p>
    <w:p w14:paraId="26EAA491" w14:textId="77777777" w:rsidR="004B7AB1" w:rsidRPr="004B7AB1" w:rsidRDefault="004B7AB1" w:rsidP="00D01022">
      <w:pPr>
        <w:spacing w:line="240" w:lineRule="auto"/>
        <w:rPr>
          <w:rStyle w:val="SubtleEmphasis"/>
          <w:rFonts w:ascii="Bell MT" w:hAnsi="Bell MT"/>
          <w:sz w:val="28"/>
          <w:szCs w:val="28"/>
        </w:rPr>
      </w:pPr>
    </w:p>
    <w:p w14:paraId="1793A987" w14:textId="32914F09" w:rsidR="004B7AB1" w:rsidRPr="007C71D7" w:rsidRDefault="004B7AB1" w:rsidP="00D01022">
      <w:pPr>
        <w:pStyle w:val="ListParagraph"/>
        <w:numPr>
          <w:ilvl w:val="0"/>
          <w:numId w:val="42"/>
        </w:numPr>
        <w:spacing w:line="240" w:lineRule="auto"/>
        <w:rPr>
          <w:rStyle w:val="SubtleEmphasis"/>
          <w:rFonts w:ascii="Bell MT" w:hAnsi="Bell MT"/>
          <w:sz w:val="28"/>
          <w:szCs w:val="28"/>
        </w:rPr>
      </w:pPr>
      <w:r>
        <w:rPr>
          <w:rStyle w:val="SubtleEmphasis"/>
          <w:rFonts w:ascii="Bell MT" w:hAnsi="Bell MT"/>
          <w:sz w:val="28"/>
          <w:szCs w:val="28"/>
        </w:rPr>
        <w:t>Monitor Entrances</w:t>
      </w:r>
    </w:p>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Actors</w:t>
            </w:r>
          </w:p>
        </w:tc>
        <w:tc>
          <w:tcPr>
            <w:tcW w:w="6849" w:type="dxa"/>
          </w:tcPr>
          <w:p w14:paraId="17708E07"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Entry condition</w:t>
            </w:r>
          </w:p>
        </w:tc>
        <w:tc>
          <w:tcPr>
            <w:tcW w:w="6849" w:type="dxa"/>
          </w:tcPr>
          <w:p w14:paraId="63966289" w14:textId="77777777" w:rsidR="00775C1D" w:rsidRPr="00923D58"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 xml:space="preserve">The store manager access </w:t>
            </w:r>
            <w:proofErr w:type="spellStart"/>
            <w:r>
              <w:rPr>
                <w:rStyle w:val="SubtleEmphasis"/>
                <w:rFonts w:ascii="Bell MT" w:hAnsi="Bell MT"/>
                <w:i w:val="0"/>
                <w:iCs w:val="0"/>
                <w:sz w:val="28"/>
                <w:szCs w:val="28"/>
              </w:rPr>
              <w:t>CLup</w:t>
            </w:r>
            <w:proofErr w:type="spellEnd"/>
            <w:r>
              <w:rPr>
                <w:rStyle w:val="SubtleEmphasis"/>
                <w:rFonts w:ascii="Bell MT" w:hAnsi="Bell MT"/>
                <w:i w:val="0"/>
                <w:iCs w:val="0"/>
                <w:sz w:val="28"/>
                <w:szCs w:val="28"/>
              </w:rPr>
              <w:t xml:space="preserve">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Events flow</w:t>
            </w:r>
          </w:p>
        </w:tc>
        <w:tc>
          <w:tcPr>
            <w:tcW w:w="6849" w:type="dxa"/>
          </w:tcPr>
          <w:p w14:paraId="6F032EFF" w14:textId="77777777" w:rsidR="00775C1D" w:rsidRDefault="00775C1D" w:rsidP="00775C1D">
            <w:pPr>
              <w:pStyle w:val="ListParagraph"/>
              <w:numPr>
                <w:ilvl w:val="0"/>
                <w:numId w:val="62"/>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store manager selects a store between those he manages.</w:t>
            </w:r>
          </w:p>
          <w:p w14:paraId="682ECEA4" w14:textId="77777777" w:rsidR="00775C1D" w:rsidRDefault="00775C1D" w:rsidP="00775C1D">
            <w:pPr>
              <w:pStyle w:val="ListParagraph"/>
              <w:numPr>
                <w:ilvl w:val="0"/>
                <w:numId w:val="62"/>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system redirects the store manager to a page where he can:</w:t>
            </w:r>
          </w:p>
          <w:p w14:paraId="66BA59E5" w14:textId="77777777" w:rsidR="00775C1D" w:rsidRDefault="00775C1D" w:rsidP="00775C1D">
            <w:pPr>
              <w:pStyle w:val="ListParagraph"/>
              <w:numPr>
                <w:ilvl w:val="0"/>
                <w:numId w:val="63"/>
              </w:numPr>
              <w:ind w:left="754" w:hanging="357"/>
              <w:rPr>
                <w:rStyle w:val="SubtleEmphasis"/>
                <w:rFonts w:ascii="Bell MT" w:hAnsi="Bell MT"/>
                <w:i w:val="0"/>
                <w:iCs w:val="0"/>
                <w:sz w:val="28"/>
                <w:szCs w:val="28"/>
              </w:rPr>
            </w:pPr>
            <w:r>
              <w:rPr>
                <w:rStyle w:val="SubtleEmphasis"/>
                <w:rFonts w:ascii="Bell MT" w:hAnsi="Bell MT"/>
                <w:i w:val="0"/>
                <w:iCs w:val="0"/>
                <w:sz w:val="28"/>
                <w:szCs w:val="28"/>
              </w:rPr>
              <w:t>See the statistics about entrances of the selected store.</w:t>
            </w:r>
          </w:p>
          <w:p w14:paraId="16178AC0" w14:textId="77777777" w:rsidR="00775C1D" w:rsidRPr="002F480D" w:rsidRDefault="00775C1D" w:rsidP="00775C1D">
            <w:pPr>
              <w:pStyle w:val="ListParagraph"/>
              <w:numPr>
                <w:ilvl w:val="0"/>
                <w:numId w:val="63"/>
              </w:numPr>
              <w:ind w:left="754" w:hanging="357"/>
              <w:rPr>
                <w:rStyle w:val="SubtleEmphasis"/>
                <w:rFonts w:ascii="Bell MT" w:hAnsi="Bell MT"/>
                <w:i w:val="0"/>
                <w:iCs w:val="0"/>
                <w:sz w:val="28"/>
                <w:szCs w:val="28"/>
              </w:rPr>
            </w:pPr>
            <w:r>
              <w:rPr>
                <w:rStyle w:val="SubtleEmphasis"/>
                <w:rFonts w:ascii="Bell MT" w:hAnsi="Bell MT"/>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Exit condition</w:t>
            </w:r>
          </w:p>
        </w:tc>
        <w:tc>
          <w:tcPr>
            <w:tcW w:w="6849" w:type="dxa"/>
          </w:tcPr>
          <w:p w14:paraId="5EE1C8C0" w14:textId="77777777" w:rsidR="00775C1D" w:rsidRPr="006B5465" w:rsidRDefault="00775C1D" w:rsidP="00775C1D">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ListParagraph"/>
              <w:ind w:left="0"/>
              <w:jc w:val="center"/>
              <w:rPr>
                <w:rStyle w:val="SubtleEmphasis"/>
                <w:rFonts w:ascii="Bell MT" w:hAnsi="Bell MT"/>
                <w:i w:val="0"/>
                <w:iCs w:val="0"/>
                <w:sz w:val="32"/>
                <w:szCs w:val="32"/>
              </w:rPr>
            </w:pPr>
            <w:r w:rsidRPr="006B5465">
              <w:rPr>
                <w:rStyle w:val="SubtleEmphasis"/>
                <w:rFonts w:ascii="Bell MT" w:hAnsi="Bell MT"/>
                <w:i w:val="0"/>
                <w:iCs w:val="0"/>
                <w:sz w:val="32"/>
                <w:szCs w:val="32"/>
              </w:rPr>
              <w:t>Exceptions</w:t>
            </w:r>
          </w:p>
        </w:tc>
        <w:tc>
          <w:tcPr>
            <w:tcW w:w="6849" w:type="dxa"/>
          </w:tcPr>
          <w:p w14:paraId="10E45F1E" w14:textId="77777777" w:rsidR="00775C1D" w:rsidRPr="006C6F3F" w:rsidRDefault="00775C1D" w:rsidP="00775C1D">
            <w:pPr>
              <w:pStyle w:val="ListParagraph"/>
              <w:ind w:left="357"/>
              <w:rPr>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64AC87C1" w:rsidR="00290739" w:rsidRDefault="00290739" w:rsidP="00290739">
      <w:pPr>
        <w:spacing w:line="240" w:lineRule="auto"/>
        <w:rPr>
          <w:rStyle w:val="SubtleEmphasis"/>
          <w:rFonts w:ascii="Bell MT" w:hAnsi="Bell MT"/>
          <w:sz w:val="36"/>
          <w:szCs w:val="36"/>
        </w:rPr>
      </w:pPr>
    </w:p>
    <w:p w14:paraId="49E0D90B" w14:textId="77777777" w:rsidR="00A3231B" w:rsidRDefault="00A3231B" w:rsidP="00290739">
      <w:pPr>
        <w:spacing w:line="240" w:lineRule="auto"/>
        <w:rPr>
          <w:rStyle w:val="SubtleEmphasis"/>
          <w:rFonts w:ascii="Bell MT" w:hAnsi="Bell MT"/>
          <w:sz w:val="36"/>
          <w:szCs w:val="36"/>
        </w:rPr>
      </w:pPr>
    </w:p>
    <w:p w14:paraId="23F22AD3" w14:textId="77777777" w:rsidR="00A3231B" w:rsidRPr="00D01022"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lastRenderedPageBreak/>
        <w:t xml:space="preserve">     </w:t>
      </w:r>
      <w:r w:rsidR="00DF3309">
        <w:rPr>
          <w:rStyle w:val="SubtleEmphasis"/>
          <w:rFonts w:ascii="Bell MT" w:hAnsi="Bell MT"/>
          <w:sz w:val="36"/>
          <w:szCs w:val="36"/>
        </w:rPr>
        <w:t>Performance Requirements:</w:t>
      </w:r>
    </w:p>
    <w:p w14:paraId="245A043F" w14:textId="742F6807" w:rsidR="00C17986" w:rsidRPr="00D01022" w:rsidRDefault="00B20D3C" w:rsidP="00D01022">
      <w:pPr>
        <w:spacing w:line="240" w:lineRule="auto"/>
        <w:rPr>
          <w:rStyle w:val="SubtleEmphasis"/>
          <w:rFonts w:ascii="Bell MT" w:hAnsi="Bell MT"/>
          <w:i w:val="0"/>
          <w:iCs w:val="0"/>
          <w:sz w:val="36"/>
          <w:szCs w:val="36"/>
        </w:rPr>
      </w:pPr>
      <w:r w:rsidRPr="00D01022">
        <w:rPr>
          <w:rStyle w:val="SubtleEmphasis"/>
          <w:rFonts w:ascii="Bell MT" w:hAnsi="Bell MT"/>
          <w:i w:val="0"/>
          <w:iCs w:val="0"/>
          <w:sz w:val="24"/>
          <w:szCs w:val="24"/>
        </w:rPr>
        <w:t xml:space="preserve">On the basis of studies done by ISTAT on the Italian number of population and </w:t>
      </w:r>
      <w:r w:rsidR="00C17986" w:rsidRPr="00D01022">
        <w:rPr>
          <w:rStyle w:val="SubtleEmphasis"/>
          <w:rFonts w:ascii="Bell MT" w:hAnsi="Bell MT"/>
          <w:i w:val="0"/>
          <w:iCs w:val="0"/>
          <w:sz w:val="24"/>
          <w:szCs w:val="24"/>
        </w:rPr>
        <w:t xml:space="preserve">by </w:t>
      </w:r>
      <w:r w:rsidRPr="00D01022">
        <w:rPr>
          <w:rStyle w:val="SubtleEmphasis"/>
          <w:rFonts w:ascii="Bell MT" w:hAnsi="Bell MT"/>
          <w:i w:val="0"/>
          <w:iCs w:val="0"/>
          <w:sz w:val="24"/>
          <w:szCs w:val="24"/>
        </w:rPr>
        <w:t xml:space="preserve">the US government on the </w:t>
      </w:r>
      <w:r w:rsidR="00C17986" w:rsidRPr="00D01022">
        <w:rPr>
          <w:rStyle w:val="SubtleEmphasis"/>
          <w:rFonts w:ascii="Bell MT" w:hAnsi="Bell MT"/>
          <w:i w:val="0"/>
          <w:iCs w:val="0"/>
          <w:sz w:val="24"/>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There are around 750 thousand families in Milan only.</w:t>
      </w:r>
    </w:p>
    <w:p w14:paraId="0685331A" w14:textId="759EF590" w:rsidR="00C17986" w:rsidRPr="00D01022"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There are around 25 million families in Italy.</w:t>
      </w:r>
    </w:p>
    <w:p w14:paraId="1E83F5D1" w14:textId="77777777" w:rsidR="00C17986" w:rsidRPr="00C722C3"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On average Saturday sees more families go grocery shopping (from 10% to 40% more)</w:t>
      </w:r>
    </w:p>
    <w:p w14:paraId="6E3F857A" w14:textId="696FD08A" w:rsidR="00C17986" w:rsidRPr="00D01022" w:rsidRDefault="00C17986" w:rsidP="00D01022">
      <w:pPr>
        <w:pStyle w:val="ListParagraph"/>
        <w:numPr>
          <w:ilvl w:val="3"/>
          <w:numId w:val="22"/>
        </w:numPr>
        <w:spacing w:line="240" w:lineRule="auto"/>
        <w:rPr>
          <w:rStyle w:val="SubtleEmphasis"/>
          <w:rFonts w:ascii="Bell MT" w:hAnsi="Bell MT"/>
          <w:sz w:val="20"/>
          <w:szCs w:val="20"/>
        </w:rPr>
      </w:pPr>
      <w:r w:rsidRPr="00D01022">
        <w:rPr>
          <w:rStyle w:val="SubtleEmphasis"/>
          <w:rFonts w:ascii="Bell MT" w:hAnsi="Bell MT"/>
          <w:sz w:val="20"/>
          <w:szCs w:val="20"/>
        </w:rPr>
        <w:t>In the US from 29-30 million go on a weekday, while on the weekend 33-41 million families go grocery shopping</w:t>
      </w:r>
    </w:p>
    <w:p w14:paraId="1D45C38B" w14:textId="77777777" w:rsidR="00A3231B" w:rsidRPr="00D01022" w:rsidRDefault="00C17986" w:rsidP="00C17986">
      <w:pPr>
        <w:pStyle w:val="ListParagraph"/>
        <w:numPr>
          <w:ilvl w:val="2"/>
          <w:numId w:val="22"/>
        </w:numPr>
        <w:spacing w:line="240" w:lineRule="auto"/>
        <w:rPr>
          <w:rStyle w:val="SubtleEmphasis"/>
          <w:rFonts w:ascii="Bell MT" w:hAnsi="Bell MT"/>
          <w:sz w:val="36"/>
          <w:szCs w:val="36"/>
        </w:rPr>
      </w:pPr>
      <w:r>
        <w:rPr>
          <w:rStyle w:val="SubtleEmphasis"/>
          <w:rFonts w:ascii="Bell MT" w:hAnsi="Bell MT"/>
          <w:sz w:val="24"/>
          <w:szCs w:val="24"/>
        </w:rPr>
        <w:t>The average family goes grocery shopping</w:t>
      </w:r>
      <w:r w:rsidR="00A3231B">
        <w:rPr>
          <w:rStyle w:val="SubtleEmphasis"/>
          <w:rFonts w:ascii="Bell MT" w:hAnsi="Bell MT"/>
          <w:sz w:val="24"/>
          <w:szCs w:val="24"/>
        </w:rPr>
        <w:t xml:space="preserve"> 1.6 times a week as of 2019</w:t>
      </w:r>
    </w:p>
    <w:p w14:paraId="6B33BAD5" w14:textId="4E824C85" w:rsidR="00DF3309" w:rsidRDefault="00A3231B" w:rsidP="00A3231B">
      <w:pPr>
        <w:spacing w:line="240" w:lineRule="auto"/>
        <w:rPr>
          <w:rStyle w:val="SubtleEmphasis"/>
          <w:rFonts w:ascii="Bell MT" w:hAnsi="Bell MT"/>
          <w:i w:val="0"/>
          <w:iCs w:val="0"/>
          <w:sz w:val="24"/>
          <w:szCs w:val="24"/>
        </w:rPr>
      </w:pPr>
      <w:r w:rsidRPr="00D01022">
        <w:rPr>
          <w:rStyle w:val="SubtleEmphasis"/>
          <w:rFonts w:ascii="Bell MT" w:hAnsi="Bell MT"/>
          <w:i w:val="0"/>
          <w:iCs w:val="0"/>
          <w:sz w:val="24"/>
          <w:szCs w:val="24"/>
        </w:rPr>
        <w:t>Based on this information we can deduce that on the worst case the</w:t>
      </w:r>
      <w:r>
        <w:rPr>
          <w:rStyle w:val="SubtleEmphasis"/>
          <w:rFonts w:ascii="Bell MT" w:hAnsi="Bell MT"/>
          <w:i w:val="0"/>
          <w:iCs w:val="0"/>
          <w:sz w:val="24"/>
          <w:szCs w:val="24"/>
        </w:rPr>
        <w:t xml:space="preserve"> system to be will have to manage on peak hours 360 thousand users contemporarily in one hour in Italy</w:t>
      </w:r>
      <w:r w:rsidR="00B20D3C" w:rsidRPr="00D01022">
        <w:rPr>
          <w:rStyle w:val="SubtleEmphasis"/>
          <w:rFonts w:ascii="Bell MT" w:hAnsi="Bell MT"/>
          <w:i w:val="0"/>
          <w:iCs w:val="0"/>
          <w:sz w:val="24"/>
          <w:szCs w:val="24"/>
        </w:rPr>
        <w:t xml:space="preserve">. </w:t>
      </w:r>
    </w:p>
    <w:p w14:paraId="77BE65F3" w14:textId="2A6D2059" w:rsidR="00A3231B" w:rsidRPr="00D01022" w:rsidRDefault="00A3231B" w:rsidP="00D01022">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 xml:space="preserve">Since it is important to </w:t>
      </w:r>
      <w:r w:rsidR="00B84FD6">
        <w:rPr>
          <w:rStyle w:val="SubtleEmphasis"/>
          <w:rFonts w:ascii="Bell MT" w:hAnsi="Bell MT"/>
          <w:i w:val="0"/>
          <w:iCs w:val="0"/>
          <w:sz w:val="24"/>
          <w:szCs w:val="24"/>
        </w:rPr>
        <w:t>have fast responses to users’ requests, a response time to any request, comprising those of the external API’s should be under 0.5 seconds.</w:t>
      </w:r>
    </w:p>
    <w:p w14:paraId="4F55D9A2" w14:textId="5029BDF8" w:rsidR="00DF3309" w:rsidRDefault="00DF3309" w:rsidP="00DF3309">
      <w:pPr>
        <w:pStyle w:val="ListParagraph"/>
        <w:numPr>
          <w:ilvl w:val="0"/>
          <w:numId w:val="22"/>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3FD45A55" w:rsidR="00DF3309" w:rsidRDefault="00DF3309" w:rsidP="00DF3309">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rPr>
        <w:t>Software Compliance:</w:t>
      </w:r>
    </w:p>
    <w:p w14:paraId="509A541B" w14:textId="78510BF7" w:rsidR="00B61E5A" w:rsidRDefault="00B61E5A" w:rsidP="00B61E5A">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 xml:space="preserve">The software </w:t>
      </w:r>
      <w:r w:rsidR="00C76CDC">
        <w:rPr>
          <w:rStyle w:val="SubtleEmphasis"/>
          <w:rFonts w:ascii="Bell MT" w:hAnsi="Bell MT"/>
          <w:i w:val="0"/>
          <w:iCs w:val="0"/>
          <w:sz w:val="24"/>
          <w:szCs w:val="24"/>
        </w:rPr>
        <w:t>will</w:t>
      </w:r>
      <w:r>
        <w:rPr>
          <w:rStyle w:val="SubtleEmphasis"/>
          <w:rFonts w:ascii="Bell MT" w:hAnsi="Bell MT"/>
          <w:i w:val="0"/>
          <w:iCs w:val="0"/>
          <w:sz w:val="24"/>
          <w:szCs w:val="24"/>
        </w:rPr>
        <w:t xml:space="preserve"> comply with local laws </w:t>
      </w:r>
      <w:r w:rsidR="00C76CDC">
        <w:rPr>
          <w:rStyle w:val="SubtleEmphasis"/>
          <w:rFonts w:ascii="Bell MT" w:hAnsi="Bell MT"/>
          <w:i w:val="0"/>
          <w:iCs w:val="0"/>
          <w:sz w:val="24"/>
          <w:szCs w:val="24"/>
        </w:rPr>
        <w:t xml:space="preserve">regarding COVID-19 </w:t>
      </w:r>
      <w:r>
        <w:rPr>
          <w:rStyle w:val="SubtleEmphasis"/>
          <w:rFonts w:ascii="Bell MT" w:hAnsi="Bell MT"/>
          <w:i w:val="0"/>
          <w:iCs w:val="0"/>
          <w:sz w:val="24"/>
          <w:szCs w:val="24"/>
        </w:rPr>
        <w:t>and</w:t>
      </w:r>
      <w:r w:rsidR="00C76CDC">
        <w:rPr>
          <w:rStyle w:val="SubtleEmphasis"/>
          <w:rFonts w:ascii="Bell MT" w:hAnsi="Bell MT"/>
          <w:i w:val="0"/>
          <w:iCs w:val="0"/>
          <w:sz w:val="24"/>
          <w:szCs w:val="24"/>
        </w:rPr>
        <w:t xml:space="preserve"> its</w:t>
      </w:r>
      <w:r>
        <w:rPr>
          <w:rStyle w:val="SubtleEmphasis"/>
          <w:rFonts w:ascii="Bell MT" w:hAnsi="Bell MT"/>
          <w:i w:val="0"/>
          <w:iCs w:val="0"/>
          <w:sz w:val="24"/>
          <w:szCs w:val="24"/>
        </w:rPr>
        <w:t xml:space="preserve"> </w:t>
      </w:r>
      <w:r w:rsidR="00C76CDC">
        <w:rPr>
          <w:rStyle w:val="SubtleEmphasis"/>
          <w:rFonts w:ascii="Bell MT" w:hAnsi="Bell MT"/>
          <w:i w:val="0"/>
          <w:iCs w:val="0"/>
          <w:sz w:val="24"/>
          <w:szCs w:val="24"/>
        </w:rPr>
        <w:t xml:space="preserve">safety related </w:t>
      </w:r>
      <w:r>
        <w:rPr>
          <w:rStyle w:val="SubtleEmphasis"/>
          <w:rFonts w:ascii="Bell MT" w:hAnsi="Bell MT"/>
          <w:i w:val="0"/>
          <w:iCs w:val="0"/>
          <w:sz w:val="24"/>
          <w:szCs w:val="24"/>
        </w:rPr>
        <w:t>regulations</w:t>
      </w:r>
      <w:r w:rsidR="00C76CDC">
        <w:rPr>
          <w:rStyle w:val="SubtleEmphasis"/>
          <w:rFonts w:ascii="Bell MT" w:hAnsi="Bell MT"/>
          <w:i w:val="0"/>
          <w:iCs w:val="0"/>
          <w:sz w:val="24"/>
          <w:szCs w:val="24"/>
        </w:rPr>
        <w:t>.</w:t>
      </w:r>
    </w:p>
    <w:p w14:paraId="3E2CEAC7" w14:textId="2AB99708" w:rsidR="00C76CDC" w:rsidRPr="00D01022" w:rsidRDefault="00C76CDC" w:rsidP="00D01022">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 xml:space="preserve">Furthermore, the software will comply with local laws about data treatment and usage such as the EU General Data Protection Regulation </w:t>
      </w:r>
      <w:hyperlink r:id="rId24" w:history="1">
        <w:r>
          <w:rPr>
            <w:rStyle w:val="Hyperlink"/>
            <w:rFonts w:ascii="Bell MT" w:hAnsi="Bell MT" w:cs="Arial"/>
            <w:color w:val="004494"/>
            <w:sz w:val="24"/>
            <w:szCs w:val="24"/>
            <w:shd w:val="clear" w:color="auto" w:fill="FFFFFF"/>
          </w:rPr>
          <w:t>GDPR</w:t>
        </w:r>
        <w:r w:rsidRPr="00D01022">
          <w:rPr>
            <w:rStyle w:val="Hyperlink"/>
            <w:rFonts w:ascii="Bell MT" w:hAnsi="Bell MT" w:cs="Arial"/>
            <w:color w:val="004494"/>
            <w:sz w:val="24"/>
            <w:szCs w:val="24"/>
            <w:shd w:val="clear" w:color="auto" w:fill="FFFFFF"/>
          </w:rPr>
          <w:t xml:space="preserve">  2016/679</w:t>
        </w:r>
      </w:hyperlink>
      <w:r>
        <w:rPr>
          <w:rFonts w:ascii="Bell MT" w:hAnsi="Bell MT"/>
          <w:sz w:val="24"/>
          <w:szCs w:val="24"/>
        </w:rPr>
        <w:t>.</w:t>
      </w:r>
    </w:p>
    <w:p w14:paraId="30FC55CB" w14:textId="13062DF9" w:rsidR="00DF3309" w:rsidRDefault="00DF3309" w:rsidP="00DF3309">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rPr>
        <w:t>Hardware Limitations:</w:t>
      </w:r>
    </w:p>
    <w:p w14:paraId="69867089" w14:textId="77777777" w:rsidR="00B61E5A" w:rsidRDefault="000320FC" w:rsidP="00B61E5A">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There are inherent hardware limitations in which the system will find itself.</w:t>
      </w:r>
      <w:r w:rsidR="00B61E5A">
        <w:rPr>
          <w:rStyle w:val="SubtleEmphasis"/>
          <w:rFonts w:ascii="Bell MT" w:hAnsi="Bell MT"/>
          <w:i w:val="0"/>
          <w:iCs w:val="0"/>
          <w:sz w:val="24"/>
          <w:szCs w:val="24"/>
        </w:rPr>
        <w:t xml:space="preserve"> </w:t>
      </w:r>
    </w:p>
    <w:p w14:paraId="3DC452B6" w14:textId="13E697AD" w:rsidR="00B61E5A" w:rsidDel="001E571D" w:rsidRDefault="00CA1658" w:rsidP="00B61E5A">
      <w:pPr>
        <w:spacing w:line="240" w:lineRule="auto"/>
        <w:rPr>
          <w:del w:id="89" w:author="Cristian Sbrolli" w:date="2020-12-04T21:57:00Z"/>
          <w:rStyle w:val="SubtleEmphasis"/>
          <w:rFonts w:ascii="Bell MT" w:hAnsi="Bell MT"/>
          <w:i w:val="0"/>
          <w:iCs w:val="0"/>
          <w:sz w:val="24"/>
          <w:szCs w:val="24"/>
        </w:rPr>
      </w:pPr>
      <w:del w:id="90" w:author="Cristian Sbrolli" w:date="2020-12-04T21:57:00Z">
        <w:r w:rsidDel="001E571D">
          <w:rPr>
            <w:rStyle w:val="SubtleEmphasis"/>
            <w:rFonts w:ascii="Bell MT" w:hAnsi="Bell MT"/>
            <w:i w:val="0"/>
            <w:iCs w:val="0"/>
            <w:sz w:val="24"/>
            <w:szCs w:val="24"/>
          </w:rPr>
          <w:delText>For example, the dispenser will only have two buttons and a non-touch screen so the system cannot be much interactive</w:delText>
        </w:r>
        <w:r w:rsidR="00B61E5A" w:rsidDel="001E571D">
          <w:rPr>
            <w:rStyle w:val="SubtleEmphasis"/>
            <w:rFonts w:ascii="Bell MT" w:hAnsi="Bell MT"/>
            <w:i w:val="0"/>
            <w:iCs w:val="0"/>
            <w:sz w:val="24"/>
            <w:szCs w:val="24"/>
          </w:rPr>
          <w:delText>.</w:delText>
        </w:r>
      </w:del>
    </w:p>
    <w:p w14:paraId="290BE535" w14:textId="5240E0D8" w:rsidR="00C76CDC" w:rsidRDefault="00B61E5A" w:rsidP="00C76CDC">
      <w:pPr>
        <w:spacing w:line="240" w:lineRule="auto"/>
        <w:rPr>
          <w:rStyle w:val="SubtleEmphasis"/>
          <w:rFonts w:ascii="Bell MT" w:hAnsi="Bell MT"/>
          <w:sz w:val="36"/>
          <w:szCs w:val="36"/>
        </w:rPr>
      </w:pPr>
      <w:r>
        <w:rPr>
          <w:rStyle w:val="SubtleEmphasis"/>
          <w:rFonts w:ascii="Bell MT" w:hAnsi="Bell MT"/>
          <w:i w:val="0"/>
          <w:iCs w:val="0"/>
          <w:sz w:val="24"/>
          <w:szCs w:val="24"/>
        </w:rPr>
        <w:t>It is important for the software to be designed in a way that keeps count of its portability. This way it will need to be run on computationally weak (old) devices too.</w:t>
      </w:r>
      <w:r w:rsidR="00B76B18" w:rsidRPr="00C76CDC">
        <w:rPr>
          <w:rStyle w:val="SubtleEmphasis"/>
          <w:rFonts w:ascii="Bell MT" w:hAnsi="Bell MT"/>
          <w:sz w:val="36"/>
          <w:szCs w:val="36"/>
        </w:rPr>
        <w:br/>
      </w:r>
      <w:r w:rsidR="00B76B18" w:rsidRPr="00C76CDC">
        <w:rPr>
          <w:rStyle w:val="SubtleEmphasis"/>
          <w:rFonts w:ascii="Bell MT" w:hAnsi="Bell MT"/>
          <w:sz w:val="36"/>
          <w:szCs w:val="36"/>
        </w:rPr>
        <w:br/>
      </w:r>
    </w:p>
    <w:p w14:paraId="742F7687" w14:textId="3F6F3382" w:rsidR="00C76CDC" w:rsidRDefault="00C76CDC">
      <w:pPr>
        <w:rPr>
          <w:rStyle w:val="SubtleEmphasis"/>
          <w:rFonts w:ascii="Bell MT" w:hAnsi="Bell MT"/>
          <w:sz w:val="36"/>
          <w:szCs w:val="36"/>
        </w:rPr>
      </w:pPr>
      <w:r>
        <w:rPr>
          <w:rStyle w:val="SubtleEmphasis"/>
          <w:rFonts w:ascii="Bell MT" w:hAnsi="Bell MT"/>
          <w:sz w:val="36"/>
          <w:szCs w:val="36"/>
        </w:rPr>
        <w:br w:type="page"/>
      </w:r>
    </w:p>
    <w:p w14:paraId="6E1AA13D" w14:textId="77777777" w:rsidR="00DF3309" w:rsidRPr="00C76CDC" w:rsidRDefault="00DF3309" w:rsidP="00D01022">
      <w:pPr>
        <w:spacing w:line="240" w:lineRule="auto"/>
        <w:rPr>
          <w:rStyle w:val="SubtleEmphasis"/>
          <w:rFonts w:ascii="Bell MT" w:hAnsi="Bell MT"/>
          <w:sz w:val="36"/>
          <w:szCs w:val="36"/>
        </w:rPr>
      </w:pPr>
    </w:p>
    <w:p w14:paraId="019D1F8E" w14:textId="0314CDD9" w:rsidR="00B76B18" w:rsidRPr="00923D58"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3B602577" w14:textId="77777777" w:rsidR="00C76CDC" w:rsidRPr="00D01022" w:rsidRDefault="00B76B18" w:rsidP="00C76CDC">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Reliability:</w:t>
      </w:r>
    </w:p>
    <w:p w14:paraId="550264DB" w14:textId="1DFEAAAB" w:rsidR="00B76B18" w:rsidRPr="00C76CDC" w:rsidRDefault="00C76CDC" w:rsidP="00D01022">
      <w:pPr>
        <w:spacing w:line="240" w:lineRule="auto"/>
        <w:rPr>
          <w:rStyle w:val="SubtleEmphasis"/>
          <w:rFonts w:ascii="Bell MT" w:hAnsi="Bell MT"/>
          <w:sz w:val="36"/>
          <w:szCs w:val="36"/>
        </w:rPr>
      </w:pPr>
      <w:r>
        <w:rPr>
          <w:rStyle w:val="SubtleEmphasis"/>
          <w:rFonts w:ascii="Bell MT" w:hAnsi="Bell MT"/>
          <w:i w:val="0"/>
          <w:iCs w:val="0"/>
          <w:sz w:val="24"/>
          <w:szCs w:val="24"/>
          <w:lang w:val="en-US"/>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rFonts w:ascii="Bell MT" w:hAnsi="Bell MT"/>
          <w:sz w:val="36"/>
          <w:szCs w:val="36"/>
        </w:rPr>
      </w:pPr>
      <w:r w:rsidRPr="00B76B18">
        <w:rPr>
          <w:rStyle w:val="SubtleEmphasis"/>
          <w:rFonts w:ascii="Bell MT" w:hAnsi="Bell MT"/>
          <w:sz w:val="36"/>
          <w:szCs w:val="36"/>
          <w:lang w:val="en-US"/>
        </w:rPr>
        <w:t>Availability:</w:t>
      </w:r>
    </w:p>
    <w:p w14:paraId="5B32B178" w14:textId="42CF2BF3" w:rsidR="00CD0102" w:rsidRPr="00D01022" w:rsidRDefault="00C76CDC" w:rsidP="00D01022">
      <w:pPr>
        <w:spacing w:line="240" w:lineRule="auto"/>
        <w:rPr>
          <w:rStyle w:val="SubtleEmphasis"/>
          <w:rFonts w:ascii="Bell MT" w:hAnsi="Bell MT"/>
          <w:i w:val="0"/>
          <w:sz w:val="24"/>
          <w:szCs w:val="24"/>
        </w:rPr>
      </w:pPr>
      <w:r>
        <w:rPr>
          <w:rStyle w:val="SubtleEmphasis"/>
          <w:rFonts w:ascii="Bell MT" w:hAnsi="Bell MT"/>
          <w:i w:val="0"/>
          <w:sz w:val="24"/>
          <w:szCs w:val="24"/>
        </w:rPr>
        <w:t xml:space="preserve">Because of the system’s importance on the provision of social distancing for one of the most crucial aspects of our lives, it will have to be </w:t>
      </w:r>
      <w:r w:rsidR="00CD0102">
        <w:rPr>
          <w:rStyle w:val="SubtleEmphasis"/>
          <w:rFonts w:ascii="Bell MT" w:hAnsi="Bell MT"/>
          <w:i w:val="0"/>
          <w:sz w:val="24"/>
          <w:szCs w:val="24"/>
        </w:rPr>
        <w:t>up for 99.9% of the time. (Downtime: less than 9 hours)</w:t>
      </w:r>
    </w:p>
    <w:p w14:paraId="47A21124" w14:textId="77777777" w:rsidR="00CD0102" w:rsidRPr="00D01022" w:rsidRDefault="00B76B18" w:rsidP="00B76B18">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Security:</w:t>
      </w:r>
    </w:p>
    <w:p w14:paraId="5EFE46AB" w14:textId="1080CD1E" w:rsidR="00B76B18" w:rsidRPr="00D01022" w:rsidRDefault="00CD0102" w:rsidP="00D01022">
      <w:pPr>
        <w:spacing w:line="240" w:lineRule="auto"/>
        <w:rPr>
          <w:rStyle w:val="SubtleEmphasis"/>
          <w:rFonts w:ascii="Bell MT" w:hAnsi="Bell MT"/>
          <w:i w:val="0"/>
          <w:iCs w:val="0"/>
          <w:sz w:val="36"/>
          <w:szCs w:val="36"/>
        </w:rPr>
      </w:pPr>
      <w:r>
        <w:rPr>
          <w:rStyle w:val="SubtleEmphasis"/>
          <w:rFonts w:ascii="Bell MT" w:hAnsi="Bell MT"/>
          <w:i w:val="0"/>
          <w:sz w:val="24"/>
          <w:szCs w:val="24"/>
          <w:lang w:val="en-US"/>
        </w:rPr>
        <w:t>Security is important for the sole reason of the registered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rFonts w:ascii="Bell MT" w:hAnsi="Bell MT"/>
          <w:sz w:val="36"/>
          <w:szCs w:val="36"/>
          <w:lang w:val="en-US"/>
        </w:rPr>
        <w:t xml:space="preserve"> </w:t>
      </w:r>
      <w:r>
        <w:rPr>
          <w:rStyle w:val="SubtleEmphasis"/>
          <w:rFonts w:ascii="Bell MT" w:hAnsi="Bell MT"/>
          <w:sz w:val="36"/>
          <w:szCs w:val="36"/>
          <w:lang w:val="en-US"/>
        </w:rPr>
        <w:t xml:space="preserve"> </w:t>
      </w:r>
    </w:p>
    <w:p w14:paraId="0C3E3C6A" w14:textId="77777777" w:rsidR="00CD0102" w:rsidRPr="00D01022" w:rsidRDefault="00B76B18" w:rsidP="00B76B18">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Maintainability:</w:t>
      </w:r>
    </w:p>
    <w:p w14:paraId="1D3AEA31" w14:textId="3849AED2" w:rsidR="00B76B18" w:rsidRPr="00CD0102" w:rsidRDefault="00CD0102" w:rsidP="00D01022">
      <w:pPr>
        <w:spacing w:line="240" w:lineRule="auto"/>
        <w:rPr>
          <w:rStyle w:val="SubtleEmphasis"/>
          <w:rFonts w:ascii="Bell MT" w:hAnsi="Bell MT"/>
          <w:sz w:val="36"/>
          <w:szCs w:val="36"/>
        </w:rPr>
      </w:pPr>
      <w:r>
        <w:rPr>
          <w:rStyle w:val="SubtleEmphasis"/>
          <w:rFonts w:ascii="Bell MT" w:hAnsi="Bell MT"/>
          <w:i w:val="0"/>
          <w:iCs w:val="0"/>
          <w:sz w:val="24"/>
          <w:szCs w:val="24"/>
        </w:rPr>
        <w:t>The system</w:t>
      </w:r>
      <w:r w:rsidR="009648E8">
        <w:rPr>
          <w:rStyle w:val="SubtleEmphasis"/>
          <w:rFonts w:ascii="Bell MT" w:hAnsi="Bell MT"/>
          <w:i w:val="0"/>
          <w:iCs w:val="0"/>
          <w:sz w:val="24"/>
          <w:szCs w:val="24"/>
        </w:rPr>
        <w:t>-</w:t>
      </w:r>
      <w:r>
        <w:rPr>
          <w:rStyle w:val="SubtleEmphasis"/>
          <w:rFonts w:ascii="Bell MT" w:hAnsi="Bell MT"/>
          <w:i w:val="0"/>
          <w:iCs w:val="0"/>
          <w:sz w:val="24"/>
          <w:szCs w:val="24"/>
        </w:rPr>
        <w:t>to</w:t>
      </w:r>
      <w:r w:rsidR="009648E8">
        <w:rPr>
          <w:rStyle w:val="SubtleEmphasis"/>
          <w:rFonts w:ascii="Bell MT" w:hAnsi="Bell MT"/>
          <w:i w:val="0"/>
          <w:iCs w:val="0"/>
          <w:sz w:val="24"/>
          <w:szCs w:val="24"/>
        </w:rPr>
        <w:t>-</w:t>
      </w:r>
      <w:r>
        <w:rPr>
          <w:rStyle w:val="SubtleEmphasis"/>
          <w:rFonts w:ascii="Bell MT" w:hAnsi="Bell MT"/>
          <w:i w:val="0"/>
          <w:iCs w:val="0"/>
          <w:sz w:val="24"/>
          <w:szCs w:val="24"/>
        </w:rPr>
        <w:t xml:space="preserve">be </w:t>
      </w:r>
      <w:r w:rsidR="009648E8">
        <w:rPr>
          <w:rStyle w:val="SubtleEmphasis"/>
          <w:rFonts w:ascii="Bell MT" w:hAnsi="Bell MT"/>
          <w:i w:val="0"/>
          <w:iCs w:val="0"/>
          <w:sz w:val="24"/>
          <w:szCs w:val="24"/>
        </w:rPr>
        <w:t>has a strong need of maintainability and extendibility because of its nature.</w:t>
      </w:r>
      <w:r w:rsidR="0019584F">
        <w:rPr>
          <w:rStyle w:val="SubtleEmphasis"/>
          <w:rFonts w:ascii="Bell MT" w:hAnsi="Bell MT"/>
          <w:i w:val="0"/>
          <w:iCs w:val="0"/>
          <w:sz w:val="24"/>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ListParagraph"/>
        <w:numPr>
          <w:ilvl w:val="1"/>
          <w:numId w:val="22"/>
        </w:numPr>
        <w:spacing w:line="240" w:lineRule="auto"/>
        <w:rPr>
          <w:rStyle w:val="SubtleEmphasis"/>
          <w:rFonts w:ascii="Bell MT" w:hAnsi="Bell MT"/>
          <w:sz w:val="36"/>
          <w:szCs w:val="36"/>
        </w:rPr>
      </w:pPr>
      <w:r>
        <w:rPr>
          <w:rStyle w:val="SubtleEmphasis"/>
          <w:rFonts w:ascii="Bell MT" w:hAnsi="Bell MT"/>
          <w:sz w:val="36"/>
          <w:szCs w:val="36"/>
          <w:lang w:val="en-US"/>
        </w:rPr>
        <w:t>Portability:</w:t>
      </w:r>
    </w:p>
    <w:p w14:paraId="3B5975D0" w14:textId="03A7BAF1" w:rsidR="009648E8" w:rsidRPr="00D01022" w:rsidRDefault="009648E8" w:rsidP="00D01022">
      <w:pPr>
        <w:spacing w:line="240" w:lineRule="auto"/>
        <w:rPr>
          <w:rStyle w:val="SubtleEmphasis"/>
          <w:rFonts w:ascii="Bell MT" w:hAnsi="Bell MT"/>
          <w:i w:val="0"/>
          <w:iCs w:val="0"/>
          <w:sz w:val="24"/>
          <w:szCs w:val="24"/>
        </w:rPr>
      </w:pPr>
      <w:r>
        <w:rPr>
          <w:rStyle w:val="SubtleEmphasis"/>
          <w:rFonts w:ascii="Bell MT" w:hAnsi="Bell MT"/>
          <w:i w:val="0"/>
          <w:iCs w:val="0"/>
          <w:sz w:val="24"/>
          <w:szCs w:val="24"/>
        </w:rPr>
        <w:t>Since the goal is to</w:t>
      </w:r>
      <w:r w:rsidR="00C555A6">
        <w:rPr>
          <w:rStyle w:val="SubtleEmphasis"/>
          <w:rFonts w:ascii="Bell MT" w:hAnsi="Bell MT"/>
          <w:i w:val="0"/>
          <w:iCs w:val="0"/>
          <w:sz w:val="24"/>
          <w:szCs w:val="24"/>
        </w:rPr>
        <w:t xml:space="preserve"> make it easy for</w:t>
      </w:r>
      <w:r>
        <w:rPr>
          <w:rStyle w:val="SubtleEmphasis"/>
          <w:rFonts w:ascii="Bell MT" w:hAnsi="Bell MT"/>
          <w:i w:val="0"/>
          <w:iCs w:val="0"/>
          <w:sz w:val="24"/>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rFonts w:ascii="Bell MT" w:hAnsi="Bell MT"/>
          <w:sz w:val="32"/>
          <w:szCs w:val="32"/>
        </w:rPr>
      </w:pPr>
    </w:p>
    <w:p w14:paraId="2F641AA8" w14:textId="201FCF83" w:rsidR="0019584F" w:rsidRDefault="0019584F">
      <w:pPr>
        <w:rPr>
          <w:rStyle w:val="SubtleEmphasis"/>
          <w:rFonts w:ascii="Bell MT" w:hAnsi="Bell MT"/>
          <w:sz w:val="32"/>
          <w:szCs w:val="32"/>
        </w:rPr>
      </w:pPr>
      <w:r>
        <w:rPr>
          <w:rStyle w:val="SubtleEmphasis"/>
          <w:rFonts w:ascii="Bell MT" w:hAnsi="Bell MT"/>
          <w:sz w:val="32"/>
          <w:szCs w:val="32"/>
        </w:rPr>
        <w:br w:type="page"/>
      </w:r>
    </w:p>
    <w:p w14:paraId="1DB32498" w14:textId="77777777" w:rsidR="00DF3309" w:rsidRPr="00923D58" w:rsidRDefault="00DF3309" w:rsidP="00923D58">
      <w:pPr>
        <w:spacing w:line="240" w:lineRule="auto"/>
        <w:rPr>
          <w:rStyle w:val="SubtleEmphasis"/>
          <w:rFonts w:ascii="Bell MT" w:hAnsi="Bell MT"/>
          <w:sz w:val="32"/>
          <w:szCs w:val="32"/>
        </w:rPr>
      </w:pPr>
    </w:p>
    <w:p w14:paraId="65E08405" w14:textId="0D01F795" w:rsidR="001A5FAF" w:rsidRDefault="001A5FAF" w:rsidP="001A5FAF">
      <w:pPr>
        <w:pStyle w:val="ListParagraph"/>
        <w:numPr>
          <w:ilvl w:val="0"/>
          <w:numId w:val="9"/>
        </w:numPr>
        <w:spacing w:line="240" w:lineRule="auto"/>
        <w:rPr>
          <w:ins w:id="91" w:author="Cristian Sbrolli" w:date="2020-12-04T22:04:00Z"/>
          <w:rStyle w:val="SubtleEmphasis"/>
          <w:rFonts w:ascii="Bell MT" w:hAnsi="Bell MT"/>
          <w:sz w:val="44"/>
          <w:szCs w:val="44"/>
        </w:rPr>
      </w:pPr>
      <w:r w:rsidRPr="001A5FAF">
        <w:rPr>
          <w:rStyle w:val="SubtleEmphasis"/>
          <w:rFonts w:ascii="Bell MT" w:hAnsi="Bell MT"/>
          <w:sz w:val="44"/>
          <w:szCs w:val="44"/>
        </w:rPr>
        <w:t>FORMAL ANALYSIS USING ALLOY</w:t>
      </w:r>
    </w:p>
    <w:p w14:paraId="269C10D5" w14:textId="77ABC8A8" w:rsidR="005432E1" w:rsidRDefault="005432E1" w:rsidP="005432E1">
      <w:pPr>
        <w:pStyle w:val="ListParagraph"/>
        <w:spacing w:line="240" w:lineRule="auto"/>
        <w:ind w:left="360"/>
        <w:rPr>
          <w:ins w:id="92" w:author="Cristian Sbrolli" w:date="2020-12-04T22:04:00Z"/>
          <w:rStyle w:val="SubtleEmphasis"/>
          <w:rFonts w:ascii="Bell MT" w:hAnsi="Bell MT"/>
          <w:sz w:val="24"/>
          <w:szCs w:val="24"/>
        </w:rPr>
      </w:pPr>
    </w:p>
    <w:p w14:paraId="1BFF6FE0" w14:textId="500F02F4" w:rsidR="00F11FCF" w:rsidRDefault="005432E1" w:rsidP="00F11FCF">
      <w:pPr>
        <w:pStyle w:val="ListParagraph"/>
        <w:spacing w:line="240" w:lineRule="auto"/>
        <w:ind w:left="360"/>
        <w:rPr>
          <w:ins w:id="93" w:author="Cristian Sbrolli" w:date="2020-12-04T22:31:00Z"/>
          <w:rStyle w:val="SubtleEmphasis"/>
          <w:rFonts w:ascii="Bell MT" w:hAnsi="Bell MT"/>
          <w:sz w:val="24"/>
          <w:szCs w:val="24"/>
        </w:rPr>
      </w:pPr>
      <w:ins w:id="94" w:author="Cristian Sbrolli" w:date="2020-12-04T22:06:00Z">
        <w:r w:rsidRPr="002C295C">
          <w:rPr>
            <w:rStyle w:val="SubtleEmphasis"/>
            <w:rFonts w:ascii="Bell MT" w:hAnsi="Bell MT"/>
            <w:sz w:val="24"/>
            <w:szCs w:val="24"/>
          </w:rPr>
          <w:t xml:space="preserve">The following alloy formal analysis has the goal to prove the correct functionality </w:t>
        </w:r>
        <w:r w:rsidR="00F11FCF">
          <w:rPr>
            <w:rStyle w:val="SubtleEmphasis"/>
            <w:rFonts w:ascii="Bell MT" w:hAnsi="Bell MT"/>
            <w:sz w:val="24"/>
            <w:szCs w:val="24"/>
          </w:rPr>
          <w:t xml:space="preserve"> and the </w:t>
        </w:r>
      </w:ins>
      <w:ins w:id="95" w:author="Cristian Sbrolli" w:date="2020-12-04T22:07:00Z">
        <w:r w:rsidR="00F11FCF">
          <w:rPr>
            <w:rStyle w:val="SubtleEmphasis"/>
            <w:rFonts w:ascii="Bell MT" w:hAnsi="Bell MT"/>
            <w:sz w:val="24"/>
            <w:szCs w:val="24"/>
          </w:rPr>
          <w:t xml:space="preserve">formal proof </w:t>
        </w:r>
      </w:ins>
      <w:ins w:id="96" w:author="Cristian Sbrolli" w:date="2020-12-04T22:06:00Z">
        <w:r w:rsidRPr="002C295C">
          <w:rPr>
            <w:rStyle w:val="SubtleEmphasis"/>
            <w:rFonts w:ascii="Bell MT" w:hAnsi="Bell MT"/>
            <w:sz w:val="24"/>
            <w:szCs w:val="24"/>
          </w:rPr>
          <w:t>of</w:t>
        </w:r>
      </w:ins>
      <w:ins w:id="97" w:author="Cristian Sbrolli" w:date="2020-12-04T22:07:00Z">
        <w:r w:rsidR="00F11FCF">
          <w:rPr>
            <w:rStyle w:val="SubtleEmphasis"/>
            <w:rFonts w:ascii="Bell MT" w:hAnsi="Bell MT"/>
            <w:sz w:val="24"/>
            <w:szCs w:val="24"/>
          </w:rPr>
          <w:t xml:space="preserve"> </w:t>
        </w:r>
      </w:ins>
      <w:ins w:id="98" w:author="Cristian Sbrolli" w:date="2020-12-04T22:47:00Z">
        <w:r w:rsidR="002158F3">
          <w:rPr>
            <w:rStyle w:val="SubtleEmphasis"/>
            <w:rFonts w:ascii="Bell MT" w:hAnsi="Bell MT"/>
            <w:sz w:val="24"/>
            <w:szCs w:val="24"/>
          </w:rPr>
          <w:t xml:space="preserve">some of </w:t>
        </w:r>
      </w:ins>
      <w:ins w:id="99" w:author="Cristian Sbrolli" w:date="2020-12-04T22:07:00Z">
        <w:r w:rsidR="00F11FCF">
          <w:rPr>
            <w:rStyle w:val="SubtleEmphasis"/>
            <w:rFonts w:ascii="Bell MT" w:hAnsi="Bell MT"/>
            <w:sz w:val="24"/>
            <w:szCs w:val="24"/>
          </w:rPr>
          <w:t>the defined goals for</w:t>
        </w:r>
      </w:ins>
      <w:ins w:id="100" w:author="Cristian Sbrolli" w:date="2020-12-04T22:06:00Z">
        <w:r w:rsidRPr="002C295C">
          <w:rPr>
            <w:rStyle w:val="SubtleEmphasis"/>
            <w:rFonts w:ascii="Bell MT" w:hAnsi="Bell MT"/>
            <w:sz w:val="24"/>
            <w:szCs w:val="24"/>
          </w:rPr>
          <w:t xml:space="preserve"> the proposed system. We focus on:</w:t>
        </w:r>
      </w:ins>
    </w:p>
    <w:p w14:paraId="1CF2E949" w14:textId="77777777" w:rsidR="00192850" w:rsidRDefault="00192850" w:rsidP="00F11FCF">
      <w:pPr>
        <w:pStyle w:val="ListParagraph"/>
        <w:spacing w:line="240" w:lineRule="auto"/>
        <w:ind w:left="360"/>
        <w:rPr>
          <w:ins w:id="101" w:author="Cristian Sbrolli" w:date="2020-12-04T22:07:00Z"/>
          <w:rStyle w:val="SubtleEmphasis"/>
          <w:rFonts w:ascii="Bell MT" w:hAnsi="Bell MT"/>
          <w:sz w:val="24"/>
          <w:szCs w:val="24"/>
        </w:rPr>
      </w:pPr>
    </w:p>
    <w:p w14:paraId="4613DD8A" w14:textId="59D0B090" w:rsidR="005432E1" w:rsidRPr="00F11FCF" w:rsidRDefault="00F11FCF" w:rsidP="00F11FCF">
      <w:pPr>
        <w:pStyle w:val="ListParagraph"/>
        <w:numPr>
          <w:ilvl w:val="0"/>
          <w:numId w:val="73"/>
        </w:numPr>
        <w:spacing w:line="240" w:lineRule="auto"/>
        <w:rPr>
          <w:ins w:id="102" w:author="Cristian Sbrolli" w:date="2020-12-04T22:06:00Z"/>
          <w:rStyle w:val="SubtleEmphasis"/>
          <w:rFonts w:ascii="Bell MT" w:hAnsi="Bell MT"/>
          <w:sz w:val="24"/>
          <w:szCs w:val="24"/>
          <w:rPrChange w:id="103" w:author="Cristian Sbrolli" w:date="2020-12-04T22:07:00Z">
            <w:rPr>
              <w:ins w:id="104" w:author="Cristian Sbrolli" w:date="2020-12-04T22:06:00Z"/>
              <w:rStyle w:val="SubtleEmphasis"/>
              <w:rFonts w:ascii="Bell MT" w:hAnsi="Bell MT"/>
              <w:sz w:val="24"/>
              <w:szCs w:val="24"/>
            </w:rPr>
          </w:rPrChange>
        </w:rPr>
        <w:pPrChange w:id="105" w:author="Cristian Sbrolli" w:date="2020-12-04T22:07:00Z">
          <w:pPr>
            <w:pStyle w:val="ListParagraph"/>
            <w:spacing w:line="240" w:lineRule="auto"/>
            <w:ind w:left="360"/>
          </w:pPr>
        </w:pPrChange>
      </w:pPr>
      <w:ins w:id="106" w:author="Cristian Sbrolli" w:date="2020-12-04T22:11:00Z">
        <w:r>
          <w:rPr>
            <w:rStyle w:val="SubtleEmphasis"/>
            <w:rFonts w:ascii="Bell MT" w:hAnsi="Bell MT"/>
            <w:sz w:val="24"/>
            <w:szCs w:val="24"/>
          </w:rPr>
          <w:t>(G</w:t>
        </w:r>
      </w:ins>
      <w:ins w:id="107" w:author="Cristian Sbrolli" w:date="2020-12-04T22:31:00Z">
        <w:r w:rsidR="004928AA">
          <w:rPr>
            <w:rStyle w:val="SubtleEmphasis"/>
            <w:rFonts w:ascii="Bell MT" w:hAnsi="Bell MT"/>
            <w:sz w:val="24"/>
            <w:szCs w:val="24"/>
          </w:rPr>
          <w:t>3</w:t>
        </w:r>
      </w:ins>
      <w:ins w:id="108" w:author="Cristian Sbrolli" w:date="2020-12-04T22:11:00Z">
        <w:r>
          <w:rPr>
            <w:rStyle w:val="SubtleEmphasis"/>
            <w:rFonts w:ascii="Bell MT" w:hAnsi="Bell MT"/>
            <w:sz w:val="24"/>
            <w:szCs w:val="24"/>
          </w:rPr>
          <w:t>)T</w:t>
        </w:r>
      </w:ins>
      <w:ins w:id="109" w:author="Cristian Sbrolli" w:date="2020-12-04T22:06:00Z">
        <w:r w:rsidR="005432E1" w:rsidRPr="002C295C">
          <w:rPr>
            <w:rStyle w:val="SubtleEmphasis"/>
            <w:rFonts w:ascii="Bell MT" w:hAnsi="Bell MT"/>
            <w:sz w:val="24"/>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rFonts w:ascii="Bell MT" w:hAnsi="Bell MT"/>
            <w:sz w:val="24"/>
            <w:szCs w:val="24"/>
          </w:rPr>
          <w:t>cal norms (</w:t>
        </w:r>
        <w:r w:rsidR="005432E1" w:rsidRPr="00F11FCF">
          <w:rPr>
            <w:rStyle w:val="SubtleEmphasis"/>
            <w:rFonts w:ascii="Bell MT" w:hAnsi="Bell MT"/>
            <w:sz w:val="24"/>
            <w:szCs w:val="24"/>
            <w:rPrChange w:id="110" w:author="Cristian Sbrolli" w:date="2020-12-04T22:07:00Z">
              <w:rPr>
                <w:rStyle w:val="SubtleEmphasis"/>
                <w:rFonts w:ascii="Bell MT" w:hAnsi="Bell MT"/>
                <w:sz w:val="24"/>
                <w:szCs w:val="24"/>
              </w:rPr>
            </w:rPrChange>
          </w:rPr>
          <w:t>A5).</w:t>
        </w:r>
      </w:ins>
    </w:p>
    <w:p w14:paraId="0326E009" w14:textId="00054F62" w:rsidR="005432E1" w:rsidRDefault="00F11FCF" w:rsidP="00F11FCF">
      <w:pPr>
        <w:pStyle w:val="ListParagraph"/>
        <w:numPr>
          <w:ilvl w:val="0"/>
          <w:numId w:val="73"/>
        </w:numPr>
        <w:spacing w:line="240" w:lineRule="auto"/>
        <w:rPr>
          <w:ins w:id="111" w:author="Cristian Sbrolli" w:date="2020-12-04T22:47:00Z"/>
          <w:rStyle w:val="SubtleEmphasis"/>
          <w:rFonts w:ascii="Bell MT" w:hAnsi="Bell MT"/>
          <w:sz w:val="24"/>
          <w:szCs w:val="24"/>
        </w:rPr>
      </w:pPr>
      <w:ins w:id="112" w:author="Cristian Sbrolli" w:date="2020-12-04T22:12:00Z">
        <w:r>
          <w:rPr>
            <w:rStyle w:val="SubtleEmphasis"/>
            <w:rFonts w:ascii="Bell MT" w:hAnsi="Bell MT"/>
            <w:sz w:val="24"/>
            <w:szCs w:val="24"/>
          </w:rPr>
          <w:t>(G6</w:t>
        </w:r>
      </w:ins>
      <w:ins w:id="113" w:author="Cristian Sbrolli" w:date="2020-12-04T22:13:00Z">
        <w:r>
          <w:rPr>
            <w:rStyle w:val="SubtleEmphasis"/>
            <w:rFonts w:ascii="Bell MT" w:hAnsi="Bell MT"/>
            <w:sz w:val="24"/>
            <w:szCs w:val="24"/>
          </w:rPr>
          <w:t>,</w:t>
        </w:r>
      </w:ins>
      <w:ins w:id="114" w:author="Cristian Sbrolli" w:date="2020-12-04T22:12:00Z">
        <w:r>
          <w:rPr>
            <w:rStyle w:val="SubtleEmphasis"/>
            <w:rFonts w:ascii="Bell MT" w:hAnsi="Bell MT"/>
            <w:sz w:val="24"/>
            <w:szCs w:val="24"/>
          </w:rPr>
          <w:t xml:space="preserve"> G7</w:t>
        </w:r>
      </w:ins>
      <w:ins w:id="115" w:author="Cristian Sbrolli" w:date="2020-12-04T22:31:00Z">
        <w:r w:rsidR="00C750AB">
          <w:rPr>
            <w:rStyle w:val="SubtleEmphasis"/>
            <w:rFonts w:ascii="Bell MT" w:hAnsi="Bell MT"/>
            <w:sz w:val="24"/>
            <w:szCs w:val="24"/>
          </w:rPr>
          <w:t>, G8</w:t>
        </w:r>
      </w:ins>
      <w:ins w:id="116" w:author="Cristian Sbrolli" w:date="2020-12-04T22:12:00Z">
        <w:r>
          <w:rPr>
            <w:rStyle w:val="SubtleEmphasis"/>
            <w:rFonts w:ascii="Bell MT" w:hAnsi="Bell MT"/>
            <w:sz w:val="24"/>
            <w:szCs w:val="24"/>
          </w:rPr>
          <w:t>)</w:t>
        </w:r>
      </w:ins>
      <w:ins w:id="117" w:author="Cristian Sbrolli" w:date="2020-12-04T22:11:00Z">
        <w:r>
          <w:rPr>
            <w:rStyle w:val="SubtleEmphasis"/>
            <w:rFonts w:ascii="Bell MT" w:hAnsi="Bell MT"/>
            <w:sz w:val="24"/>
            <w:szCs w:val="24"/>
          </w:rPr>
          <w:t>T</w:t>
        </w:r>
      </w:ins>
      <w:ins w:id="118" w:author="Cristian Sbrolli" w:date="2020-12-04T22:06:00Z">
        <w:r w:rsidR="005432E1" w:rsidRPr="002C295C">
          <w:rPr>
            <w:rStyle w:val="SubtleEmphasis"/>
            <w:rFonts w:ascii="Bell MT" w:hAnsi="Bell MT"/>
            <w:sz w:val="24"/>
            <w:szCs w:val="24"/>
          </w:rPr>
          <w:t>he goals of the users about being able to get tickets and visits in available time slots</w:t>
        </w:r>
      </w:ins>
      <w:ins w:id="119" w:author="Cristian Sbrolli" w:date="2020-12-04T22:32:00Z">
        <w:r w:rsidR="00192850">
          <w:rPr>
            <w:rStyle w:val="SubtleEmphasis"/>
            <w:rFonts w:ascii="Bell MT" w:hAnsi="Bell MT"/>
            <w:sz w:val="24"/>
            <w:szCs w:val="24"/>
          </w:rPr>
          <w:t xml:space="preserve">, so that they </w:t>
        </w:r>
        <w:r w:rsidR="000B46DD">
          <w:rPr>
            <w:rStyle w:val="SubtleEmphasis"/>
            <w:rFonts w:ascii="Bell MT" w:hAnsi="Bell MT"/>
            <w:sz w:val="24"/>
            <w:szCs w:val="24"/>
          </w:rPr>
          <w:t>do not</w:t>
        </w:r>
        <w:r w:rsidR="00192850">
          <w:rPr>
            <w:rStyle w:val="SubtleEmphasis"/>
            <w:rFonts w:ascii="Bell MT" w:hAnsi="Bell MT"/>
            <w:sz w:val="24"/>
            <w:szCs w:val="24"/>
          </w:rPr>
          <w:t xml:space="preserve"> need to line up in front of the store. </w:t>
        </w:r>
      </w:ins>
      <w:ins w:id="120" w:author="Cristian Sbrolli" w:date="2020-12-04T22:06:00Z">
        <w:r w:rsidR="005432E1" w:rsidRPr="002C295C">
          <w:rPr>
            <w:rStyle w:val="SubtleEmphasis"/>
            <w:rFonts w:ascii="Bell MT" w:hAnsi="Bell MT"/>
            <w:sz w:val="24"/>
            <w:szCs w:val="24"/>
          </w:rPr>
          <w:t>Th</w:t>
        </w:r>
      </w:ins>
      <w:ins w:id="121" w:author="Cristian Sbrolli" w:date="2020-12-04T22:08:00Z">
        <w:r>
          <w:rPr>
            <w:rStyle w:val="SubtleEmphasis"/>
            <w:rFonts w:ascii="Bell MT" w:hAnsi="Bell MT"/>
            <w:sz w:val="24"/>
            <w:szCs w:val="24"/>
          </w:rPr>
          <w:t xml:space="preserve">ese </w:t>
        </w:r>
      </w:ins>
      <w:ins w:id="122" w:author="Cristian Sbrolli" w:date="2020-12-04T22:32:00Z">
        <w:r w:rsidR="00192850">
          <w:rPr>
            <w:rStyle w:val="SubtleEmphasis"/>
            <w:rFonts w:ascii="Bell MT" w:hAnsi="Bell MT"/>
            <w:sz w:val="24"/>
            <w:szCs w:val="24"/>
          </w:rPr>
          <w:t xml:space="preserve">goals </w:t>
        </w:r>
      </w:ins>
      <w:ins w:id="123" w:author="Cristian Sbrolli" w:date="2020-12-04T22:08:00Z">
        <w:r>
          <w:rPr>
            <w:rStyle w:val="SubtleEmphasis"/>
            <w:rFonts w:ascii="Bell MT" w:hAnsi="Bell MT"/>
            <w:sz w:val="24"/>
            <w:szCs w:val="24"/>
          </w:rPr>
          <w:t xml:space="preserve">are modelled through predicates, </w:t>
        </w:r>
      </w:ins>
      <w:ins w:id="124" w:author="Cristian Sbrolli" w:date="2020-12-04T22:09:00Z">
        <w:r>
          <w:rPr>
            <w:rStyle w:val="SubtleEmphasis"/>
            <w:rFonts w:ascii="Bell MT" w:hAnsi="Bell MT"/>
            <w:sz w:val="24"/>
            <w:szCs w:val="24"/>
          </w:rPr>
          <w:t>showing the correct working of the system, that can give tickets to users both physically through a dispenser and vi</w:t>
        </w:r>
      </w:ins>
      <w:ins w:id="125" w:author="Cristian Sbrolli" w:date="2020-12-04T22:10:00Z">
        <w:r>
          <w:rPr>
            <w:rStyle w:val="SubtleEmphasis"/>
            <w:rFonts w:ascii="Bell MT" w:hAnsi="Bell MT"/>
            <w:sz w:val="24"/>
            <w:szCs w:val="24"/>
          </w:rPr>
          <w:t>rtually through their devices. Moreover, the advanced functionality of booking a visit is modelled too, with the user choosing both the date and the time slot. The system is shown to work correctly giving ticket</w:t>
        </w:r>
      </w:ins>
      <w:ins w:id="126" w:author="Cristian Sbrolli" w:date="2020-12-04T22:11:00Z">
        <w:r>
          <w:rPr>
            <w:rStyle w:val="SubtleEmphasis"/>
            <w:rFonts w:ascii="Bell MT" w:hAnsi="Bell MT"/>
            <w:sz w:val="24"/>
            <w:szCs w:val="24"/>
          </w:rPr>
          <w:t xml:space="preserve">s only </w:t>
        </w:r>
      </w:ins>
      <w:ins w:id="127" w:author="Cristian Sbrolli" w:date="2020-12-04T22:32:00Z">
        <w:r w:rsidR="000B46DD">
          <w:rPr>
            <w:rStyle w:val="SubtleEmphasis"/>
            <w:rFonts w:ascii="Bell MT" w:hAnsi="Bell MT"/>
            <w:sz w:val="24"/>
            <w:szCs w:val="24"/>
          </w:rPr>
          <w:t>for</w:t>
        </w:r>
        <w:r w:rsidR="000B46DD" w:rsidRPr="000B46DD">
          <w:rPr>
            <w:rStyle w:val="SubtleEmphasis"/>
            <w:rFonts w:ascii="Bell MT" w:hAnsi="Bell MT"/>
            <w:sz w:val="24"/>
            <w:szCs w:val="24"/>
          </w:rPr>
          <w:t xml:space="preserve"> </w:t>
        </w:r>
        <w:r w:rsidR="000B46DD">
          <w:rPr>
            <w:rStyle w:val="SubtleEmphasis"/>
            <w:rFonts w:ascii="Bell MT" w:hAnsi="Bell MT"/>
            <w:sz w:val="24"/>
            <w:szCs w:val="24"/>
          </w:rPr>
          <w:t>available</w:t>
        </w:r>
      </w:ins>
      <w:ins w:id="128" w:author="Cristian Sbrolli" w:date="2020-12-04T22:11:00Z">
        <w:r>
          <w:rPr>
            <w:rStyle w:val="SubtleEmphasis"/>
            <w:rFonts w:ascii="Bell MT" w:hAnsi="Bell MT"/>
            <w:sz w:val="24"/>
            <w:szCs w:val="24"/>
          </w:rPr>
          <w:t xml:space="preserve"> time slots.</w:t>
        </w:r>
      </w:ins>
    </w:p>
    <w:p w14:paraId="66C324C3" w14:textId="6A7184E3" w:rsidR="008F6D57" w:rsidRDefault="008F6D57" w:rsidP="00F11FCF">
      <w:pPr>
        <w:pStyle w:val="ListParagraph"/>
        <w:numPr>
          <w:ilvl w:val="0"/>
          <w:numId w:val="73"/>
        </w:numPr>
        <w:spacing w:line="240" w:lineRule="auto"/>
        <w:rPr>
          <w:ins w:id="129" w:author="Cristian Sbrolli" w:date="2020-12-04T22:11:00Z"/>
          <w:rStyle w:val="SubtleEmphasis"/>
          <w:rFonts w:ascii="Bell MT" w:hAnsi="Bell MT"/>
          <w:sz w:val="24"/>
          <w:szCs w:val="24"/>
        </w:rPr>
      </w:pPr>
      <w:ins w:id="130" w:author="Cristian Sbrolli" w:date="2020-12-04T22:47:00Z">
        <w:r>
          <w:rPr>
            <w:rStyle w:val="SubtleEmphasis"/>
            <w:rFonts w:ascii="Bell MT" w:hAnsi="Bell MT"/>
            <w:sz w:val="24"/>
            <w:szCs w:val="24"/>
          </w:rPr>
          <w:t xml:space="preserve">(G1, G2) The </w:t>
        </w:r>
      </w:ins>
      <w:ins w:id="131" w:author="Cristian Sbrolli" w:date="2020-12-04T22:48:00Z">
        <w:r>
          <w:rPr>
            <w:rStyle w:val="SubtleEmphasis"/>
            <w:rFonts w:ascii="Bell MT" w:hAnsi="Bell MT"/>
            <w:sz w:val="24"/>
            <w:szCs w:val="24"/>
          </w:rPr>
          <w:t xml:space="preserve">goals </w:t>
        </w:r>
        <w:r w:rsidR="00B81424">
          <w:rPr>
            <w:rStyle w:val="SubtleEmphasis"/>
            <w:rFonts w:ascii="Bell MT" w:hAnsi="Bell MT"/>
            <w:sz w:val="24"/>
            <w:szCs w:val="24"/>
          </w:rPr>
          <w:t>about</w:t>
        </w:r>
        <w:r>
          <w:rPr>
            <w:rStyle w:val="SubtleEmphasis"/>
            <w:rFonts w:ascii="Bell MT" w:hAnsi="Bell MT"/>
            <w:sz w:val="24"/>
            <w:szCs w:val="24"/>
          </w:rPr>
          <w:t xml:space="preserve"> the shop manage</w:t>
        </w:r>
        <w:r w:rsidR="00B81424">
          <w:rPr>
            <w:rStyle w:val="SubtleEmphasis"/>
            <w:rFonts w:ascii="Bell MT" w:hAnsi="Bell MT"/>
            <w:sz w:val="24"/>
            <w:szCs w:val="24"/>
          </w:rPr>
          <w:t xml:space="preserve">r being able to track and regulate the influx of people in the store. This is modelled through a ticket system, that allows </w:t>
        </w:r>
      </w:ins>
      <w:ins w:id="132" w:author="Cristian Sbrolli" w:date="2020-12-04T22:49:00Z">
        <w:r w:rsidR="00127BF4">
          <w:rPr>
            <w:rStyle w:val="SubtleEmphasis"/>
            <w:rFonts w:ascii="Bell MT" w:hAnsi="Bell MT"/>
            <w:sz w:val="24"/>
            <w:szCs w:val="24"/>
          </w:rPr>
          <w:t xml:space="preserve">to monitor </w:t>
        </w:r>
      </w:ins>
      <w:ins w:id="133" w:author="Cristian Sbrolli" w:date="2020-12-04T22:50:00Z">
        <w:r w:rsidR="00127BF4">
          <w:rPr>
            <w:rStyle w:val="SubtleEmphasis"/>
            <w:rFonts w:ascii="Bell MT" w:hAnsi="Bell MT"/>
            <w:sz w:val="24"/>
            <w:szCs w:val="24"/>
          </w:rPr>
          <w:t>and regulate the maximum number of people admitted inside the store at each timeslot</w:t>
        </w:r>
        <w:r w:rsidR="003E2F26">
          <w:rPr>
            <w:rStyle w:val="SubtleEmphasis"/>
            <w:rFonts w:ascii="Bell MT" w:hAnsi="Bell MT"/>
            <w:sz w:val="24"/>
            <w:szCs w:val="24"/>
          </w:rPr>
          <w:t xml:space="preserve"> an</w:t>
        </w:r>
      </w:ins>
      <w:ins w:id="134" w:author="Cristian Sbrolli" w:date="2020-12-04T22:51:00Z">
        <w:r w:rsidR="003E2F26">
          <w:rPr>
            <w:rStyle w:val="SubtleEmphasis"/>
            <w:rFonts w:ascii="Bell MT" w:hAnsi="Bell MT"/>
            <w:sz w:val="24"/>
            <w:szCs w:val="24"/>
          </w:rPr>
          <w:t>d the current general situation about tickets.</w:t>
        </w:r>
      </w:ins>
    </w:p>
    <w:p w14:paraId="60EA439B" w14:textId="1A646F42" w:rsidR="00C32B05" w:rsidRPr="00B20E3B" w:rsidRDefault="00C32B05" w:rsidP="00C32B05">
      <w:pPr>
        <w:pStyle w:val="ListParagraph"/>
        <w:numPr>
          <w:ilvl w:val="0"/>
          <w:numId w:val="73"/>
        </w:numPr>
        <w:spacing w:line="240" w:lineRule="auto"/>
        <w:rPr>
          <w:ins w:id="135" w:author="Cristian Sbrolli" w:date="2020-12-04T22:35:00Z"/>
          <w:rStyle w:val="SubtleEmphasis"/>
          <w:rFonts w:ascii="Bell MT" w:hAnsi="Bell MT"/>
          <w:sz w:val="24"/>
          <w:szCs w:val="24"/>
        </w:rPr>
      </w:pPr>
      <w:ins w:id="136" w:author="Cristian Sbrolli" w:date="2020-12-04T22:35:00Z">
        <w:r w:rsidRPr="00B20E3B">
          <w:rPr>
            <w:rStyle w:val="SubtleEmphasis"/>
            <w:rFonts w:ascii="Bell MT" w:hAnsi="Bell MT"/>
            <w:sz w:val="24"/>
            <w:szCs w:val="24"/>
          </w:rPr>
          <w:t xml:space="preserve">The soundness of the proposed system, showing that users cannot shop without having their entrance monitored, thus they cannot shop without a ticket or a visit booked. </w:t>
        </w:r>
        <w:r w:rsidR="00D90DC9">
          <w:rPr>
            <w:rStyle w:val="SubtleEmphasis"/>
            <w:rFonts w:ascii="Bell MT" w:hAnsi="Bell MT"/>
            <w:sz w:val="24"/>
            <w:szCs w:val="24"/>
          </w:rPr>
          <w:t xml:space="preserve">This is modelled </w:t>
        </w:r>
      </w:ins>
      <w:ins w:id="137" w:author="Cristian Sbrolli" w:date="2020-12-04T22:36:00Z">
        <w:r w:rsidR="00D90DC9">
          <w:rPr>
            <w:rStyle w:val="SubtleEmphasis"/>
            <w:rFonts w:ascii="Bell MT" w:hAnsi="Bell MT"/>
            <w:sz w:val="24"/>
            <w:szCs w:val="24"/>
          </w:rPr>
          <w:t>with a predicate</w:t>
        </w:r>
        <w:r w:rsidR="00096100">
          <w:rPr>
            <w:rStyle w:val="SubtleEmphasis"/>
            <w:rFonts w:ascii="Bell MT" w:hAnsi="Bell MT"/>
            <w:sz w:val="24"/>
            <w:szCs w:val="24"/>
          </w:rPr>
          <w:t xml:space="preserve">. </w:t>
        </w:r>
      </w:ins>
      <w:ins w:id="138" w:author="Cristian Sbrolli" w:date="2020-12-04T22:35:00Z">
        <w:r w:rsidRPr="00B20E3B">
          <w:rPr>
            <w:rStyle w:val="SubtleEmphasis"/>
            <w:rFonts w:ascii="Bell MT" w:hAnsi="Bell MT"/>
            <w:sz w:val="24"/>
            <w:szCs w:val="24"/>
          </w:rPr>
          <w:t xml:space="preserve">The model also </w:t>
        </w:r>
        <w:r w:rsidRPr="00B20E3B">
          <w:rPr>
            <w:rStyle w:val="SubtleEmphasis"/>
            <w:rFonts w:ascii="Bell MT" w:hAnsi="Bell MT"/>
            <w:sz w:val="24"/>
            <w:szCs w:val="24"/>
          </w:rPr>
          <w:t>considers</w:t>
        </w:r>
        <w:r w:rsidRPr="00B20E3B">
          <w:rPr>
            <w:rStyle w:val="SubtleEmphasis"/>
            <w:rFonts w:ascii="Bell MT" w:hAnsi="Bell MT"/>
            <w:sz w:val="24"/>
            <w:szCs w:val="24"/>
          </w:rPr>
          <w:t xml:space="preserve"> possible particular cases as the fact that users could lose their ticket after the entrance, with the system recognizing this and correctly considering concluded such a ticket after the end of its time slot</w:t>
        </w:r>
        <w:r>
          <w:rPr>
            <w:rStyle w:val="SubtleEmphasis"/>
            <w:rFonts w:ascii="Bell MT" w:hAnsi="Bell MT"/>
            <w:sz w:val="24"/>
            <w:szCs w:val="24"/>
          </w:rPr>
          <w:t>.</w:t>
        </w:r>
      </w:ins>
    </w:p>
    <w:p w14:paraId="7DA96D9A" w14:textId="0D6748C0" w:rsidR="00F11FCF" w:rsidRPr="002C295C" w:rsidRDefault="00F11FCF" w:rsidP="00C32B05">
      <w:pPr>
        <w:pStyle w:val="ListParagraph"/>
        <w:spacing w:line="240" w:lineRule="auto"/>
        <w:ind w:left="1080"/>
        <w:rPr>
          <w:ins w:id="139" w:author="Cristian Sbrolli" w:date="2020-12-04T22:06:00Z"/>
          <w:rStyle w:val="SubtleEmphasis"/>
          <w:rFonts w:ascii="Bell MT" w:hAnsi="Bell MT"/>
          <w:sz w:val="24"/>
          <w:szCs w:val="24"/>
        </w:rPr>
        <w:pPrChange w:id="140" w:author="Cristian Sbrolli" w:date="2020-12-04T22:35:00Z">
          <w:pPr>
            <w:pStyle w:val="ListParagraph"/>
            <w:spacing w:line="240" w:lineRule="auto"/>
            <w:ind w:left="360"/>
          </w:pPr>
        </w:pPrChange>
      </w:pPr>
    </w:p>
    <w:p w14:paraId="29A19B27" w14:textId="790A338A" w:rsidR="005432E1" w:rsidRDefault="002D5882" w:rsidP="00F009CC">
      <w:pPr>
        <w:pStyle w:val="ListParagraph"/>
        <w:numPr>
          <w:ilvl w:val="0"/>
          <w:numId w:val="74"/>
        </w:numPr>
        <w:spacing w:line="240" w:lineRule="auto"/>
        <w:rPr>
          <w:ins w:id="141" w:author="Cristian Sbrolli" w:date="2020-12-04T22:03:00Z"/>
          <w:rStyle w:val="SubtleEmphasis"/>
          <w:rFonts w:ascii="Bell MT" w:hAnsi="Bell MT"/>
          <w:sz w:val="44"/>
          <w:szCs w:val="44"/>
        </w:rPr>
        <w:pPrChange w:id="142" w:author="Cristian Sbrolli" w:date="2020-12-05T00:04:00Z">
          <w:pPr>
            <w:pStyle w:val="ListParagraph"/>
            <w:numPr>
              <w:numId w:val="9"/>
            </w:numPr>
            <w:spacing w:line="240" w:lineRule="auto"/>
            <w:ind w:left="360" w:hanging="360"/>
          </w:pPr>
        </w:pPrChange>
      </w:pPr>
      <w:ins w:id="143" w:author="Cristian Sbrolli" w:date="2020-12-05T00:05:00Z">
        <w:r>
          <w:rPr>
            <w:rStyle w:val="SubtleEmphasis"/>
            <w:rFonts w:ascii="Bell MT" w:hAnsi="Bell MT"/>
            <w:sz w:val="44"/>
            <w:szCs w:val="44"/>
          </w:rPr>
          <w:t>Signa</w:t>
        </w:r>
      </w:ins>
      <w:ins w:id="144" w:author="Cristian Sbrolli" w:date="2020-12-05T00:06:00Z">
        <w:r>
          <w:rPr>
            <w:rStyle w:val="SubtleEmphasis"/>
            <w:rFonts w:ascii="Bell MT" w:hAnsi="Bell MT"/>
            <w:sz w:val="44"/>
            <w:szCs w:val="44"/>
          </w:rPr>
          <w:t>tures</w:t>
        </w:r>
      </w:ins>
    </w:p>
    <w:p w14:paraId="72C2CA4F" w14:textId="77777777" w:rsidR="005432E1" w:rsidRPr="005432E1" w:rsidRDefault="005432E1" w:rsidP="005432E1">
      <w:pPr>
        <w:pStyle w:val="ListParagraph"/>
        <w:spacing w:line="240" w:lineRule="auto"/>
        <w:ind w:left="360"/>
        <w:rPr>
          <w:ins w:id="145" w:author="Cristian Sbrolli" w:date="2020-12-04T22:03:00Z"/>
          <w:rStyle w:val="SubtleEmphasis"/>
          <w:rFonts w:cstheme="minorHAnsi"/>
          <w:sz w:val="24"/>
          <w:szCs w:val="24"/>
          <w:rPrChange w:id="146" w:author="Cristian Sbrolli" w:date="2020-12-04T22:04:00Z">
            <w:rPr>
              <w:ins w:id="147" w:author="Cristian Sbrolli" w:date="2020-12-04T22:03:00Z"/>
              <w:rStyle w:val="SubtleEmphasis"/>
              <w:rFonts w:ascii="Bell MT" w:hAnsi="Bell MT"/>
              <w:sz w:val="44"/>
              <w:szCs w:val="44"/>
            </w:rPr>
          </w:rPrChange>
        </w:rPr>
      </w:pPr>
      <w:ins w:id="148" w:author="Cristian Sbrolli" w:date="2020-12-04T22:03:00Z">
        <w:r w:rsidRPr="005432E1">
          <w:rPr>
            <w:rStyle w:val="SubtleEmphasis"/>
            <w:rFonts w:cstheme="minorHAnsi"/>
            <w:sz w:val="24"/>
            <w:szCs w:val="24"/>
            <w:rPrChange w:id="149" w:author="Cristian Sbrolli" w:date="2020-12-04T22:04:00Z">
              <w:rPr>
                <w:rStyle w:val="SubtleEmphasis"/>
                <w:rFonts w:ascii="Bell MT" w:hAnsi="Bell MT"/>
                <w:sz w:val="44"/>
                <w:szCs w:val="44"/>
              </w:rPr>
            </w:rPrChange>
          </w:rPr>
          <w:t>sig Market{</w:t>
        </w:r>
      </w:ins>
    </w:p>
    <w:p w14:paraId="35D83EBF" w14:textId="77777777" w:rsidR="005432E1" w:rsidRPr="005432E1" w:rsidRDefault="005432E1" w:rsidP="005432E1">
      <w:pPr>
        <w:pStyle w:val="ListParagraph"/>
        <w:spacing w:line="240" w:lineRule="auto"/>
        <w:ind w:left="360"/>
        <w:rPr>
          <w:ins w:id="150" w:author="Cristian Sbrolli" w:date="2020-12-04T22:03:00Z"/>
          <w:rStyle w:val="SubtleEmphasis"/>
          <w:rFonts w:cstheme="minorHAnsi"/>
          <w:sz w:val="24"/>
          <w:szCs w:val="24"/>
          <w:rPrChange w:id="151" w:author="Cristian Sbrolli" w:date="2020-12-04T22:04:00Z">
            <w:rPr>
              <w:ins w:id="152" w:author="Cristian Sbrolli" w:date="2020-12-04T22:03:00Z"/>
              <w:rStyle w:val="SubtleEmphasis"/>
              <w:rFonts w:ascii="Bell MT" w:hAnsi="Bell MT"/>
              <w:sz w:val="44"/>
              <w:szCs w:val="44"/>
            </w:rPr>
          </w:rPrChange>
        </w:rPr>
      </w:pPr>
      <w:ins w:id="153" w:author="Cristian Sbrolli" w:date="2020-12-04T22:03:00Z">
        <w:r w:rsidRPr="005432E1">
          <w:rPr>
            <w:rStyle w:val="SubtleEmphasis"/>
            <w:rFonts w:cstheme="minorHAnsi"/>
            <w:sz w:val="24"/>
            <w:szCs w:val="24"/>
            <w:rPrChange w:id="154" w:author="Cristian Sbrolli" w:date="2020-12-04T22:04:00Z">
              <w:rPr>
                <w:rStyle w:val="SubtleEmphasis"/>
                <w:rFonts w:ascii="Bell MT" w:hAnsi="Bell MT"/>
                <w:sz w:val="44"/>
                <w:szCs w:val="44"/>
              </w:rPr>
            </w:rPrChange>
          </w:rPr>
          <w:t>dispensers: some TicketDispenser,</w:t>
        </w:r>
      </w:ins>
    </w:p>
    <w:p w14:paraId="43EBFD94" w14:textId="77777777" w:rsidR="005432E1" w:rsidRPr="005432E1" w:rsidRDefault="005432E1" w:rsidP="005432E1">
      <w:pPr>
        <w:pStyle w:val="ListParagraph"/>
        <w:spacing w:line="240" w:lineRule="auto"/>
        <w:ind w:left="360"/>
        <w:rPr>
          <w:ins w:id="155" w:author="Cristian Sbrolli" w:date="2020-12-04T22:03:00Z"/>
          <w:rStyle w:val="SubtleEmphasis"/>
          <w:rFonts w:cstheme="minorHAnsi"/>
          <w:sz w:val="24"/>
          <w:szCs w:val="24"/>
          <w:rPrChange w:id="156" w:author="Cristian Sbrolli" w:date="2020-12-04T22:04:00Z">
            <w:rPr>
              <w:ins w:id="157" w:author="Cristian Sbrolli" w:date="2020-12-04T22:03:00Z"/>
              <w:rStyle w:val="SubtleEmphasis"/>
              <w:rFonts w:ascii="Bell MT" w:hAnsi="Bell MT"/>
              <w:sz w:val="44"/>
              <w:szCs w:val="44"/>
            </w:rPr>
          </w:rPrChange>
        </w:rPr>
      </w:pPr>
      <w:ins w:id="158" w:author="Cristian Sbrolli" w:date="2020-12-04T22:03:00Z">
        <w:r w:rsidRPr="005432E1">
          <w:rPr>
            <w:rStyle w:val="SubtleEmphasis"/>
            <w:rFonts w:cstheme="minorHAnsi"/>
            <w:sz w:val="24"/>
            <w:szCs w:val="24"/>
            <w:rPrChange w:id="159" w:author="Cristian Sbrolli" w:date="2020-12-04T22:04:00Z">
              <w:rPr>
                <w:rStyle w:val="SubtleEmphasis"/>
                <w:rFonts w:ascii="Bell MT" w:hAnsi="Bell MT"/>
                <w:sz w:val="44"/>
                <w:szCs w:val="44"/>
              </w:rPr>
            </w:rPrChange>
          </w:rPr>
          <w:t xml:space="preserve">cashDesks: some </w:t>
        </w:r>
        <w:proofErr w:type="spellStart"/>
        <w:r w:rsidRPr="005432E1">
          <w:rPr>
            <w:rStyle w:val="SubtleEmphasis"/>
            <w:rFonts w:cstheme="minorHAnsi"/>
            <w:sz w:val="24"/>
            <w:szCs w:val="24"/>
            <w:rPrChange w:id="160"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161" w:author="Cristian Sbrolli" w:date="2020-12-04T22:04:00Z">
              <w:rPr>
                <w:rStyle w:val="SubtleEmphasis"/>
                <w:rFonts w:ascii="Bell MT" w:hAnsi="Bell MT"/>
                <w:sz w:val="44"/>
                <w:szCs w:val="44"/>
              </w:rPr>
            </w:rPrChange>
          </w:rPr>
          <w:t>,</w:t>
        </w:r>
      </w:ins>
    </w:p>
    <w:p w14:paraId="4F6BE896" w14:textId="77777777" w:rsidR="005432E1" w:rsidRPr="005432E1" w:rsidRDefault="005432E1" w:rsidP="005432E1">
      <w:pPr>
        <w:pStyle w:val="ListParagraph"/>
        <w:spacing w:line="240" w:lineRule="auto"/>
        <w:ind w:left="360"/>
        <w:rPr>
          <w:ins w:id="162" w:author="Cristian Sbrolli" w:date="2020-12-04T22:03:00Z"/>
          <w:rStyle w:val="SubtleEmphasis"/>
          <w:rFonts w:cstheme="minorHAnsi"/>
          <w:sz w:val="24"/>
          <w:szCs w:val="24"/>
          <w:rPrChange w:id="163" w:author="Cristian Sbrolli" w:date="2020-12-04T22:04:00Z">
            <w:rPr>
              <w:ins w:id="164" w:author="Cristian Sbrolli" w:date="2020-12-04T22:03:00Z"/>
              <w:rStyle w:val="SubtleEmphasis"/>
              <w:rFonts w:ascii="Bell MT" w:hAnsi="Bell MT"/>
              <w:sz w:val="44"/>
              <w:szCs w:val="44"/>
            </w:rPr>
          </w:rPrChange>
        </w:rPr>
      </w:pPr>
      <w:ins w:id="165" w:author="Cristian Sbrolli" w:date="2020-12-04T22:03:00Z">
        <w:r w:rsidRPr="005432E1">
          <w:rPr>
            <w:rStyle w:val="SubtleEmphasis"/>
            <w:rFonts w:cstheme="minorHAnsi"/>
            <w:sz w:val="24"/>
            <w:szCs w:val="24"/>
            <w:rPrChange w:id="166" w:author="Cristian Sbrolli" w:date="2020-12-04T22:04:00Z">
              <w:rPr>
                <w:rStyle w:val="SubtleEmphasis"/>
                <w:rFonts w:ascii="Bell MT" w:hAnsi="Bell MT"/>
                <w:sz w:val="44"/>
                <w:szCs w:val="44"/>
              </w:rPr>
            </w:rPrChange>
          </w:rPr>
          <w:t xml:space="preserve">entrances: some </w:t>
        </w:r>
        <w:proofErr w:type="spellStart"/>
        <w:r w:rsidRPr="005432E1">
          <w:rPr>
            <w:rStyle w:val="SubtleEmphasis"/>
            <w:rFonts w:cstheme="minorHAnsi"/>
            <w:sz w:val="24"/>
            <w:szCs w:val="24"/>
            <w:rPrChange w:id="167"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68" w:author="Cristian Sbrolli" w:date="2020-12-04T22:04:00Z">
              <w:rPr>
                <w:rStyle w:val="SubtleEmphasis"/>
                <w:rFonts w:ascii="Bell MT" w:hAnsi="Bell MT"/>
                <w:sz w:val="44"/>
                <w:szCs w:val="44"/>
              </w:rPr>
            </w:rPrChange>
          </w:rPr>
          <w:t xml:space="preserve">, //Representing the entrance of the market, with turnstiles and relative </w:t>
        </w:r>
        <w:proofErr w:type="spellStart"/>
        <w:r w:rsidRPr="005432E1">
          <w:rPr>
            <w:rStyle w:val="SubtleEmphasis"/>
            <w:rFonts w:cstheme="minorHAnsi"/>
            <w:sz w:val="24"/>
            <w:szCs w:val="24"/>
            <w:rPrChange w:id="169"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170" w:author="Cristian Sbrolli" w:date="2020-12-04T22:04:00Z">
              <w:rPr>
                <w:rStyle w:val="SubtleEmphasis"/>
                <w:rFonts w:ascii="Bell MT" w:hAnsi="Bell MT"/>
                <w:sz w:val="44"/>
                <w:szCs w:val="44"/>
              </w:rPr>
            </w:rPrChange>
          </w:rPr>
          <w:t xml:space="preserve"> reader</w:t>
        </w:r>
      </w:ins>
    </w:p>
    <w:p w14:paraId="79C6A9D1" w14:textId="77777777" w:rsidR="005432E1" w:rsidRPr="005432E1" w:rsidRDefault="005432E1" w:rsidP="005432E1">
      <w:pPr>
        <w:pStyle w:val="ListParagraph"/>
        <w:spacing w:line="240" w:lineRule="auto"/>
        <w:ind w:left="360"/>
        <w:rPr>
          <w:ins w:id="171" w:author="Cristian Sbrolli" w:date="2020-12-04T22:03:00Z"/>
          <w:rStyle w:val="SubtleEmphasis"/>
          <w:rFonts w:cstheme="minorHAnsi"/>
          <w:sz w:val="24"/>
          <w:szCs w:val="24"/>
          <w:rPrChange w:id="172" w:author="Cristian Sbrolli" w:date="2020-12-04T22:04:00Z">
            <w:rPr>
              <w:ins w:id="173" w:author="Cristian Sbrolli" w:date="2020-12-04T22:03:00Z"/>
              <w:rStyle w:val="SubtleEmphasis"/>
              <w:rFonts w:ascii="Bell MT" w:hAnsi="Bell MT"/>
              <w:sz w:val="44"/>
              <w:szCs w:val="44"/>
            </w:rPr>
          </w:rPrChange>
        </w:rPr>
      </w:pPr>
      <w:proofErr w:type="spellStart"/>
      <w:ins w:id="174" w:author="Cristian Sbrolli" w:date="2020-12-04T22:03:00Z">
        <w:r w:rsidRPr="005432E1">
          <w:rPr>
            <w:rStyle w:val="SubtleEmphasis"/>
            <w:rFonts w:cstheme="minorHAnsi"/>
            <w:sz w:val="24"/>
            <w:szCs w:val="24"/>
            <w:rPrChange w:id="175"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176" w:author="Cristian Sbrolli" w:date="2020-12-04T22:04:00Z">
              <w:rPr>
                <w:rStyle w:val="SubtleEmphasis"/>
                <w:rFonts w:ascii="Bell MT" w:hAnsi="Bell MT"/>
                <w:sz w:val="44"/>
                <w:szCs w:val="44"/>
              </w:rPr>
            </w:rPrChange>
          </w:rPr>
          <w:t xml:space="preserve">: some </w:t>
        </w:r>
        <w:proofErr w:type="spellStart"/>
        <w:r w:rsidRPr="005432E1">
          <w:rPr>
            <w:rStyle w:val="SubtleEmphasis"/>
            <w:rFonts w:cstheme="minorHAnsi"/>
            <w:sz w:val="24"/>
            <w:szCs w:val="24"/>
            <w:rPrChange w:id="177"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78" w:author="Cristian Sbrolli" w:date="2020-12-04T22:04:00Z">
              <w:rPr>
                <w:rStyle w:val="SubtleEmphasis"/>
                <w:rFonts w:ascii="Bell MT" w:hAnsi="Bell MT"/>
                <w:sz w:val="44"/>
                <w:szCs w:val="44"/>
              </w:rPr>
            </w:rPrChange>
          </w:rPr>
          <w:t>,</w:t>
        </w:r>
        <w:r w:rsidRPr="005432E1">
          <w:rPr>
            <w:rStyle w:val="SubtleEmphasis"/>
            <w:rFonts w:cstheme="minorHAnsi"/>
            <w:sz w:val="24"/>
            <w:szCs w:val="24"/>
            <w:rPrChange w:id="179" w:author="Cristian Sbrolli" w:date="2020-12-04T22:04:00Z">
              <w:rPr>
                <w:rStyle w:val="SubtleEmphasis"/>
                <w:rFonts w:ascii="Bell MT" w:hAnsi="Bell MT"/>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ListParagraph"/>
        <w:spacing w:line="240" w:lineRule="auto"/>
        <w:ind w:left="360"/>
        <w:rPr>
          <w:ins w:id="180" w:author="Cristian Sbrolli" w:date="2020-12-04T22:03:00Z"/>
          <w:rStyle w:val="SubtleEmphasis"/>
          <w:rFonts w:cstheme="minorHAnsi"/>
          <w:sz w:val="24"/>
          <w:szCs w:val="24"/>
          <w:rPrChange w:id="181" w:author="Cristian Sbrolli" w:date="2020-12-04T22:04:00Z">
            <w:rPr>
              <w:ins w:id="182" w:author="Cristian Sbrolli" w:date="2020-12-04T22:03:00Z"/>
              <w:rStyle w:val="SubtleEmphasis"/>
              <w:rFonts w:ascii="Bell MT" w:hAnsi="Bell MT"/>
              <w:sz w:val="44"/>
              <w:szCs w:val="44"/>
            </w:rPr>
          </w:rPrChange>
        </w:rPr>
      </w:pPr>
      <w:ins w:id="183" w:author="Cristian Sbrolli" w:date="2020-12-04T22:03:00Z">
        <w:r w:rsidRPr="005432E1">
          <w:rPr>
            <w:rStyle w:val="SubtleEmphasis"/>
            <w:rFonts w:cstheme="minorHAnsi"/>
            <w:sz w:val="24"/>
            <w:szCs w:val="24"/>
            <w:rPrChange w:id="184" w:author="Cristian Sbrolli" w:date="2020-12-04T22:04:00Z">
              <w:rPr>
                <w:rStyle w:val="SubtleEmphasis"/>
                <w:rFonts w:ascii="Bell MT" w:hAnsi="Bell MT"/>
                <w:sz w:val="44"/>
                <w:szCs w:val="44"/>
              </w:rPr>
            </w:rPrChange>
          </w:rPr>
          <w:t xml:space="preserve">manager: one </w:t>
        </w:r>
        <w:proofErr w:type="spellStart"/>
        <w:r w:rsidRPr="005432E1">
          <w:rPr>
            <w:rStyle w:val="SubtleEmphasis"/>
            <w:rFonts w:cstheme="minorHAnsi"/>
            <w:sz w:val="24"/>
            <w:szCs w:val="24"/>
            <w:rPrChange w:id="185" w:author="Cristian Sbrolli" w:date="2020-12-04T22:04:00Z">
              <w:rPr>
                <w:rStyle w:val="SubtleEmphasis"/>
                <w:rFonts w:ascii="Bell MT" w:hAnsi="Bell MT"/>
                <w:sz w:val="44"/>
                <w:szCs w:val="44"/>
              </w:rPr>
            </w:rPrChange>
          </w:rPr>
          <w:t>StoreManager</w:t>
        </w:r>
        <w:proofErr w:type="spellEnd"/>
        <w:r w:rsidRPr="005432E1">
          <w:rPr>
            <w:rStyle w:val="SubtleEmphasis"/>
            <w:rFonts w:cstheme="minorHAnsi"/>
            <w:sz w:val="24"/>
            <w:szCs w:val="24"/>
            <w:rPrChange w:id="186" w:author="Cristian Sbrolli" w:date="2020-12-04T22:04:00Z">
              <w:rPr>
                <w:rStyle w:val="SubtleEmphasis"/>
                <w:rFonts w:ascii="Bell MT" w:hAnsi="Bell MT"/>
                <w:sz w:val="44"/>
                <w:szCs w:val="44"/>
              </w:rPr>
            </w:rPrChange>
          </w:rPr>
          <w:t>,</w:t>
        </w:r>
        <w:r w:rsidRPr="005432E1">
          <w:rPr>
            <w:rStyle w:val="SubtleEmphasis"/>
            <w:rFonts w:cstheme="minorHAnsi"/>
            <w:sz w:val="24"/>
            <w:szCs w:val="24"/>
            <w:rPrChange w:id="187" w:author="Cristian Sbrolli" w:date="2020-12-04T22:04:00Z">
              <w:rPr>
                <w:rStyle w:val="SubtleEmphasis"/>
                <w:rFonts w:ascii="Bell MT" w:hAnsi="Bell MT"/>
                <w:sz w:val="44"/>
                <w:szCs w:val="44"/>
              </w:rPr>
            </w:rPrChange>
          </w:rPr>
          <w:tab/>
        </w:r>
      </w:ins>
    </w:p>
    <w:p w14:paraId="6A1D8114" w14:textId="77777777" w:rsidR="005432E1" w:rsidRPr="005432E1" w:rsidRDefault="005432E1" w:rsidP="005432E1">
      <w:pPr>
        <w:pStyle w:val="ListParagraph"/>
        <w:spacing w:line="240" w:lineRule="auto"/>
        <w:ind w:left="360"/>
        <w:rPr>
          <w:ins w:id="188" w:author="Cristian Sbrolli" w:date="2020-12-04T22:03:00Z"/>
          <w:rStyle w:val="SubtleEmphasis"/>
          <w:rFonts w:cstheme="minorHAnsi"/>
          <w:sz w:val="24"/>
          <w:szCs w:val="24"/>
          <w:rPrChange w:id="189" w:author="Cristian Sbrolli" w:date="2020-12-04T22:04:00Z">
            <w:rPr>
              <w:ins w:id="190" w:author="Cristian Sbrolli" w:date="2020-12-04T22:03:00Z"/>
              <w:rStyle w:val="SubtleEmphasis"/>
              <w:rFonts w:ascii="Bell MT" w:hAnsi="Bell MT"/>
              <w:sz w:val="44"/>
              <w:szCs w:val="44"/>
            </w:rPr>
          </w:rPrChange>
        </w:rPr>
      </w:pPr>
      <w:ins w:id="191" w:author="Cristian Sbrolli" w:date="2020-12-04T22:03:00Z">
        <w:r w:rsidRPr="005432E1">
          <w:rPr>
            <w:rStyle w:val="SubtleEmphasis"/>
            <w:rFonts w:cstheme="minorHAnsi"/>
            <w:sz w:val="24"/>
            <w:szCs w:val="24"/>
            <w:rPrChange w:id="192" w:author="Cristian Sbrolli" w:date="2020-12-04T22:04:00Z">
              <w:rPr>
                <w:rStyle w:val="SubtleEmphasis"/>
                <w:rFonts w:ascii="Bell MT" w:hAnsi="Bell MT"/>
                <w:sz w:val="44"/>
                <w:szCs w:val="44"/>
              </w:rPr>
            </w:rPrChange>
          </w:rPr>
          <w:t>departments: set Department,</w:t>
        </w:r>
      </w:ins>
    </w:p>
    <w:p w14:paraId="08EDD581" w14:textId="77777777" w:rsidR="005432E1" w:rsidRPr="005432E1" w:rsidRDefault="005432E1" w:rsidP="005432E1">
      <w:pPr>
        <w:pStyle w:val="ListParagraph"/>
        <w:spacing w:line="240" w:lineRule="auto"/>
        <w:ind w:left="360"/>
        <w:rPr>
          <w:ins w:id="193" w:author="Cristian Sbrolli" w:date="2020-12-04T22:03:00Z"/>
          <w:rStyle w:val="SubtleEmphasis"/>
          <w:rFonts w:cstheme="minorHAnsi"/>
          <w:sz w:val="24"/>
          <w:szCs w:val="24"/>
          <w:rPrChange w:id="194" w:author="Cristian Sbrolli" w:date="2020-12-04T22:04:00Z">
            <w:rPr>
              <w:ins w:id="195" w:author="Cristian Sbrolli" w:date="2020-12-04T22:03:00Z"/>
              <w:rStyle w:val="SubtleEmphasis"/>
              <w:rFonts w:ascii="Bell MT" w:hAnsi="Bell MT"/>
              <w:sz w:val="44"/>
              <w:szCs w:val="44"/>
            </w:rPr>
          </w:rPrChange>
        </w:rPr>
      </w:pPr>
      <w:proofErr w:type="spellStart"/>
      <w:ins w:id="196" w:author="Cristian Sbrolli" w:date="2020-12-04T22:03:00Z">
        <w:r w:rsidRPr="005432E1">
          <w:rPr>
            <w:rStyle w:val="SubtleEmphasis"/>
            <w:rFonts w:cstheme="minorHAnsi"/>
            <w:sz w:val="24"/>
            <w:szCs w:val="24"/>
            <w:rPrChange w:id="197" w:author="Cristian Sbrolli" w:date="2020-12-04T22:04:00Z">
              <w:rPr>
                <w:rStyle w:val="SubtleEmphasis"/>
                <w:rFonts w:ascii="Bell MT" w:hAnsi="Bell MT"/>
                <w:sz w:val="44"/>
                <w:szCs w:val="44"/>
              </w:rPr>
            </w:rPrChange>
          </w:rPr>
          <w:t>ticketManager</w:t>
        </w:r>
        <w:proofErr w:type="spellEnd"/>
        <w:r w:rsidRPr="005432E1">
          <w:rPr>
            <w:rStyle w:val="SubtleEmphasis"/>
            <w:rFonts w:cstheme="minorHAnsi"/>
            <w:sz w:val="24"/>
            <w:szCs w:val="24"/>
            <w:rPrChange w:id="198" w:author="Cristian Sbrolli" w:date="2020-12-04T22:04:00Z">
              <w:rPr>
                <w:rStyle w:val="SubtleEmphasis"/>
                <w:rFonts w:ascii="Bell MT" w:hAnsi="Bell MT"/>
                <w:sz w:val="44"/>
                <w:szCs w:val="44"/>
              </w:rPr>
            </w:rPrChange>
          </w:rPr>
          <w:t xml:space="preserve"> : one </w:t>
        </w:r>
        <w:proofErr w:type="spellStart"/>
        <w:r w:rsidRPr="005432E1">
          <w:rPr>
            <w:rStyle w:val="SubtleEmphasis"/>
            <w:rFonts w:cstheme="minorHAnsi"/>
            <w:sz w:val="24"/>
            <w:szCs w:val="24"/>
            <w:rPrChange w:id="199" w:author="Cristian Sbrolli" w:date="2020-12-04T22:04:00Z">
              <w:rPr>
                <w:rStyle w:val="SubtleEmphasis"/>
                <w:rFonts w:ascii="Bell MT" w:hAnsi="Bell MT"/>
                <w:sz w:val="44"/>
                <w:szCs w:val="44"/>
              </w:rPr>
            </w:rPrChange>
          </w:rPr>
          <w:t>TicketSystem</w:t>
        </w:r>
        <w:proofErr w:type="spellEnd"/>
      </w:ins>
    </w:p>
    <w:p w14:paraId="2724654B" w14:textId="77777777" w:rsidR="005432E1" w:rsidRPr="005432E1" w:rsidRDefault="005432E1" w:rsidP="005432E1">
      <w:pPr>
        <w:pStyle w:val="ListParagraph"/>
        <w:spacing w:line="240" w:lineRule="auto"/>
        <w:ind w:left="360"/>
        <w:rPr>
          <w:ins w:id="200" w:author="Cristian Sbrolli" w:date="2020-12-04T22:03:00Z"/>
          <w:rStyle w:val="SubtleEmphasis"/>
          <w:rFonts w:cstheme="minorHAnsi"/>
          <w:sz w:val="24"/>
          <w:szCs w:val="24"/>
          <w:rPrChange w:id="201" w:author="Cristian Sbrolli" w:date="2020-12-04T22:04:00Z">
            <w:rPr>
              <w:ins w:id="202" w:author="Cristian Sbrolli" w:date="2020-12-04T22:03:00Z"/>
              <w:rStyle w:val="SubtleEmphasis"/>
              <w:rFonts w:ascii="Bell MT" w:hAnsi="Bell MT"/>
              <w:sz w:val="44"/>
              <w:szCs w:val="44"/>
            </w:rPr>
          </w:rPrChange>
        </w:rPr>
      </w:pPr>
      <w:ins w:id="203" w:author="Cristian Sbrolli" w:date="2020-12-04T22:03:00Z">
        <w:r w:rsidRPr="005432E1">
          <w:rPr>
            <w:rStyle w:val="SubtleEmphasis"/>
            <w:rFonts w:cstheme="minorHAnsi"/>
            <w:sz w:val="24"/>
            <w:szCs w:val="24"/>
            <w:rPrChange w:id="204" w:author="Cristian Sbrolli" w:date="2020-12-04T22:04:00Z">
              <w:rPr>
                <w:rStyle w:val="SubtleEmphasis"/>
                <w:rFonts w:ascii="Bell MT" w:hAnsi="Bell MT"/>
                <w:sz w:val="44"/>
                <w:szCs w:val="44"/>
              </w:rPr>
            </w:rPrChange>
          </w:rPr>
          <w:t>}{</w:t>
        </w:r>
      </w:ins>
    </w:p>
    <w:p w14:paraId="3A4EC743" w14:textId="77777777" w:rsidR="005432E1" w:rsidRPr="005432E1" w:rsidRDefault="005432E1" w:rsidP="005432E1">
      <w:pPr>
        <w:pStyle w:val="ListParagraph"/>
        <w:spacing w:line="240" w:lineRule="auto"/>
        <w:ind w:left="360"/>
        <w:rPr>
          <w:ins w:id="205" w:author="Cristian Sbrolli" w:date="2020-12-04T22:03:00Z"/>
          <w:rStyle w:val="SubtleEmphasis"/>
          <w:rFonts w:cstheme="minorHAnsi"/>
          <w:sz w:val="24"/>
          <w:szCs w:val="24"/>
          <w:rPrChange w:id="206" w:author="Cristian Sbrolli" w:date="2020-12-04T22:04:00Z">
            <w:rPr>
              <w:ins w:id="207" w:author="Cristian Sbrolli" w:date="2020-12-04T22:03:00Z"/>
              <w:rStyle w:val="SubtleEmphasis"/>
              <w:rFonts w:ascii="Bell MT" w:hAnsi="Bell MT"/>
              <w:sz w:val="44"/>
              <w:szCs w:val="44"/>
            </w:rPr>
          </w:rPrChange>
        </w:rPr>
      </w:pPr>
      <w:proofErr w:type="spellStart"/>
      <w:ins w:id="208" w:author="Cristian Sbrolli" w:date="2020-12-04T22:03:00Z">
        <w:r w:rsidRPr="005432E1">
          <w:rPr>
            <w:rStyle w:val="SubtleEmphasis"/>
            <w:rFonts w:cstheme="minorHAnsi"/>
            <w:sz w:val="24"/>
            <w:szCs w:val="24"/>
            <w:rPrChange w:id="209"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210" w:author="Cristian Sbrolli" w:date="2020-12-04T22:04:00Z">
              <w:rPr>
                <w:rStyle w:val="SubtleEmphasis"/>
                <w:rFonts w:ascii="Bell MT" w:hAnsi="Bell MT"/>
                <w:sz w:val="44"/>
                <w:szCs w:val="44"/>
              </w:rPr>
            </w:rPrChange>
          </w:rPr>
          <w:t xml:space="preserve"> &amp; entrances  = none</w:t>
        </w:r>
      </w:ins>
    </w:p>
    <w:p w14:paraId="7B3F2715" w14:textId="77777777" w:rsidR="005432E1" w:rsidRPr="005432E1" w:rsidRDefault="005432E1" w:rsidP="005432E1">
      <w:pPr>
        <w:pStyle w:val="ListParagraph"/>
        <w:spacing w:line="240" w:lineRule="auto"/>
        <w:ind w:left="360"/>
        <w:rPr>
          <w:ins w:id="211" w:author="Cristian Sbrolli" w:date="2020-12-04T22:03:00Z"/>
          <w:rStyle w:val="SubtleEmphasis"/>
          <w:rFonts w:cstheme="minorHAnsi"/>
          <w:sz w:val="24"/>
          <w:szCs w:val="24"/>
          <w:rPrChange w:id="212" w:author="Cristian Sbrolli" w:date="2020-12-04T22:04:00Z">
            <w:rPr>
              <w:ins w:id="213" w:author="Cristian Sbrolli" w:date="2020-12-04T22:03:00Z"/>
              <w:rStyle w:val="SubtleEmphasis"/>
              <w:rFonts w:ascii="Bell MT" w:hAnsi="Bell MT"/>
              <w:sz w:val="44"/>
              <w:szCs w:val="44"/>
            </w:rPr>
          </w:rPrChange>
        </w:rPr>
      </w:pPr>
      <w:proofErr w:type="spellStart"/>
      <w:ins w:id="214" w:author="Cristian Sbrolli" w:date="2020-12-04T22:03:00Z">
        <w:r w:rsidRPr="005432E1">
          <w:rPr>
            <w:rStyle w:val="SubtleEmphasis"/>
            <w:rFonts w:cstheme="minorHAnsi"/>
            <w:sz w:val="24"/>
            <w:szCs w:val="24"/>
            <w:rPrChange w:id="215"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216" w:author="Cristian Sbrolli" w:date="2020-12-04T22:04:00Z">
              <w:rPr>
                <w:rStyle w:val="SubtleEmphasis"/>
                <w:rFonts w:ascii="Bell MT" w:hAnsi="Bell MT"/>
                <w:sz w:val="44"/>
                <w:szCs w:val="44"/>
              </w:rPr>
            </w:rPrChange>
          </w:rPr>
          <w:t xml:space="preserve"> &amp; </w:t>
        </w:r>
        <w:proofErr w:type="spellStart"/>
        <w:r w:rsidRPr="005432E1">
          <w:rPr>
            <w:rStyle w:val="SubtleEmphasis"/>
            <w:rFonts w:cstheme="minorHAnsi"/>
            <w:sz w:val="24"/>
            <w:szCs w:val="24"/>
            <w:rPrChange w:id="217" w:author="Cristian Sbrolli" w:date="2020-12-04T22:04:00Z">
              <w:rPr>
                <w:rStyle w:val="SubtleEmphasis"/>
                <w:rFonts w:ascii="Bell MT" w:hAnsi="Bell MT"/>
                <w:sz w:val="44"/>
                <w:szCs w:val="44"/>
              </w:rPr>
            </w:rPrChange>
          </w:rPr>
          <w:t>cashDesks.reader</w:t>
        </w:r>
        <w:proofErr w:type="spellEnd"/>
        <w:r w:rsidRPr="005432E1">
          <w:rPr>
            <w:rStyle w:val="SubtleEmphasis"/>
            <w:rFonts w:cstheme="minorHAnsi"/>
            <w:sz w:val="24"/>
            <w:szCs w:val="24"/>
            <w:rPrChange w:id="218" w:author="Cristian Sbrolli" w:date="2020-12-04T22:04:00Z">
              <w:rPr>
                <w:rStyle w:val="SubtleEmphasis"/>
                <w:rFonts w:ascii="Bell MT" w:hAnsi="Bell MT"/>
                <w:sz w:val="44"/>
                <w:szCs w:val="44"/>
              </w:rPr>
            </w:rPrChange>
          </w:rPr>
          <w:t xml:space="preserve"> = none</w:t>
        </w:r>
      </w:ins>
    </w:p>
    <w:p w14:paraId="40CB575A" w14:textId="77777777" w:rsidR="005432E1" w:rsidRPr="005432E1" w:rsidRDefault="005432E1" w:rsidP="005432E1">
      <w:pPr>
        <w:pStyle w:val="ListParagraph"/>
        <w:spacing w:line="240" w:lineRule="auto"/>
        <w:ind w:left="360"/>
        <w:rPr>
          <w:ins w:id="219" w:author="Cristian Sbrolli" w:date="2020-12-04T22:03:00Z"/>
          <w:rStyle w:val="SubtleEmphasis"/>
          <w:rFonts w:cstheme="minorHAnsi"/>
          <w:sz w:val="24"/>
          <w:szCs w:val="24"/>
          <w:rPrChange w:id="220" w:author="Cristian Sbrolli" w:date="2020-12-04T22:04:00Z">
            <w:rPr>
              <w:ins w:id="221" w:author="Cristian Sbrolli" w:date="2020-12-04T22:03:00Z"/>
              <w:rStyle w:val="SubtleEmphasis"/>
              <w:rFonts w:ascii="Bell MT" w:hAnsi="Bell MT"/>
              <w:sz w:val="44"/>
              <w:szCs w:val="44"/>
            </w:rPr>
          </w:rPrChange>
        </w:rPr>
      </w:pPr>
      <w:ins w:id="222" w:author="Cristian Sbrolli" w:date="2020-12-04T22:03:00Z">
        <w:r w:rsidRPr="005432E1">
          <w:rPr>
            <w:rStyle w:val="SubtleEmphasis"/>
            <w:rFonts w:cstheme="minorHAnsi"/>
            <w:sz w:val="24"/>
            <w:szCs w:val="24"/>
            <w:rPrChange w:id="223" w:author="Cristian Sbrolli" w:date="2020-12-04T22:04:00Z">
              <w:rPr>
                <w:rStyle w:val="SubtleEmphasis"/>
                <w:rFonts w:ascii="Bell MT" w:hAnsi="Bell MT"/>
                <w:sz w:val="44"/>
                <w:szCs w:val="44"/>
              </w:rPr>
            </w:rPrChange>
          </w:rPr>
          <w:t xml:space="preserve">entrances &amp; </w:t>
        </w:r>
        <w:proofErr w:type="spellStart"/>
        <w:r w:rsidRPr="005432E1">
          <w:rPr>
            <w:rStyle w:val="SubtleEmphasis"/>
            <w:rFonts w:cstheme="minorHAnsi"/>
            <w:sz w:val="24"/>
            <w:szCs w:val="24"/>
            <w:rPrChange w:id="224" w:author="Cristian Sbrolli" w:date="2020-12-04T22:04:00Z">
              <w:rPr>
                <w:rStyle w:val="SubtleEmphasis"/>
                <w:rFonts w:ascii="Bell MT" w:hAnsi="Bell MT"/>
                <w:sz w:val="44"/>
                <w:szCs w:val="44"/>
              </w:rPr>
            </w:rPrChange>
          </w:rPr>
          <w:t>cashDesks.reader</w:t>
        </w:r>
        <w:proofErr w:type="spellEnd"/>
        <w:r w:rsidRPr="005432E1">
          <w:rPr>
            <w:rStyle w:val="SubtleEmphasis"/>
            <w:rFonts w:cstheme="minorHAnsi"/>
            <w:sz w:val="24"/>
            <w:szCs w:val="24"/>
            <w:rPrChange w:id="225" w:author="Cristian Sbrolli" w:date="2020-12-04T22:04:00Z">
              <w:rPr>
                <w:rStyle w:val="SubtleEmphasis"/>
                <w:rFonts w:ascii="Bell MT" w:hAnsi="Bell MT"/>
                <w:sz w:val="44"/>
                <w:szCs w:val="44"/>
              </w:rPr>
            </w:rPrChange>
          </w:rPr>
          <w:t xml:space="preserve"> = none</w:t>
        </w:r>
      </w:ins>
    </w:p>
    <w:p w14:paraId="53E2E1F3" w14:textId="77777777" w:rsidR="005432E1" w:rsidRPr="005432E1" w:rsidRDefault="005432E1" w:rsidP="005432E1">
      <w:pPr>
        <w:pStyle w:val="ListParagraph"/>
        <w:spacing w:line="240" w:lineRule="auto"/>
        <w:ind w:left="360"/>
        <w:rPr>
          <w:ins w:id="226" w:author="Cristian Sbrolli" w:date="2020-12-04T22:03:00Z"/>
          <w:rStyle w:val="SubtleEmphasis"/>
          <w:rFonts w:cstheme="minorHAnsi"/>
          <w:sz w:val="24"/>
          <w:szCs w:val="24"/>
          <w:rPrChange w:id="227" w:author="Cristian Sbrolli" w:date="2020-12-04T22:04:00Z">
            <w:rPr>
              <w:ins w:id="228" w:author="Cristian Sbrolli" w:date="2020-12-04T22:03:00Z"/>
              <w:rStyle w:val="SubtleEmphasis"/>
              <w:rFonts w:ascii="Bell MT" w:hAnsi="Bell MT"/>
              <w:sz w:val="44"/>
              <w:szCs w:val="44"/>
            </w:rPr>
          </w:rPrChange>
        </w:rPr>
      </w:pPr>
      <w:ins w:id="229" w:author="Cristian Sbrolli" w:date="2020-12-04T22:03:00Z">
        <w:r w:rsidRPr="005432E1">
          <w:rPr>
            <w:rStyle w:val="SubtleEmphasis"/>
            <w:rFonts w:cstheme="minorHAnsi"/>
            <w:sz w:val="24"/>
            <w:szCs w:val="24"/>
            <w:rPrChange w:id="230" w:author="Cristian Sbrolli" w:date="2020-12-04T22:04:00Z">
              <w:rPr>
                <w:rStyle w:val="SubtleEmphasis"/>
                <w:rFonts w:ascii="Bell MT" w:hAnsi="Bell MT"/>
                <w:sz w:val="44"/>
                <w:szCs w:val="44"/>
              </w:rPr>
            </w:rPrChange>
          </w:rPr>
          <w:t>}</w:t>
        </w:r>
      </w:ins>
    </w:p>
    <w:p w14:paraId="42030157" w14:textId="1768387C" w:rsidR="005432E1" w:rsidRDefault="005432E1" w:rsidP="005432E1">
      <w:pPr>
        <w:pStyle w:val="ListParagraph"/>
        <w:spacing w:line="240" w:lineRule="auto"/>
        <w:ind w:left="360"/>
        <w:rPr>
          <w:ins w:id="231" w:author="Cristian Sbrolli" w:date="2020-12-05T00:06:00Z"/>
          <w:rStyle w:val="SubtleEmphasis"/>
          <w:rFonts w:cstheme="minorHAnsi"/>
          <w:sz w:val="24"/>
          <w:szCs w:val="24"/>
        </w:rPr>
      </w:pPr>
    </w:p>
    <w:p w14:paraId="144BB08F" w14:textId="77777777" w:rsidR="002D5882" w:rsidRPr="005432E1" w:rsidRDefault="002D5882" w:rsidP="005432E1">
      <w:pPr>
        <w:pStyle w:val="ListParagraph"/>
        <w:spacing w:line="240" w:lineRule="auto"/>
        <w:ind w:left="360"/>
        <w:rPr>
          <w:ins w:id="232" w:author="Cristian Sbrolli" w:date="2020-12-04T22:03:00Z"/>
          <w:rStyle w:val="SubtleEmphasis"/>
          <w:rFonts w:cstheme="minorHAnsi"/>
          <w:sz w:val="24"/>
          <w:szCs w:val="24"/>
          <w:rPrChange w:id="233" w:author="Cristian Sbrolli" w:date="2020-12-04T22:04:00Z">
            <w:rPr>
              <w:ins w:id="234" w:author="Cristian Sbrolli" w:date="2020-12-04T22:03:00Z"/>
              <w:rStyle w:val="SubtleEmphasis"/>
              <w:rFonts w:ascii="Bell MT" w:hAnsi="Bell MT"/>
              <w:sz w:val="44"/>
              <w:szCs w:val="44"/>
            </w:rPr>
          </w:rPrChange>
        </w:rPr>
      </w:pPr>
    </w:p>
    <w:p w14:paraId="08574D30" w14:textId="77777777" w:rsidR="005432E1" w:rsidRPr="005432E1" w:rsidRDefault="005432E1" w:rsidP="005432E1">
      <w:pPr>
        <w:pStyle w:val="ListParagraph"/>
        <w:spacing w:line="240" w:lineRule="auto"/>
        <w:ind w:left="360"/>
        <w:rPr>
          <w:ins w:id="235" w:author="Cristian Sbrolli" w:date="2020-12-04T22:03:00Z"/>
          <w:rStyle w:val="SubtleEmphasis"/>
          <w:rFonts w:cstheme="minorHAnsi"/>
          <w:sz w:val="24"/>
          <w:szCs w:val="24"/>
          <w:rPrChange w:id="236" w:author="Cristian Sbrolli" w:date="2020-12-04T22:04:00Z">
            <w:rPr>
              <w:ins w:id="237" w:author="Cristian Sbrolli" w:date="2020-12-04T22:03:00Z"/>
              <w:rStyle w:val="SubtleEmphasis"/>
              <w:rFonts w:ascii="Bell MT" w:hAnsi="Bell MT"/>
              <w:sz w:val="44"/>
              <w:szCs w:val="44"/>
            </w:rPr>
          </w:rPrChange>
        </w:rPr>
      </w:pPr>
      <w:ins w:id="238" w:author="Cristian Sbrolli" w:date="2020-12-04T22:03:00Z">
        <w:r w:rsidRPr="005432E1">
          <w:rPr>
            <w:rStyle w:val="SubtleEmphasis"/>
            <w:rFonts w:cstheme="minorHAnsi"/>
            <w:sz w:val="24"/>
            <w:szCs w:val="24"/>
            <w:rPrChange w:id="239" w:author="Cristian Sbrolli" w:date="2020-12-04T22:04:00Z">
              <w:rPr>
                <w:rStyle w:val="SubtleEmphasis"/>
                <w:rFonts w:ascii="Bell MT" w:hAnsi="Bell MT"/>
                <w:sz w:val="44"/>
                <w:szCs w:val="44"/>
              </w:rPr>
            </w:rPrChange>
          </w:rPr>
          <w:lastRenderedPageBreak/>
          <w:t xml:space="preserve">sig </w:t>
        </w:r>
        <w:proofErr w:type="spellStart"/>
        <w:r w:rsidRPr="005432E1">
          <w:rPr>
            <w:rStyle w:val="SubtleEmphasis"/>
            <w:rFonts w:cstheme="minorHAnsi"/>
            <w:sz w:val="24"/>
            <w:szCs w:val="24"/>
            <w:rPrChange w:id="240"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241" w:author="Cristian Sbrolli" w:date="2020-12-04T22:04:00Z">
              <w:rPr>
                <w:rStyle w:val="SubtleEmphasis"/>
                <w:rFonts w:ascii="Bell MT" w:hAnsi="Bell MT"/>
                <w:sz w:val="44"/>
                <w:szCs w:val="44"/>
              </w:rPr>
            </w:rPrChange>
          </w:rPr>
          <w:t>{</w:t>
        </w:r>
      </w:ins>
    </w:p>
    <w:p w14:paraId="1838D11A" w14:textId="77777777" w:rsidR="005432E1" w:rsidRPr="005432E1" w:rsidRDefault="005432E1" w:rsidP="005432E1">
      <w:pPr>
        <w:pStyle w:val="ListParagraph"/>
        <w:spacing w:line="240" w:lineRule="auto"/>
        <w:ind w:left="360"/>
        <w:rPr>
          <w:ins w:id="242" w:author="Cristian Sbrolli" w:date="2020-12-04T22:03:00Z"/>
          <w:rStyle w:val="SubtleEmphasis"/>
          <w:rFonts w:cstheme="minorHAnsi"/>
          <w:sz w:val="24"/>
          <w:szCs w:val="24"/>
          <w:rPrChange w:id="243" w:author="Cristian Sbrolli" w:date="2020-12-04T22:04:00Z">
            <w:rPr>
              <w:ins w:id="244" w:author="Cristian Sbrolli" w:date="2020-12-04T22:03:00Z"/>
              <w:rStyle w:val="SubtleEmphasis"/>
              <w:rFonts w:ascii="Bell MT" w:hAnsi="Bell MT"/>
              <w:sz w:val="44"/>
              <w:szCs w:val="44"/>
            </w:rPr>
          </w:rPrChange>
        </w:rPr>
      </w:pPr>
      <w:proofErr w:type="spellStart"/>
      <w:ins w:id="245" w:author="Cristian Sbrolli" w:date="2020-12-04T22:03:00Z">
        <w:r w:rsidRPr="005432E1">
          <w:rPr>
            <w:rStyle w:val="SubtleEmphasis"/>
            <w:rFonts w:cstheme="minorHAnsi"/>
            <w:sz w:val="24"/>
            <w:szCs w:val="24"/>
            <w:rPrChange w:id="246" w:author="Cristian Sbrolli" w:date="2020-12-04T22:04:00Z">
              <w:rPr>
                <w:rStyle w:val="SubtleEmphasis"/>
                <w:rFonts w:ascii="Bell MT" w:hAnsi="Bell MT"/>
                <w:sz w:val="44"/>
                <w:szCs w:val="44"/>
              </w:rPr>
            </w:rPrChange>
          </w:rPr>
          <w:t>maxUsersPerSlot</w:t>
        </w:r>
        <w:proofErr w:type="spellEnd"/>
        <w:r w:rsidRPr="005432E1">
          <w:rPr>
            <w:rStyle w:val="SubtleEmphasis"/>
            <w:rFonts w:cstheme="minorHAnsi"/>
            <w:sz w:val="24"/>
            <w:szCs w:val="24"/>
            <w:rPrChange w:id="247" w:author="Cristian Sbrolli" w:date="2020-12-04T22:04:00Z">
              <w:rPr>
                <w:rStyle w:val="SubtleEmphasis"/>
                <w:rFonts w:ascii="Bell MT" w:hAnsi="Bell MT"/>
                <w:sz w:val="44"/>
                <w:szCs w:val="44"/>
              </w:rPr>
            </w:rPrChange>
          </w:rPr>
          <w:t>: one Int,</w:t>
        </w:r>
      </w:ins>
    </w:p>
    <w:p w14:paraId="56BAA1CB" w14:textId="77777777" w:rsidR="005432E1" w:rsidRPr="005432E1" w:rsidRDefault="005432E1" w:rsidP="005432E1">
      <w:pPr>
        <w:pStyle w:val="ListParagraph"/>
        <w:spacing w:line="240" w:lineRule="auto"/>
        <w:ind w:left="360"/>
        <w:rPr>
          <w:ins w:id="248" w:author="Cristian Sbrolli" w:date="2020-12-04T22:03:00Z"/>
          <w:rStyle w:val="SubtleEmphasis"/>
          <w:rFonts w:cstheme="minorHAnsi"/>
          <w:sz w:val="24"/>
          <w:szCs w:val="24"/>
          <w:rPrChange w:id="249" w:author="Cristian Sbrolli" w:date="2020-12-04T22:04:00Z">
            <w:rPr>
              <w:ins w:id="250" w:author="Cristian Sbrolli" w:date="2020-12-04T22:03:00Z"/>
              <w:rStyle w:val="SubtleEmphasis"/>
              <w:rFonts w:ascii="Bell MT" w:hAnsi="Bell MT"/>
              <w:sz w:val="44"/>
              <w:szCs w:val="44"/>
            </w:rPr>
          </w:rPrChange>
        </w:rPr>
      </w:pPr>
      <w:proofErr w:type="spellStart"/>
      <w:ins w:id="251" w:author="Cristian Sbrolli" w:date="2020-12-04T22:03:00Z">
        <w:r w:rsidRPr="005432E1">
          <w:rPr>
            <w:rStyle w:val="SubtleEmphasis"/>
            <w:rFonts w:cstheme="minorHAnsi"/>
            <w:sz w:val="24"/>
            <w:szCs w:val="24"/>
            <w:rPrChange w:id="252"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253" w:author="Cristian Sbrolli" w:date="2020-12-04T22:04:00Z">
              <w:rPr>
                <w:rStyle w:val="SubtleEmphasis"/>
                <w:rFonts w:ascii="Bell MT" w:hAnsi="Bell MT"/>
                <w:sz w:val="44"/>
                <w:szCs w:val="44"/>
              </w:rPr>
            </w:rPrChange>
          </w:rPr>
          <w:t>: set Ticket,</w:t>
        </w:r>
      </w:ins>
    </w:p>
    <w:p w14:paraId="50DDD04C" w14:textId="77777777" w:rsidR="005432E1" w:rsidRPr="005432E1" w:rsidRDefault="005432E1" w:rsidP="005432E1">
      <w:pPr>
        <w:pStyle w:val="ListParagraph"/>
        <w:spacing w:line="240" w:lineRule="auto"/>
        <w:ind w:left="360"/>
        <w:rPr>
          <w:ins w:id="254" w:author="Cristian Sbrolli" w:date="2020-12-04T22:03:00Z"/>
          <w:rStyle w:val="SubtleEmphasis"/>
          <w:rFonts w:cstheme="minorHAnsi"/>
          <w:sz w:val="24"/>
          <w:szCs w:val="24"/>
          <w:rPrChange w:id="255" w:author="Cristian Sbrolli" w:date="2020-12-04T22:04:00Z">
            <w:rPr>
              <w:ins w:id="256" w:author="Cristian Sbrolli" w:date="2020-12-04T22:03:00Z"/>
              <w:rStyle w:val="SubtleEmphasis"/>
              <w:rFonts w:ascii="Bell MT" w:hAnsi="Bell MT"/>
              <w:sz w:val="44"/>
              <w:szCs w:val="44"/>
            </w:rPr>
          </w:rPrChange>
        </w:rPr>
      </w:pPr>
      <w:ins w:id="257" w:author="Cristian Sbrolli" w:date="2020-12-04T22:03:00Z">
        <w:r w:rsidRPr="005432E1">
          <w:rPr>
            <w:rStyle w:val="SubtleEmphasis"/>
            <w:rFonts w:cstheme="minorHAnsi"/>
            <w:sz w:val="24"/>
            <w:szCs w:val="24"/>
            <w:rPrChange w:id="258" w:author="Cristian Sbrolli" w:date="2020-12-04T22:04:00Z">
              <w:rPr>
                <w:rStyle w:val="SubtleEmphasis"/>
                <w:rFonts w:ascii="Bell MT" w:hAnsi="Bell MT"/>
                <w:sz w:val="44"/>
                <w:szCs w:val="44"/>
              </w:rPr>
            </w:rPrChange>
          </w:rPr>
          <w:t>line: set Ticket,</w:t>
        </w:r>
      </w:ins>
    </w:p>
    <w:p w14:paraId="688CCE7F" w14:textId="77777777" w:rsidR="005432E1" w:rsidRPr="005432E1" w:rsidRDefault="005432E1" w:rsidP="005432E1">
      <w:pPr>
        <w:pStyle w:val="ListParagraph"/>
        <w:spacing w:line="240" w:lineRule="auto"/>
        <w:ind w:left="360"/>
        <w:rPr>
          <w:ins w:id="259" w:author="Cristian Sbrolli" w:date="2020-12-04T22:03:00Z"/>
          <w:rStyle w:val="SubtleEmphasis"/>
          <w:rFonts w:cstheme="minorHAnsi"/>
          <w:sz w:val="24"/>
          <w:szCs w:val="24"/>
          <w:rPrChange w:id="260" w:author="Cristian Sbrolli" w:date="2020-12-04T22:04:00Z">
            <w:rPr>
              <w:ins w:id="261" w:author="Cristian Sbrolli" w:date="2020-12-04T22:03:00Z"/>
              <w:rStyle w:val="SubtleEmphasis"/>
              <w:rFonts w:ascii="Bell MT" w:hAnsi="Bell MT"/>
              <w:sz w:val="44"/>
              <w:szCs w:val="44"/>
            </w:rPr>
          </w:rPrChange>
        </w:rPr>
      </w:pPr>
      <w:proofErr w:type="spellStart"/>
      <w:ins w:id="262" w:author="Cristian Sbrolli" w:date="2020-12-04T22:03:00Z">
        <w:r w:rsidRPr="005432E1">
          <w:rPr>
            <w:rStyle w:val="SubtleEmphasis"/>
            <w:rFonts w:cstheme="minorHAnsi"/>
            <w:sz w:val="24"/>
            <w:szCs w:val="24"/>
            <w:rPrChange w:id="263"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264" w:author="Cristian Sbrolli" w:date="2020-12-04T22:04:00Z">
              <w:rPr>
                <w:rStyle w:val="SubtleEmphasis"/>
                <w:rFonts w:ascii="Bell MT" w:hAnsi="Bell MT"/>
                <w:sz w:val="44"/>
                <w:szCs w:val="44"/>
              </w:rPr>
            </w:rPrChange>
          </w:rPr>
          <w:t>: set Ticket,</w:t>
        </w:r>
      </w:ins>
    </w:p>
    <w:p w14:paraId="7CDAC4A3" w14:textId="77777777" w:rsidR="005432E1" w:rsidRPr="005432E1" w:rsidRDefault="005432E1" w:rsidP="005432E1">
      <w:pPr>
        <w:pStyle w:val="ListParagraph"/>
        <w:spacing w:line="240" w:lineRule="auto"/>
        <w:ind w:left="360"/>
        <w:rPr>
          <w:ins w:id="265" w:author="Cristian Sbrolli" w:date="2020-12-04T22:03:00Z"/>
          <w:rStyle w:val="SubtleEmphasis"/>
          <w:rFonts w:cstheme="minorHAnsi"/>
          <w:sz w:val="24"/>
          <w:szCs w:val="24"/>
          <w:rPrChange w:id="266" w:author="Cristian Sbrolli" w:date="2020-12-04T22:04:00Z">
            <w:rPr>
              <w:ins w:id="267" w:author="Cristian Sbrolli" w:date="2020-12-04T22:03:00Z"/>
              <w:rStyle w:val="SubtleEmphasis"/>
              <w:rFonts w:ascii="Bell MT" w:hAnsi="Bell MT"/>
              <w:sz w:val="44"/>
              <w:szCs w:val="44"/>
            </w:rPr>
          </w:rPrChange>
        </w:rPr>
      </w:pPr>
      <w:proofErr w:type="spellStart"/>
      <w:ins w:id="268" w:author="Cristian Sbrolli" w:date="2020-12-04T22:03:00Z">
        <w:r w:rsidRPr="005432E1">
          <w:rPr>
            <w:rStyle w:val="SubtleEmphasis"/>
            <w:rFonts w:cstheme="minorHAnsi"/>
            <w:sz w:val="24"/>
            <w:szCs w:val="24"/>
            <w:rPrChange w:id="269"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270"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271"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272" w:author="Cristian Sbrolli" w:date="2020-12-04T22:04:00Z">
              <w:rPr>
                <w:rStyle w:val="SubtleEmphasis"/>
                <w:rFonts w:ascii="Bell MT" w:hAnsi="Bell MT"/>
                <w:sz w:val="44"/>
                <w:szCs w:val="44"/>
              </w:rPr>
            </w:rPrChange>
          </w:rPr>
          <w:t>,</w:t>
        </w:r>
      </w:ins>
    </w:p>
    <w:p w14:paraId="6FB68DA2" w14:textId="77777777" w:rsidR="005432E1" w:rsidRPr="005432E1" w:rsidRDefault="005432E1" w:rsidP="005432E1">
      <w:pPr>
        <w:pStyle w:val="ListParagraph"/>
        <w:spacing w:line="240" w:lineRule="auto"/>
        <w:ind w:left="360"/>
        <w:rPr>
          <w:ins w:id="273" w:author="Cristian Sbrolli" w:date="2020-12-04T22:03:00Z"/>
          <w:rStyle w:val="SubtleEmphasis"/>
          <w:rFonts w:cstheme="minorHAnsi"/>
          <w:sz w:val="24"/>
          <w:szCs w:val="24"/>
          <w:rPrChange w:id="274" w:author="Cristian Sbrolli" w:date="2020-12-04T22:04:00Z">
            <w:rPr>
              <w:ins w:id="275" w:author="Cristian Sbrolli" w:date="2020-12-04T22:03:00Z"/>
              <w:rStyle w:val="SubtleEmphasis"/>
              <w:rFonts w:ascii="Bell MT" w:hAnsi="Bell MT"/>
              <w:sz w:val="44"/>
              <w:szCs w:val="44"/>
            </w:rPr>
          </w:rPrChange>
        </w:rPr>
      </w:pPr>
      <w:proofErr w:type="spellStart"/>
      <w:ins w:id="276" w:author="Cristian Sbrolli" w:date="2020-12-04T22:03:00Z">
        <w:r w:rsidRPr="005432E1">
          <w:rPr>
            <w:rStyle w:val="SubtleEmphasis"/>
            <w:rFonts w:cstheme="minorHAnsi"/>
            <w:sz w:val="24"/>
            <w:szCs w:val="24"/>
            <w:rPrChange w:id="277"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278" w:author="Cristian Sbrolli" w:date="2020-12-04T22:04:00Z">
              <w:rPr>
                <w:rStyle w:val="SubtleEmphasis"/>
                <w:rFonts w:ascii="Bell MT" w:hAnsi="Bell MT"/>
                <w:sz w:val="44"/>
                <w:szCs w:val="44"/>
              </w:rPr>
            </w:rPrChange>
          </w:rPr>
          <w:t>: one Date,</w:t>
        </w:r>
      </w:ins>
    </w:p>
    <w:p w14:paraId="496479C2" w14:textId="77777777" w:rsidR="005432E1" w:rsidRPr="005432E1" w:rsidRDefault="005432E1" w:rsidP="005432E1">
      <w:pPr>
        <w:pStyle w:val="ListParagraph"/>
        <w:spacing w:line="240" w:lineRule="auto"/>
        <w:ind w:left="360"/>
        <w:rPr>
          <w:ins w:id="279" w:author="Cristian Sbrolli" w:date="2020-12-04T22:03:00Z"/>
          <w:rStyle w:val="SubtleEmphasis"/>
          <w:rFonts w:cstheme="minorHAnsi"/>
          <w:sz w:val="24"/>
          <w:szCs w:val="24"/>
          <w:rPrChange w:id="280" w:author="Cristian Sbrolli" w:date="2020-12-04T22:04:00Z">
            <w:rPr>
              <w:ins w:id="281" w:author="Cristian Sbrolli" w:date="2020-12-04T22:03:00Z"/>
              <w:rStyle w:val="SubtleEmphasis"/>
              <w:rFonts w:ascii="Bell MT" w:hAnsi="Bell MT"/>
              <w:sz w:val="44"/>
              <w:szCs w:val="44"/>
            </w:rPr>
          </w:rPrChange>
        </w:rPr>
      </w:pPr>
      <w:proofErr w:type="spellStart"/>
      <w:ins w:id="282" w:author="Cristian Sbrolli" w:date="2020-12-04T22:03:00Z">
        <w:r w:rsidRPr="005432E1">
          <w:rPr>
            <w:rStyle w:val="SubtleEmphasis"/>
            <w:rFonts w:cstheme="minorHAnsi"/>
            <w:sz w:val="24"/>
            <w:szCs w:val="24"/>
            <w:rPrChange w:id="283" w:author="Cristian Sbrolli" w:date="2020-12-04T22:04:00Z">
              <w:rPr>
                <w:rStyle w:val="SubtleEmphasis"/>
                <w:rFonts w:ascii="Bell MT" w:hAnsi="Bell MT"/>
                <w:sz w:val="44"/>
                <w:szCs w:val="44"/>
              </w:rPr>
            </w:rPrChange>
          </w:rPr>
          <w:t>availableSlots</w:t>
        </w:r>
        <w:proofErr w:type="spellEnd"/>
        <w:r w:rsidRPr="005432E1">
          <w:rPr>
            <w:rStyle w:val="SubtleEmphasis"/>
            <w:rFonts w:cstheme="minorHAnsi"/>
            <w:sz w:val="24"/>
            <w:szCs w:val="24"/>
            <w:rPrChange w:id="284" w:author="Cristian Sbrolli" w:date="2020-12-04T22:04:00Z">
              <w:rPr>
                <w:rStyle w:val="SubtleEmphasis"/>
                <w:rFonts w:ascii="Bell MT" w:hAnsi="Bell MT"/>
                <w:sz w:val="44"/>
                <w:szCs w:val="44"/>
              </w:rPr>
            </w:rPrChange>
          </w:rPr>
          <w:t xml:space="preserve">: Date -&gt; </w:t>
        </w:r>
        <w:proofErr w:type="spellStart"/>
        <w:r w:rsidRPr="005432E1">
          <w:rPr>
            <w:rStyle w:val="SubtleEmphasis"/>
            <w:rFonts w:cstheme="minorHAnsi"/>
            <w:sz w:val="24"/>
            <w:szCs w:val="24"/>
            <w:rPrChange w:id="285" w:author="Cristian Sbrolli" w:date="2020-12-04T22:04:00Z">
              <w:rPr>
                <w:rStyle w:val="SubtleEmphasis"/>
                <w:rFonts w:ascii="Bell MT" w:hAnsi="Bell MT"/>
                <w:sz w:val="44"/>
                <w:szCs w:val="44"/>
              </w:rPr>
            </w:rPrChange>
          </w:rPr>
          <w:t>TimeSlot</w:t>
        </w:r>
        <w:proofErr w:type="spellEnd"/>
      </w:ins>
    </w:p>
    <w:p w14:paraId="2E9FF5B3" w14:textId="77777777" w:rsidR="005432E1" w:rsidRPr="005432E1" w:rsidRDefault="005432E1" w:rsidP="005432E1">
      <w:pPr>
        <w:pStyle w:val="ListParagraph"/>
        <w:spacing w:line="240" w:lineRule="auto"/>
        <w:ind w:left="360"/>
        <w:rPr>
          <w:ins w:id="286" w:author="Cristian Sbrolli" w:date="2020-12-04T22:03:00Z"/>
          <w:rStyle w:val="SubtleEmphasis"/>
          <w:rFonts w:cstheme="minorHAnsi"/>
          <w:sz w:val="24"/>
          <w:szCs w:val="24"/>
          <w:rPrChange w:id="287" w:author="Cristian Sbrolli" w:date="2020-12-04T22:04:00Z">
            <w:rPr>
              <w:ins w:id="288" w:author="Cristian Sbrolli" w:date="2020-12-04T22:03:00Z"/>
              <w:rStyle w:val="SubtleEmphasis"/>
              <w:rFonts w:ascii="Bell MT" w:hAnsi="Bell MT"/>
              <w:sz w:val="44"/>
              <w:szCs w:val="44"/>
            </w:rPr>
          </w:rPrChange>
        </w:rPr>
      </w:pPr>
      <w:ins w:id="289" w:author="Cristian Sbrolli" w:date="2020-12-04T22:03:00Z">
        <w:r w:rsidRPr="005432E1">
          <w:rPr>
            <w:rStyle w:val="SubtleEmphasis"/>
            <w:rFonts w:cstheme="minorHAnsi"/>
            <w:sz w:val="24"/>
            <w:szCs w:val="24"/>
            <w:rPrChange w:id="290" w:author="Cristian Sbrolli" w:date="2020-12-04T22:04:00Z">
              <w:rPr>
                <w:rStyle w:val="SubtleEmphasis"/>
                <w:rFonts w:ascii="Bell MT" w:hAnsi="Bell MT"/>
                <w:sz w:val="44"/>
                <w:szCs w:val="44"/>
              </w:rPr>
            </w:rPrChange>
          </w:rPr>
          <w:t>}{ //no ticket is in more different states at the same time</w:t>
        </w:r>
      </w:ins>
    </w:p>
    <w:p w14:paraId="49A18EEC" w14:textId="77777777" w:rsidR="005432E1" w:rsidRPr="005432E1" w:rsidRDefault="005432E1" w:rsidP="005432E1">
      <w:pPr>
        <w:pStyle w:val="ListParagraph"/>
        <w:spacing w:line="240" w:lineRule="auto"/>
        <w:ind w:left="360"/>
        <w:rPr>
          <w:ins w:id="291" w:author="Cristian Sbrolli" w:date="2020-12-04T22:03:00Z"/>
          <w:rStyle w:val="SubtleEmphasis"/>
          <w:rFonts w:cstheme="minorHAnsi"/>
          <w:sz w:val="24"/>
          <w:szCs w:val="24"/>
          <w:rPrChange w:id="292" w:author="Cristian Sbrolli" w:date="2020-12-04T22:04:00Z">
            <w:rPr>
              <w:ins w:id="293" w:author="Cristian Sbrolli" w:date="2020-12-04T22:03:00Z"/>
              <w:rStyle w:val="SubtleEmphasis"/>
              <w:rFonts w:ascii="Bell MT" w:hAnsi="Bell MT"/>
              <w:sz w:val="44"/>
              <w:szCs w:val="44"/>
            </w:rPr>
          </w:rPrChange>
        </w:rPr>
      </w:pPr>
      <w:ins w:id="294" w:author="Cristian Sbrolli" w:date="2020-12-04T22:03:00Z">
        <w:r w:rsidRPr="005432E1">
          <w:rPr>
            <w:rStyle w:val="SubtleEmphasis"/>
            <w:rFonts w:cstheme="minorHAnsi"/>
            <w:sz w:val="24"/>
            <w:szCs w:val="24"/>
            <w:rPrChange w:id="295" w:author="Cristian Sbrolli" w:date="2020-12-04T22:04:00Z">
              <w:rPr>
                <w:rStyle w:val="SubtleEmphasis"/>
                <w:rFonts w:ascii="Bell MT" w:hAnsi="Bell MT"/>
                <w:sz w:val="44"/>
                <w:szCs w:val="44"/>
              </w:rPr>
            </w:rPrChange>
          </w:rPr>
          <w:t>#(insideMarket &amp; line)=0</w:t>
        </w:r>
      </w:ins>
    </w:p>
    <w:p w14:paraId="55F4C4BB" w14:textId="77777777" w:rsidR="005432E1" w:rsidRPr="005432E1" w:rsidRDefault="005432E1" w:rsidP="005432E1">
      <w:pPr>
        <w:pStyle w:val="ListParagraph"/>
        <w:spacing w:line="240" w:lineRule="auto"/>
        <w:ind w:left="360"/>
        <w:rPr>
          <w:ins w:id="296" w:author="Cristian Sbrolli" w:date="2020-12-04T22:03:00Z"/>
          <w:rStyle w:val="SubtleEmphasis"/>
          <w:rFonts w:cstheme="minorHAnsi"/>
          <w:sz w:val="24"/>
          <w:szCs w:val="24"/>
          <w:rPrChange w:id="297" w:author="Cristian Sbrolli" w:date="2020-12-04T22:04:00Z">
            <w:rPr>
              <w:ins w:id="298" w:author="Cristian Sbrolli" w:date="2020-12-04T22:03:00Z"/>
              <w:rStyle w:val="SubtleEmphasis"/>
              <w:rFonts w:ascii="Bell MT" w:hAnsi="Bell MT"/>
              <w:sz w:val="44"/>
              <w:szCs w:val="44"/>
            </w:rPr>
          </w:rPrChange>
        </w:rPr>
      </w:pPr>
      <w:ins w:id="299" w:author="Cristian Sbrolli" w:date="2020-12-04T22:03:00Z">
        <w:r w:rsidRPr="005432E1">
          <w:rPr>
            <w:rStyle w:val="SubtleEmphasis"/>
            <w:rFonts w:cstheme="minorHAnsi"/>
            <w:sz w:val="24"/>
            <w:szCs w:val="24"/>
            <w:rPrChange w:id="300" w:author="Cristian Sbrolli" w:date="2020-12-04T22:04:00Z">
              <w:rPr>
                <w:rStyle w:val="SubtleEmphasis"/>
                <w:rFonts w:ascii="Bell MT" w:hAnsi="Bell MT"/>
                <w:sz w:val="44"/>
                <w:szCs w:val="44"/>
              </w:rPr>
            </w:rPrChange>
          </w:rPr>
          <w:t xml:space="preserve">#(insideMarket &amp; </w:t>
        </w:r>
        <w:proofErr w:type="spellStart"/>
        <w:r w:rsidRPr="005432E1">
          <w:rPr>
            <w:rStyle w:val="SubtleEmphasis"/>
            <w:rFonts w:cstheme="minorHAnsi"/>
            <w:sz w:val="24"/>
            <w:szCs w:val="24"/>
            <w:rPrChange w:id="301"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302" w:author="Cristian Sbrolli" w:date="2020-12-04T22:04:00Z">
              <w:rPr>
                <w:rStyle w:val="SubtleEmphasis"/>
                <w:rFonts w:ascii="Bell MT" w:hAnsi="Bell MT"/>
                <w:sz w:val="44"/>
                <w:szCs w:val="44"/>
              </w:rPr>
            </w:rPrChange>
          </w:rPr>
          <w:t>)=0</w:t>
        </w:r>
      </w:ins>
    </w:p>
    <w:p w14:paraId="2A2C2156" w14:textId="77777777" w:rsidR="005432E1" w:rsidRPr="005432E1" w:rsidRDefault="005432E1" w:rsidP="005432E1">
      <w:pPr>
        <w:pStyle w:val="ListParagraph"/>
        <w:spacing w:line="240" w:lineRule="auto"/>
        <w:ind w:left="360"/>
        <w:rPr>
          <w:ins w:id="303" w:author="Cristian Sbrolli" w:date="2020-12-04T22:03:00Z"/>
          <w:rStyle w:val="SubtleEmphasis"/>
          <w:rFonts w:cstheme="minorHAnsi"/>
          <w:sz w:val="24"/>
          <w:szCs w:val="24"/>
          <w:rPrChange w:id="304" w:author="Cristian Sbrolli" w:date="2020-12-04T22:04:00Z">
            <w:rPr>
              <w:ins w:id="305" w:author="Cristian Sbrolli" w:date="2020-12-04T22:03:00Z"/>
              <w:rStyle w:val="SubtleEmphasis"/>
              <w:rFonts w:ascii="Bell MT" w:hAnsi="Bell MT"/>
              <w:sz w:val="44"/>
              <w:szCs w:val="44"/>
            </w:rPr>
          </w:rPrChange>
        </w:rPr>
      </w:pPr>
      <w:ins w:id="306" w:author="Cristian Sbrolli" w:date="2020-12-04T22:03:00Z">
        <w:r w:rsidRPr="005432E1">
          <w:rPr>
            <w:rStyle w:val="SubtleEmphasis"/>
            <w:rFonts w:cstheme="minorHAnsi"/>
            <w:sz w:val="24"/>
            <w:szCs w:val="24"/>
            <w:rPrChange w:id="307" w:author="Cristian Sbrolli" w:date="2020-12-04T22:04:00Z">
              <w:rPr>
                <w:rStyle w:val="SubtleEmphasis"/>
                <w:rFonts w:ascii="Bell MT" w:hAnsi="Bell MT"/>
                <w:sz w:val="44"/>
                <w:szCs w:val="44"/>
              </w:rPr>
            </w:rPrChange>
          </w:rPr>
          <w:t xml:space="preserve">#(line &amp; </w:t>
        </w:r>
        <w:proofErr w:type="spellStart"/>
        <w:r w:rsidRPr="005432E1">
          <w:rPr>
            <w:rStyle w:val="SubtleEmphasis"/>
            <w:rFonts w:cstheme="minorHAnsi"/>
            <w:sz w:val="24"/>
            <w:szCs w:val="24"/>
            <w:rPrChange w:id="308"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309" w:author="Cristian Sbrolli" w:date="2020-12-04T22:04:00Z">
              <w:rPr>
                <w:rStyle w:val="SubtleEmphasis"/>
                <w:rFonts w:ascii="Bell MT" w:hAnsi="Bell MT"/>
                <w:sz w:val="44"/>
                <w:szCs w:val="44"/>
              </w:rPr>
            </w:rPrChange>
          </w:rPr>
          <w:t>)=0</w:t>
        </w:r>
      </w:ins>
    </w:p>
    <w:p w14:paraId="7A07AD31" w14:textId="77777777" w:rsidR="005432E1" w:rsidRPr="005432E1" w:rsidRDefault="005432E1" w:rsidP="005432E1">
      <w:pPr>
        <w:pStyle w:val="ListParagraph"/>
        <w:spacing w:line="240" w:lineRule="auto"/>
        <w:ind w:left="360"/>
        <w:rPr>
          <w:ins w:id="310" w:author="Cristian Sbrolli" w:date="2020-12-04T22:03:00Z"/>
          <w:rStyle w:val="SubtleEmphasis"/>
          <w:rFonts w:cstheme="minorHAnsi"/>
          <w:sz w:val="24"/>
          <w:szCs w:val="24"/>
          <w:rPrChange w:id="311" w:author="Cristian Sbrolli" w:date="2020-12-04T22:04:00Z">
            <w:rPr>
              <w:ins w:id="312" w:author="Cristian Sbrolli" w:date="2020-12-04T22:03:00Z"/>
              <w:rStyle w:val="SubtleEmphasis"/>
              <w:rFonts w:ascii="Bell MT" w:hAnsi="Bell MT"/>
              <w:sz w:val="44"/>
              <w:szCs w:val="44"/>
            </w:rPr>
          </w:rPrChange>
        </w:rPr>
      </w:pPr>
      <w:ins w:id="313" w:author="Cristian Sbrolli" w:date="2020-12-04T22:03:00Z">
        <w:r w:rsidRPr="005432E1">
          <w:rPr>
            <w:rStyle w:val="SubtleEmphasis"/>
            <w:rFonts w:cstheme="minorHAnsi"/>
            <w:sz w:val="24"/>
            <w:szCs w:val="24"/>
            <w:rPrChange w:id="314" w:author="Cristian Sbrolli" w:date="2020-12-04T22:04:00Z">
              <w:rPr>
                <w:rStyle w:val="SubtleEmphasis"/>
                <w:rFonts w:ascii="Bell MT" w:hAnsi="Bell MT"/>
                <w:sz w:val="44"/>
                <w:szCs w:val="44"/>
              </w:rPr>
            </w:rPrChange>
          </w:rPr>
          <w:t xml:space="preserve">//all tickets </w:t>
        </w:r>
        <w:proofErr w:type="spellStart"/>
        <w:r w:rsidRPr="005432E1">
          <w:rPr>
            <w:rStyle w:val="SubtleEmphasis"/>
            <w:rFonts w:cstheme="minorHAnsi"/>
            <w:sz w:val="24"/>
            <w:szCs w:val="24"/>
            <w:rPrChange w:id="315"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316" w:author="Cristian Sbrolli" w:date="2020-12-04T22:04:00Z">
              <w:rPr>
                <w:rStyle w:val="SubtleEmphasis"/>
                <w:rFonts w:ascii="Bell MT" w:hAnsi="Bell MT"/>
                <w:sz w:val="44"/>
                <w:szCs w:val="44"/>
              </w:rPr>
            </w:rPrChange>
          </w:rPr>
          <w:t xml:space="preserve"> are tickets booked for the current Date and Time Slot</w:t>
        </w:r>
      </w:ins>
    </w:p>
    <w:p w14:paraId="138C1F8C" w14:textId="77777777" w:rsidR="005432E1" w:rsidRPr="005432E1" w:rsidRDefault="005432E1" w:rsidP="005432E1">
      <w:pPr>
        <w:pStyle w:val="ListParagraph"/>
        <w:spacing w:line="240" w:lineRule="auto"/>
        <w:ind w:left="360"/>
        <w:rPr>
          <w:ins w:id="317" w:author="Cristian Sbrolli" w:date="2020-12-04T22:03:00Z"/>
          <w:rStyle w:val="SubtleEmphasis"/>
          <w:rFonts w:cstheme="minorHAnsi"/>
          <w:sz w:val="24"/>
          <w:szCs w:val="24"/>
          <w:rPrChange w:id="318" w:author="Cristian Sbrolli" w:date="2020-12-04T22:04:00Z">
            <w:rPr>
              <w:ins w:id="319" w:author="Cristian Sbrolli" w:date="2020-12-04T22:03:00Z"/>
              <w:rStyle w:val="SubtleEmphasis"/>
              <w:rFonts w:ascii="Bell MT" w:hAnsi="Bell MT"/>
              <w:sz w:val="44"/>
              <w:szCs w:val="44"/>
            </w:rPr>
          </w:rPrChange>
        </w:rPr>
      </w:pPr>
      <w:ins w:id="320" w:author="Cristian Sbrolli" w:date="2020-12-04T22:03:00Z">
        <w:r w:rsidRPr="005432E1">
          <w:rPr>
            <w:rStyle w:val="SubtleEmphasis"/>
            <w:rFonts w:cstheme="minorHAnsi"/>
            <w:sz w:val="24"/>
            <w:szCs w:val="24"/>
            <w:rPrChange w:id="321" w:author="Cristian Sbrolli" w:date="2020-12-04T22:04:00Z">
              <w:rPr>
                <w:rStyle w:val="SubtleEmphasis"/>
                <w:rFonts w:ascii="Bell MT" w:hAnsi="Bell MT"/>
                <w:sz w:val="44"/>
                <w:szCs w:val="44"/>
              </w:rPr>
            </w:rPrChange>
          </w:rPr>
          <w:t xml:space="preserve">all t: Ticket | t in </w:t>
        </w:r>
        <w:proofErr w:type="spellStart"/>
        <w:r w:rsidRPr="005432E1">
          <w:rPr>
            <w:rStyle w:val="SubtleEmphasis"/>
            <w:rFonts w:cstheme="minorHAnsi"/>
            <w:sz w:val="24"/>
            <w:szCs w:val="24"/>
            <w:rPrChange w:id="322"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323" w:author="Cristian Sbrolli" w:date="2020-12-04T22:04:00Z">
              <w:rPr>
                <w:rStyle w:val="SubtleEmphasis"/>
                <w:rFonts w:ascii="Bell MT" w:hAnsi="Bell MT"/>
                <w:sz w:val="44"/>
                <w:szCs w:val="44"/>
              </w:rPr>
            </w:rPrChange>
          </w:rPr>
          <w:t xml:space="preserve"> implies (</w:t>
        </w:r>
        <w:proofErr w:type="spellStart"/>
        <w:r w:rsidRPr="005432E1">
          <w:rPr>
            <w:rStyle w:val="SubtleEmphasis"/>
            <w:rFonts w:cstheme="minorHAnsi"/>
            <w:sz w:val="24"/>
            <w:szCs w:val="24"/>
            <w:rPrChange w:id="324"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325"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26"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327"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328"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32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30"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331" w:author="Cristian Sbrolli" w:date="2020-12-04T22:04:00Z">
              <w:rPr>
                <w:rStyle w:val="SubtleEmphasis"/>
                <w:rFonts w:ascii="Bell MT" w:hAnsi="Bell MT"/>
                <w:sz w:val="44"/>
                <w:szCs w:val="44"/>
              </w:rPr>
            </w:rPrChange>
          </w:rPr>
          <w:t>)</w:t>
        </w:r>
      </w:ins>
    </w:p>
    <w:p w14:paraId="01A30352" w14:textId="77777777" w:rsidR="005432E1" w:rsidRPr="005432E1" w:rsidRDefault="005432E1" w:rsidP="005432E1">
      <w:pPr>
        <w:pStyle w:val="ListParagraph"/>
        <w:spacing w:line="240" w:lineRule="auto"/>
        <w:ind w:left="360"/>
        <w:rPr>
          <w:ins w:id="332" w:author="Cristian Sbrolli" w:date="2020-12-04T22:03:00Z"/>
          <w:rStyle w:val="SubtleEmphasis"/>
          <w:rFonts w:cstheme="minorHAnsi"/>
          <w:sz w:val="24"/>
          <w:szCs w:val="24"/>
          <w:rPrChange w:id="333" w:author="Cristian Sbrolli" w:date="2020-12-04T22:04:00Z">
            <w:rPr>
              <w:ins w:id="334" w:author="Cristian Sbrolli" w:date="2020-12-04T22:03:00Z"/>
              <w:rStyle w:val="SubtleEmphasis"/>
              <w:rFonts w:ascii="Bell MT" w:hAnsi="Bell MT"/>
              <w:sz w:val="44"/>
              <w:szCs w:val="44"/>
            </w:rPr>
          </w:rPrChange>
        </w:rPr>
      </w:pPr>
      <w:ins w:id="335" w:author="Cristian Sbrolli" w:date="2020-12-04T22:03:00Z">
        <w:r w:rsidRPr="005432E1">
          <w:rPr>
            <w:rStyle w:val="SubtleEmphasis"/>
            <w:rFonts w:cstheme="minorHAnsi"/>
            <w:sz w:val="24"/>
            <w:szCs w:val="24"/>
            <w:rPrChange w:id="336" w:author="Cristian Sbrolli" w:date="2020-12-04T22:04:00Z">
              <w:rPr>
                <w:rStyle w:val="SubtleEmphasis"/>
                <w:rFonts w:ascii="Bell MT" w:hAnsi="Bell MT"/>
                <w:sz w:val="44"/>
                <w:szCs w:val="44"/>
              </w:rPr>
            </w:rPrChange>
          </w:rPr>
          <w:t>//Available Dates and Time Slots are the ones for which the number of tickets is less than the max number admitted to grant safety and that</w:t>
        </w:r>
      </w:ins>
    </w:p>
    <w:p w14:paraId="65C322E0" w14:textId="77777777" w:rsidR="005432E1" w:rsidRPr="005432E1" w:rsidRDefault="005432E1" w:rsidP="005432E1">
      <w:pPr>
        <w:pStyle w:val="ListParagraph"/>
        <w:spacing w:line="240" w:lineRule="auto"/>
        <w:ind w:left="360"/>
        <w:rPr>
          <w:ins w:id="337" w:author="Cristian Sbrolli" w:date="2020-12-04T22:03:00Z"/>
          <w:rStyle w:val="SubtleEmphasis"/>
          <w:rFonts w:cstheme="minorHAnsi"/>
          <w:sz w:val="24"/>
          <w:szCs w:val="24"/>
          <w:rPrChange w:id="338" w:author="Cristian Sbrolli" w:date="2020-12-04T22:04:00Z">
            <w:rPr>
              <w:ins w:id="339" w:author="Cristian Sbrolli" w:date="2020-12-04T22:03:00Z"/>
              <w:rStyle w:val="SubtleEmphasis"/>
              <w:rFonts w:ascii="Bell MT" w:hAnsi="Bell MT"/>
              <w:sz w:val="44"/>
              <w:szCs w:val="44"/>
            </w:rPr>
          </w:rPrChange>
        </w:rPr>
      </w:pPr>
      <w:ins w:id="340" w:author="Cristian Sbrolli" w:date="2020-12-04T22:03:00Z">
        <w:r w:rsidRPr="005432E1">
          <w:rPr>
            <w:rStyle w:val="SubtleEmphasis"/>
            <w:rFonts w:cstheme="minorHAnsi"/>
            <w:sz w:val="24"/>
            <w:szCs w:val="24"/>
            <w:rPrChange w:id="341" w:author="Cristian Sbrolli" w:date="2020-12-04T22:04:00Z">
              <w:rPr>
                <w:rStyle w:val="SubtleEmphasis"/>
                <w:rFonts w:ascii="Bell MT" w:hAnsi="Bell MT"/>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ListParagraph"/>
        <w:spacing w:line="240" w:lineRule="auto"/>
        <w:ind w:left="360"/>
        <w:rPr>
          <w:ins w:id="342" w:author="Cristian Sbrolli" w:date="2020-12-04T22:03:00Z"/>
          <w:rStyle w:val="SubtleEmphasis"/>
          <w:rFonts w:cstheme="minorHAnsi"/>
          <w:sz w:val="24"/>
          <w:szCs w:val="24"/>
          <w:rPrChange w:id="343" w:author="Cristian Sbrolli" w:date="2020-12-04T22:04:00Z">
            <w:rPr>
              <w:ins w:id="344" w:author="Cristian Sbrolli" w:date="2020-12-04T22:03:00Z"/>
              <w:rStyle w:val="SubtleEmphasis"/>
              <w:rFonts w:ascii="Bell MT" w:hAnsi="Bell MT"/>
              <w:sz w:val="44"/>
              <w:szCs w:val="44"/>
            </w:rPr>
          </w:rPrChange>
        </w:rPr>
      </w:pPr>
      <w:ins w:id="345" w:author="Cristian Sbrolli" w:date="2020-12-04T22:03:00Z">
        <w:r w:rsidRPr="005432E1">
          <w:rPr>
            <w:rStyle w:val="SubtleEmphasis"/>
            <w:rFonts w:cstheme="minorHAnsi"/>
            <w:sz w:val="24"/>
            <w:szCs w:val="24"/>
            <w:rPrChange w:id="346" w:author="Cristian Sbrolli" w:date="2020-12-04T22:04:00Z">
              <w:rPr>
                <w:rStyle w:val="SubtleEmphasis"/>
                <w:rFonts w:ascii="Bell MT" w:hAnsi="Bell MT"/>
                <w:sz w:val="44"/>
                <w:szCs w:val="44"/>
              </w:rPr>
            </w:rPrChange>
          </w:rPr>
          <w:t xml:space="preserve">all d:Date, </w:t>
        </w:r>
        <w:proofErr w:type="spellStart"/>
        <w:r w:rsidRPr="005432E1">
          <w:rPr>
            <w:rStyle w:val="SubtleEmphasis"/>
            <w:rFonts w:cstheme="minorHAnsi"/>
            <w:sz w:val="24"/>
            <w:szCs w:val="24"/>
            <w:rPrChange w:id="347" w:author="Cristian Sbrolli" w:date="2020-12-04T22:04:00Z">
              <w:rPr>
                <w:rStyle w:val="SubtleEmphasis"/>
                <w:rFonts w:ascii="Bell MT" w:hAnsi="Bell MT"/>
                <w:sz w:val="44"/>
                <w:szCs w:val="44"/>
              </w:rPr>
            </w:rPrChange>
          </w:rPr>
          <w:t>ts:TimeSlot</w:t>
        </w:r>
        <w:proofErr w:type="spellEnd"/>
        <w:r w:rsidRPr="005432E1">
          <w:rPr>
            <w:rStyle w:val="SubtleEmphasis"/>
            <w:rFonts w:cstheme="minorHAnsi"/>
            <w:sz w:val="24"/>
            <w:szCs w:val="24"/>
            <w:rPrChange w:id="348" w:author="Cristian Sbrolli" w:date="2020-12-04T22:04:00Z">
              <w:rPr>
                <w:rStyle w:val="SubtleEmphasis"/>
                <w:rFonts w:ascii="Bell MT" w:hAnsi="Bell MT"/>
                <w:sz w:val="44"/>
                <w:szCs w:val="44"/>
              </w:rPr>
            </w:rPrChange>
          </w:rPr>
          <w:t xml:space="preserve"> | (d-&gt;</w:t>
        </w:r>
        <w:proofErr w:type="spellStart"/>
        <w:r w:rsidRPr="005432E1">
          <w:rPr>
            <w:rStyle w:val="SubtleEmphasis"/>
            <w:rFonts w:cstheme="minorHAnsi"/>
            <w:sz w:val="24"/>
            <w:szCs w:val="24"/>
            <w:rPrChange w:id="349"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350"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351" w:author="Cristian Sbrolli" w:date="2020-12-04T22:04:00Z">
              <w:rPr>
                <w:rStyle w:val="SubtleEmphasis"/>
                <w:rFonts w:ascii="Bell MT" w:hAnsi="Bell MT"/>
                <w:sz w:val="44"/>
                <w:szCs w:val="44"/>
              </w:rPr>
            </w:rPrChange>
          </w:rPr>
          <w:t>availableSlots</w:t>
        </w:r>
        <w:proofErr w:type="spellEnd"/>
        <w:r w:rsidRPr="005432E1">
          <w:rPr>
            <w:rStyle w:val="SubtleEmphasis"/>
            <w:rFonts w:cstheme="minorHAnsi"/>
            <w:sz w:val="24"/>
            <w:szCs w:val="24"/>
            <w:rPrChange w:id="352"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353"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354" w:author="Cristian Sbrolli" w:date="2020-12-04T22:04:00Z">
              <w:rPr>
                <w:rStyle w:val="SubtleEmphasis"/>
                <w:rFonts w:ascii="Bell MT" w:hAnsi="Bell MT"/>
                <w:sz w:val="44"/>
                <w:szCs w:val="44"/>
              </w:rPr>
            </w:rPrChange>
          </w:rPr>
          <w:t xml:space="preserve"> (#((insideMarket + line) &amp;  </w:t>
        </w:r>
        <w:proofErr w:type="spellStart"/>
        <w:r w:rsidRPr="005432E1">
          <w:rPr>
            <w:rStyle w:val="SubtleEmphasis"/>
            <w:rFonts w:cstheme="minorHAnsi"/>
            <w:sz w:val="24"/>
            <w:szCs w:val="24"/>
            <w:rPrChange w:id="355" w:author="Cristian Sbrolli" w:date="2020-12-04T22:04:00Z">
              <w:rPr>
                <w:rStyle w:val="SubtleEmphasis"/>
                <w:rFonts w:ascii="Bell MT" w:hAnsi="Bell MT"/>
                <w:sz w:val="44"/>
                <w:szCs w:val="44"/>
              </w:rPr>
            </w:rPrChange>
          </w:rPr>
          <w:t>ticketDate.d</w:t>
        </w:r>
        <w:proofErr w:type="spellEnd"/>
        <w:r w:rsidRPr="005432E1">
          <w:rPr>
            <w:rStyle w:val="SubtleEmphasis"/>
            <w:rFonts w:cstheme="minorHAnsi"/>
            <w:sz w:val="24"/>
            <w:szCs w:val="24"/>
            <w:rPrChange w:id="356" w:author="Cristian Sbrolli" w:date="2020-12-04T22:04:00Z">
              <w:rPr>
                <w:rStyle w:val="SubtleEmphasis"/>
                <w:rFonts w:ascii="Bell MT" w:hAnsi="Bell MT"/>
                <w:sz w:val="44"/>
                <w:szCs w:val="44"/>
              </w:rPr>
            </w:rPrChange>
          </w:rPr>
          <w:t xml:space="preserve"> &amp; </w:t>
        </w:r>
        <w:proofErr w:type="spellStart"/>
        <w:r w:rsidRPr="005432E1">
          <w:rPr>
            <w:rStyle w:val="SubtleEmphasis"/>
            <w:rFonts w:cstheme="minorHAnsi"/>
            <w:sz w:val="24"/>
            <w:szCs w:val="24"/>
            <w:rPrChange w:id="357" w:author="Cristian Sbrolli" w:date="2020-12-04T22:04:00Z">
              <w:rPr>
                <w:rStyle w:val="SubtleEmphasis"/>
                <w:rFonts w:ascii="Bell MT" w:hAnsi="Bell MT"/>
                <w:sz w:val="44"/>
                <w:szCs w:val="44"/>
              </w:rPr>
            </w:rPrChange>
          </w:rPr>
          <w:t>ticketTimeSlot.ts</w:t>
        </w:r>
        <w:proofErr w:type="spellEnd"/>
        <w:r w:rsidRPr="005432E1">
          <w:rPr>
            <w:rStyle w:val="SubtleEmphasis"/>
            <w:rFonts w:cstheme="minorHAnsi"/>
            <w:sz w:val="24"/>
            <w:szCs w:val="24"/>
            <w:rPrChange w:id="358" w:author="Cristian Sbrolli" w:date="2020-12-04T22:04:00Z">
              <w:rPr>
                <w:rStyle w:val="SubtleEmphasis"/>
                <w:rFonts w:ascii="Bell MT" w:hAnsi="Bell MT"/>
                <w:sz w:val="44"/>
                <w:szCs w:val="44"/>
              </w:rPr>
            </w:rPrChange>
          </w:rPr>
          <w:t xml:space="preserve">) &lt; </w:t>
        </w:r>
        <w:proofErr w:type="spellStart"/>
        <w:r w:rsidRPr="005432E1">
          <w:rPr>
            <w:rStyle w:val="SubtleEmphasis"/>
            <w:rFonts w:cstheme="minorHAnsi"/>
            <w:sz w:val="24"/>
            <w:szCs w:val="24"/>
            <w:rPrChange w:id="359" w:author="Cristian Sbrolli" w:date="2020-12-04T22:04:00Z">
              <w:rPr>
                <w:rStyle w:val="SubtleEmphasis"/>
                <w:rFonts w:ascii="Bell MT" w:hAnsi="Bell MT"/>
                <w:sz w:val="44"/>
                <w:szCs w:val="44"/>
              </w:rPr>
            </w:rPrChange>
          </w:rPr>
          <w:t>maxUsersPerSlot</w:t>
        </w:r>
        <w:proofErr w:type="spellEnd"/>
        <w:r w:rsidRPr="005432E1">
          <w:rPr>
            <w:rStyle w:val="SubtleEmphasis"/>
            <w:rFonts w:cstheme="minorHAnsi"/>
            <w:sz w:val="24"/>
            <w:szCs w:val="24"/>
            <w:rPrChange w:id="360" w:author="Cristian Sbrolli" w:date="2020-12-04T22:04:00Z">
              <w:rPr>
                <w:rStyle w:val="SubtleEmphasis"/>
                <w:rFonts w:ascii="Bell MT" w:hAnsi="Bell MT"/>
                <w:sz w:val="44"/>
                <w:szCs w:val="44"/>
              </w:rPr>
            </w:rPrChange>
          </w:rPr>
          <w:t xml:space="preserve"> and </w:t>
        </w:r>
      </w:ins>
    </w:p>
    <w:p w14:paraId="34545E69" w14:textId="77777777" w:rsidR="005432E1" w:rsidRPr="005432E1" w:rsidRDefault="005432E1" w:rsidP="005432E1">
      <w:pPr>
        <w:pStyle w:val="ListParagraph"/>
        <w:spacing w:line="240" w:lineRule="auto"/>
        <w:ind w:left="360"/>
        <w:rPr>
          <w:ins w:id="361" w:author="Cristian Sbrolli" w:date="2020-12-04T22:03:00Z"/>
          <w:rStyle w:val="SubtleEmphasis"/>
          <w:rFonts w:cstheme="minorHAnsi"/>
          <w:sz w:val="24"/>
          <w:szCs w:val="24"/>
          <w:rPrChange w:id="362" w:author="Cristian Sbrolli" w:date="2020-12-04T22:04:00Z">
            <w:rPr>
              <w:ins w:id="363" w:author="Cristian Sbrolli" w:date="2020-12-04T22:03:00Z"/>
              <w:rStyle w:val="SubtleEmphasis"/>
              <w:rFonts w:ascii="Bell MT" w:hAnsi="Bell MT"/>
              <w:sz w:val="44"/>
              <w:szCs w:val="44"/>
            </w:rPr>
          </w:rPrChange>
        </w:rPr>
      </w:pPr>
      <w:ins w:id="364" w:author="Cristian Sbrolli" w:date="2020-12-04T22:03:00Z">
        <w:r w:rsidRPr="005432E1">
          <w:rPr>
            <w:rStyle w:val="SubtleEmphasis"/>
            <w:rFonts w:cstheme="minorHAnsi"/>
            <w:sz w:val="24"/>
            <w:szCs w:val="24"/>
            <w:rPrChange w:id="36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6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6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6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6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7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7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7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7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7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375"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376" w:author="Cristian Sbrolli" w:date="2020-12-04T22:04:00Z">
              <w:rPr>
                <w:rStyle w:val="SubtleEmphasis"/>
                <w:rFonts w:ascii="Bell MT" w:hAnsi="Bell MT"/>
                <w:sz w:val="44"/>
                <w:szCs w:val="44"/>
              </w:rPr>
            </w:rPrChange>
          </w:rPr>
          <w:t>no t</w:t>
        </w:r>
        <w:proofErr w:type="spellEnd"/>
        <w:r w:rsidRPr="005432E1">
          <w:rPr>
            <w:rStyle w:val="SubtleEmphasis"/>
            <w:rFonts w:cstheme="minorHAnsi"/>
            <w:sz w:val="24"/>
            <w:szCs w:val="24"/>
            <w:rPrChange w:id="377" w:author="Cristian Sbrolli" w:date="2020-12-04T22:04:00Z">
              <w:rPr>
                <w:rStyle w:val="SubtleEmphasis"/>
                <w:rFonts w:ascii="Bell MT" w:hAnsi="Bell MT"/>
                <w:sz w:val="44"/>
                <w:szCs w:val="44"/>
              </w:rPr>
            </w:rPrChange>
          </w:rPr>
          <w:t xml:space="preserve">: Ticket | t in </w:t>
        </w:r>
        <w:proofErr w:type="spellStart"/>
        <w:r w:rsidRPr="005432E1">
          <w:rPr>
            <w:rStyle w:val="SubtleEmphasis"/>
            <w:rFonts w:cstheme="minorHAnsi"/>
            <w:sz w:val="24"/>
            <w:szCs w:val="24"/>
            <w:rPrChange w:id="378"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379"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380"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38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82"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383" w:author="Cristian Sbrolli" w:date="2020-12-04T22:04:00Z">
              <w:rPr>
                <w:rStyle w:val="SubtleEmphasis"/>
                <w:rFonts w:ascii="Bell MT" w:hAnsi="Bell MT"/>
                <w:sz w:val="44"/>
                <w:szCs w:val="44"/>
              </w:rPr>
            </w:rPrChange>
          </w:rPr>
          <w:t xml:space="preserve"> and d=</w:t>
        </w:r>
        <w:proofErr w:type="spellStart"/>
        <w:r w:rsidRPr="005432E1">
          <w:rPr>
            <w:rStyle w:val="SubtleEmphasis"/>
            <w:rFonts w:cstheme="minorHAnsi"/>
            <w:sz w:val="24"/>
            <w:szCs w:val="24"/>
            <w:rPrChange w:id="384"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385" w:author="Cristian Sbrolli" w:date="2020-12-04T22:04:00Z">
              <w:rPr>
                <w:rStyle w:val="SubtleEmphasis"/>
                <w:rFonts w:ascii="Bell MT" w:hAnsi="Bell MT"/>
                <w:sz w:val="44"/>
                <w:szCs w:val="44"/>
              </w:rPr>
            </w:rPrChange>
          </w:rPr>
          <w:t xml:space="preserve"> or </w:t>
        </w:r>
        <w:proofErr w:type="spellStart"/>
        <w:r w:rsidRPr="005432E1">
          <w:rPr>
            <w:rStyle w:val="SubtleEmphasis"/>
            <w:rFonts w:cstheme="minorHAnsi"/>
            <w:sz w:val="24"/>
            <w:szCs w:val="24"/>
            <w:rPrChange w:id="386"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387"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388"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389" w:author="Cristian Sbrolli" w:date="2020-12-04T22:04:00Z">
              <w:rPr>
                <w:rStyle w:val="SubtleEmphasis"/>
                <w:rFonts w:ascii="Bell MT" w:hAnsi="Bell MT"/>
                <w:sz w:val="44"/>
                <w:szCs w:val="44"/>
              </w:rPr>
            </w:rPrChange>
          </w:rPr>
          <w:t xml:space="preserve"> and d=</w:t>
        </w:r>
        <w:proofErr w:type="spellStart"/>
        <w:r w:rsidRPr="005432E1">
          <w:rPr>
            <w:rStyle w:val="SubtleEmphasis"/>
            <w:rFonts w:cstheme="minorHAnsi"/>
            <w:sz w:val="24"/>
            <w:szCs w:val="24"/>
            <w:rPrChange w:id="390"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391"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392"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393"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394"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395" w:author="Cristian Sbrolli" w:date="2020-12-04T22:04:00Z">
              <w:rPr>
                <w:rStyle w:val="SubtleEmphasis"/>
                <w:rFonts w:ascii="Bell MT" w:hAnsi="Bell MT"/>
                <w:sz w:val="44"/>
                <w:szCs w:val="44"/>
              </w:rPr>
            </w:rPrChange>
          </w:rPr>
          <w:t xml:space="preserve">  ))</w:t>
        </w:r>
      </w:ins>
    </w:p>
    <w:p w14:paraId="23B6A4AF" w14:textId="77777777" w:rsidR="005432E1" w:rsidRPr="005432E1" w:rsidRDefault="005432E1" w:rsidP="005432E1">
      <w:pPr>
        <w:pStyle w:val="ListParagraph"/>
        <w:spacing w:line="240" w:lineRule="auto"/>
        <w:ind w:left="360"/>
        <w:rPr>
          <w:ins w:id="396" w:author="Cristian Sbrolli" w:date="2020-12-04T22:03:00Z"/>
          <w:rStyle w:val="SubtleEmphasis"/>
          <w:rFonts w:cstheme="minorHAnsi"/>
          <w:sz w:val="24"/>
          <w:szCs w:val="24"/>
          <w:rPrChange w:id="397" w:author="Cristian Sbrolli" w:date="2020-12-04T22:04:00Z">
            <w:rPr>
              <w:ins w:id="398" w:author="Cristian Sbrolli" w:date="2020-12-04T22:03:00Z"/>
              <w:rStyle w:val="SubtleEmphasis"/>
              <w:rFonts w:ascii="Bell MT" w:hAnsi="Bell MT"/>
              <w:sz w:val="44"/>
              <w:szCs w:val="44"/>
            </w:rPr>
          </w:rPrChange>
        </w:rPr>
      </w:pPr>
      <w:proofErr w:type="spellStart"/>
      <w:ins w:id="399" w:author="Cristian Sbrolli" w:date="2020-12-04T22:03:00Z">
        <w:r w:rsidRPr="005432E1">
          <w:rPr>
            <w:rStyle w:val="SubtleEmphasis"/>
            <w:rFonts w:cstheme="minorHAnsi"/>
            <w:sz w:val="24"/>
            <w:szCs w:val="24"/>
            <w:rPrChange w:id="400" w:author="Cristian Sbrolli" w:date="2020-12-04T22:04:00Z">
              <w:rPr>
                <w:rStyle w:val="SubtleEmphasis"/>
                <w:rFonts w:ascii="Bell MT" w:hAnsi="Bell MT"/>
                <w:sz w:val="44"/>
                <w:szCs w:val="44"/>
              </w:rPr>
            </w:rPrChange>
          </w:rPr>
          <w:t>maxUsersPerSlot</w:t>
        </w:r>
        <w:proofErr w:type="spellEnd"/>
        <w:r w:rsidRPr="005432E1">
          <w:rPr>
            <w:rStyle w:val="SubtleEmphasis"/>
            <w:rFonts w:cstheme="minorHAnsi"/>
            <w:sz w:val="24"/>
            <w:szCs w:val="24"/>
            <w:rPrChange w:id="401" w:author="Cristian Sbrolli" w:date="2020-12-04T22:04:00Z">
              <w:rPr>
                <w:rStyle w:val="SubtleEmphasis"/>
                <w:rFonts w:ascii="Bell MT" w:hAnsi="Bell MT"/>
                <w:sz w:val="44"/>
                <w:szCs w:val="44"/>
              </w:rPr>
            </w:rPrChange>
          </w:rPr>
          <w:t xml:space="preserve"> &gt; 0</w:t>
        </w:r>
      </w:ins>
    </w:p>
    <w:p w14:paraId="30D88C71" w14:textId="77777777" w:rsidR="005432E1" w:rsidRPr="005432E1" w:rsidRDefault="005432E1" w:rsidP="005432E1">
      <w:pPr>
        <w:pStyle w:val="ListParagraph"/>
        <w:spacing w:line="240" w:lineRule="auto"/>
        <w:ind w:left="360"/>
        <w:rPr>
          <w:ins w:id="402" w:author="Cristian Sbrolli" w:date="2020-12-04T22:03:00Z"/>
          <w:rStyle w:val="SubtleEmphasis"/>
          <w:rFonts w:cstheme="minorHAnsi"/>
          <w:sz w:val="24"/>
          <w:szCs w:val="24"/>
          <w:rPrChange w:id="403" w:author="Cristian Sbrolli" w:date="2020-12-04T22:04:00Z">
            <w:rPr>
              <w:ins w:id="404" w:author="Cristian Sbrolli" w:date="2020-12-04T22:03:00Z"/>
              <w:rStyle w:val="SubtleEmphasis"/>
              <w:rFonts w:ascii="Bell MT" w:hAnsi="Bell MT"/>
              <w:sz w:val="44"/>
              <w:szCs w:val="44"/>
            </w:rPr>
          </w:rPrChange>
        </w:rPr>
      </w:pPr>
      <w:ins w:id="405" w:author="Cristian Sbrolli" w:date="2020-12-04T22:03:00Z">
        <w:r w:rsidRPr="005432E1">
          <w:rPr>
            <w:rStyle w:val="SubtleEmphasis"/>
            <w:rFonts w:cstheme="minorHAnsi"/>
            <w:sz w:val="24"/>
            <w:szCs w:val="24"/>
            <w:rPrChange w:id="406" w:author="Cristian Sbrolli" w:date="2020-12-04T22:04:00Z">
              <w:rPr>
                <w:rStyle w:val="SubtleEmphasis"/>
                <w:rFonts w:ascii="Bell MT" w:hAnsi="Bell MT"/>
                <w:sz w:val="44"/>
                <w:szCs w:val="44"/>
              </w:rPr>
            </w:rPrChange>
          </w:rPr>
          <w:t>}</w:t>
        </w:r>
      </w:ins>
    </w:p>
    <w:p w14:paraId="7E908DBC" w14:textId="77777777" w:rsidR="005432E1" w:rsidRPr="005432E1" w:rsidRDefault="005432E1" w:rsidP="005432E1">
      <w:pPr>
        <w:pStyle w:val="ListParagraph"/>
        <w:spacing w:line="240" w:lineRule="auto"/>
        <w:ind w:left="360"/>
        <w:rPr>
          <w:ins w:id="407" w:author="Cristian Sbrolli" w:date="2020-12-04T22:03:00Z"/>
          <w:rStyle w:val="SubtleEmphasis"/>
          <w:rFonts w:cstheme="minorHAnsi"/>
          <w:sz w:val="24"/>
          <w:szCs w:val="24"/>
          <w:rPrChange w:id="408" w:author="Cristian Sbrolli" w:date="2020-12-04T22:04:00Z">
            <w:rPr>
              <w:ins w:id="409" w:author="Cristian Sbrolli" w:date="2020-12-04T22:03:00Z"/>
              <w:rStyle w:val="SubtleEmphasis"/>
              <w:rFonts w:ascii="Bell MT" w:hAnsi="Bell MT"/>
              <w:sz w:val="44"/>
              <w:szCs w:val="44"/>
            </w:rPr>
          </w:rPrChange>
        </w:rPr>
      </w:pPr>
    </w:p>
    <w:p w14:paraId="0A9A5877" w14:textId="77777777" w:rsidR="005432E1" w:rsidRPr="005432E1" w:rsidRDefault="005432E1" w:rsidP="005432E1">
      <w:pPr>
        <w:pStyle w:val="ListParagraph"/>
        <w:spacing w:line="240" w:lineRule="auto"/>
        <w:ind w:left="360"/>
        <w:rPr>
          <w:ins w:id="410" w:author="Cristian Sbrolli" w:date="2020-12-04T22:03:00Z"/>
          <w:rStyle w:val="SubtleEmphasis"/>
          <w:rFonts w:cstheme="minorHAnsi"/>
          <w:sz w:val="24"/>
          <w:szCs w:val="24"/>
          <w:rPrChange w:id="411" w:author="Cristian Sbrolli" w:date="2020-12-04T22:04:00Z">
            <w:rPr>
              <w:ins w:id="412" w:author="Cristian Sbrolli" w:date="2020-12-04T22:03:00Z"/>
              <w:rStyle w:val="SubtleEmphasis"/>
              <w:rFonts w:ascii="Bell MT" w:hAnsi="Bell MT"/>
              <w:sz w:val="44"/>
              <w:szCs w:val="44"/>
            </w:rPr>
          </w:rPrChange>
        </w:rPr>
      </w:pPr>
      <w:ins w:id="413" w:author="Cristian Sbrolli" w:date="2020-12-04T22:03:00Z">
        <w:r w:rsidRPr="005432E1">
          <w:rPr>
            <w:rStyle w:val="SubtleEmphasis"/>
            <w:rFonts w:cstheme="minorHAnsi"/>
            <w:sz w:val="24"/>
            <w:szCs w:val="24"/>
            <w:rPrChange w:id="414" w:author="Cristian Sbrolli" w:date="2020-12-04T22:04:00Z">
              <w:rPr>
                <w:rStyle w:val="SubtleEmphasis"/>
                <w:rFonts w:ascii="Bell MT" w:hAnsi="Bell MT"/>
                <w:sz w:val="44"/>
                <w:szCs w:val="44"/>
              </w:rPr>
            </w:rPrChange>
          </w:rPr>
          <w:t>sig TicketDispenser{</w:t>
        </w:r>
      </w:ins>
    </w:p>
    <w:p w14:paraId="5E4087BF" w14:textId="77777777" w:rsidR="005432E1" w:rsidRPr="005432E1" w:rsidRDefault="005432E1" w:rsidP="005432E1">
      <w:pPr>
        <w:pStyle w:val="ListParagraph"/>
        <w:spacing w:line="240" w:lineRule="auto"/>
        <w:ind w:left="360"/>
        <w:rPr>
          <w:ins w:id="415" w:author="Cristian Sbrolli" w:date="2020-12-04T22:03:00Z"/>
          <w:rStyle w:val="SubtleEmphasis"/>
          <w:rFonts w:cstheme="minorHAnsi"/>
          <w:sz w:val="24"/>
          <w:szCs w:val="24"/>
          <w:rPrChange w:id="416" w:author="Cristian Sbrolli" w:date="2020-12-04T22:04:00Z">
            <w:rPr>
              <w:ins w:id="417" w:author="Cristian Sbrolli" w:date="2020-12-04T22:03:00Z"/>
              <w:rStyle w:val="SubtleEmphasis"/>
              <w:rFonts w:ascii="Bell MT" w:hAnsi="Bell MT"/>
              <w:sz w:val="44"/>
              <w:szCs w:val="44"/>
            </w:rPr>
          </w:rPrChange>
        </w:rPr>
      </w:pPr>
      <w:proofErr w:type="spellStart"/>
      <w:ins w:id="418" w:author="Cristian Sbrolli" w:date="2020-12-04T22:03:00Z">
        <w:r w:rsidRPr="005432E1">
          <w:rPr>
            <w:rStyle w:val="SubtleEmphasis"/>
            <w:rFonts w:cstheme="minorHAnsi"/>
            <w:sz w:val="24"/>
            <w:szCs w:val="24"/>
            <w:rPrChange w:id="419" w:author="Cristian Sbrolli" w:date="2020-12-04T22:04:00Z">
              <w:rPr>
                <w:rStyle w:val="SubtleEmphasis"/>
                <w:rFonts w:ascii="Bell MT" w:hAnsi="Bell MT"/>
                <w:sz w:val="44"/>
                <w:szCs w:val="44"/>
              </w:rPr>
            </w:rPrChange>
          </w:rPr>
          <w:t>distributedTickets</w:t>
        </w:r>
        <w:proofErr w:type="spellEnd"/>
        <w:r w:rsidRPr="005432E1">
          <w:rPr>
            <w:rStyle w:val="SubtleEmphasis"/>
            <w:rFonts w:cstheme="minorHAnsi"/>
            <w:sz w:val="24"/>
            <w:szCs w:val="24"/>
            <w:rPrChange w:id="420" w:author="Cristian Sbrolli" w:date="2020-12-04T22:04:00Z">
              <w:rPr>
                <w:rStyle w:val="SubtleEmphasis"/>
                <w:rFonts w:ascii="Bell MT" w:hAnsi="Bell MT"/>
                <w:sz w:val="44"/>
                <w:szCs w:val="44"/>
              </w:rPr>
            </w:rPrChange>
          </w:rPr>
          <w:t xml:space="preserve">: set </w:t>
        </w:r>
        <w:proofErr w:type="spellStart"/>
        <w:r w:rsidRPr="005432E1">
          <w:rPr>
            <w:rStyle w:val="SubtleEmphasis"/>
            <w:rFonts w:cstheme="minorHAnsi"/>
            <w:sz w:val="24"/>
            <w:szCs w:val="24"/>
            <w:rPrChange w:id="421" w:author="Cristian Sbrolli" w:date="2020-12-04T22:04:00Z">
              <w:rPr>
                <w:rStyle w:val="SubtleEmphasis"/>
                <w:rFonts w:ascii="Bell MT" w:hAnsi="Bell MT"/>
                <w:sz w:val="44"/>
                <w:szCs w:val="44"/>
              </w:rPr>
            </w:rPrChange>
          </w:rPr>
          <w:t>PhysicalTicket</w:t>
        </w:r>
        <w:proofErr w:type="spellEnd"/>
      </w:ins>
    </w:p>
    <w:p w14:paraId="6CA4A544" w14:textId="77777777" w:rsidR="005432E1" w:rsidRPr="005432E1" w:rsidRDefault="005432E1" w:rsidP="005432E1">
      <w:pPr>
        <w:pStyle w:val="ListParagraph"/>
        <w:spacing w:line="240" w:lineRule="auto"/>
        <w:ind w:left="360"/>
        <w:rPr>
          <w:ins w:id="422" w:author="Cristian Sbrolli" w:date="2020-12-04T22:03:00Z"/>
          <w:rStyle w:val="SubtleEmphasis"/>
          <w:rFonts w:cstheme="minorHAnsi"/>
          <w:sz w:val="24"/>
          <w:szCs w:val="24"/>
          <w:rPrChange w:id="423" w:author="Cristian Sbrolli" w:date="2020-12-04T22:04:00Z">
            <w:rPr>
              <w:ins w:id="424" w:author="Cristian Sbrolli" w:date="2020-12-04T22:03:00Z"/>
              <w:rStyle w:val="SubtleEmphasis"/>
              <w:rFonts w:ascii="Bell MT" w:hAnsi="Bell MT"/>
              <w:sz w:val="44"/>
              <w:szCs w:val="44"/>
            </w:rPr>
          </w:rPrChange>
        </w:rPr>
      </w:pPr>
      <w:ins w:id="425" w:author="Cristian Sbrolli" w:date="2020-12-04T22:03:00Z">
        <w:r w:rsidRPr="005432E1">
          <w:rPr>
            <w:rStyle w:val="SubtleEmphasis"/>
            <w:rFonts w:cstheme="minorHAnsi"/>
            <w:sz w:val="24"/>
            <w:szCs w:val="24"/>
            <w:rPrChange w:id="426" w:author="Cristian Sbrolli" w:date="2020-12-04T22:04:00Z">
              <w:rPr>
                <w:rStyle w:val="SubtleEmphasis"/>
                <w:rFonts w:ascii="Bell MT" w:hAnsi="Bell MT"/>
                <w:sz w:val="44"/>
                <w:szCs w:val="44"/>
              </w:rPr>
            </w:rPrChange>
          </w:rPr>
          <w:t>}</w:t>
        </w:r>
      </w:ins>
    </w:p>
    <w:p w14:paraId="03651DB7" w14:textId="77777777" w:rsidR="005432E1" w:rsidRPr="005432E1" w:rsidRDefault="005432E1" w:rsidP="005432E1">
      <w:pPr>
        <w:pStyle w:val="ListParagraph"/>
        <w:spacing w:line="240" w:lineRule="auto"/>
        <w:ind w:left="360"/>
        <w:rPr>
          <w:ins w:id="427" w:author="Cristian Sbrolli" w:date="2020-12-04T22:03:00Z"/>
          <w:rStyle w:val="SubtleEmphasis"/>
          <w:rFonts w:cstheme="minorHAnsi"/>
          <w:sz w:val="24"/>
          <w:szCs w:val="24"/>
          <w:rPrChange w:id="428" w:author="Cristian Sbrolli" w:date="2020-12-04T22:04:00Z">
            <w:rPr>
              <w:ins w:id="429" w:author="Cristian Sbrolli" w:date="2020-12-04T22:03:00Z"/>
              <w:rStyle w:val="SubtleEmphasis"/>
              <w:rFonts w:ascii="Bell MT" w:hAnsi="Bell MT"/>
              <w:sz w:val="44"/>
              <w:szCs w:val="44"/>
            </w:rPr>
          </w:rPrChange>
        </w:rPr>
      </w:pPr>
    </w:p>
    <w:p w14:paraId="59319A45" w14:textId="77777777" w:rsidR="005432E1" w:rsidRPr="005432E1" w:rsidRDefault="005432E1" w:rsidP="005432E1">
      <w:pPr>
        <w:pStyle w:val="ListParagraph"/>
        <w:spacing w:line="240" w:lineRule="auto"/>
        <w:ind w:left="360"/>
        <w:rPr>
          <w:ins w:id="430" w:author="Cristian Sbrolli" w:date="2020-12-04T22:03:00Z"/>
          <w:rStyle w:val="SubtleEmphasis"/>
          <w:rFonts w:cstheme="minorHAnsi"/>
          <w:sz w:val="24"/>
          <w:szCs w:val="24"/>
          <w:rPrChange w:id="431" w:author="Cristian Sbrolli" w:date="2020-12-04T22:04:00Z">
            <w:rPr>
              <w:ins w:id="432" w:author="Cristian Sbrolli" w:date="2020-12-04T22:03:00Z"/>
              <w:rStyle w:val="SubtleEmphasis"/>
              <w:rFonts w:ascii="Bell MT" w:hAnsi="Bell MT"/>
              <w:sz w:val="44"/>
              <w:szCs w:val="44"/>
            </w:rPr>
          </w:rPrChange>
        </w:rPr>
      </w:pPr>
      <w:ins w:id="433" w:author="Cristian Sbrolli" w:date="2020-12-04T22:03:00Z">
        <w:r w:rsidRPr="005432E1">
          <w:rPr>
            <w:rStyle w:val="SubtleEmphasis"/>
            <w:rFonts w:cstheme="minorHAnsi"/>
            <w:sz w:val="24"/>
            <w:szCs w:val="24"/>
            <w:rPrChange w:id="434"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435"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436" w:author="Cristian Sbrolli" w:date="2020-12-04T22:04:00Z">
              <w:rPr>
                <w:rStyle w:val="SubtleEmphasis"/>
                <w:rFonts w:ascii="Bell MT" w:hAnsi="Bell MT"/>
                <w:sz w:val="44"/>
                <w:szCs w:val="44"/>
              </w:rPr>
            </w:rPrChange>
          </w:rPr>
          <w:t>{}</w:t>
        </w:r>
      </w:ins>
    </w:p>
    <w:p w14:paraId="5EF82A06" w14:textId="77777777" w:rsidR="005432E1" w:rsidRPr="005432E1" w:rsidRDefault="005432E1" w:rsidP="005432E1">
      <w:pPr>
        <w:pStyle w:val="ListParagraph"/>
        <w:spacing w:line="240" w:lineRule="auto"/>
        <w:ind w:left="360"/>
        <w:rPr>
          <w:ins w:id="437" w:author="Cristian Sbrolli" w:date="2020-12-04T22:03:00Z"/>
          <w:rStyle w:val="SubtleEmphasis"/>
          <w:rFonts w:cstheme="minorHAnsi"/>
          <w:sz w:val="24"/>
          <w:szCs w:val="24"/>
          <w:rPrChange w:id="438" w:author="Cristian Sbrolli" w:date="2020-12-04T22:04:00Z">
            <w:rPr>
              <w:ins w:id="439" w:author="Cristian Sbrolli" w:date="2020-12-04T22:03:00Z"/>
              <w:rStyle w:val="SubtleEmphasis"/>
              <w:rFonts w:ascii="Bell MT" w:hAnsi="Bell MT"/>
              <w:sz w:val="44"/>
              <w:szCs w:val="44"/>
            </w:rPr>
          </w:rPrChange>
        </w:rPr>
      </w:pPr>
    </w:p>
    <w:p w14:paraId="717103AA" w14:textId="77777777" w:rsidR="005432E1" w:rsidRPr="005432E1" w:rsidRDefault="005432E1" w:rsidP="005432E1">
      <w:pPr>
        <w:pStyle w:val="ListParagraph"/>
        <w:spacing w:line="240" w:lineRule="auto"/>
        <w:ind w:left="360"/>
        <w:rPr>
          <w:ins w:id="440" w:author="Cristian Sbrolli" w:date="2020-12-04T22:03:00Z"/>
          <w:rStyle w:val="SubtleEmphasis"/>
          <w:rFonts w:cstheme="minorHAnsi"/>
          <w:sz w:val="24"/>
          <w:szCs w:val="24"/>
          <w:rPrChange w:id="441" w:author="Cristian Sbrolli" w:date="2020-12-04T22:04:00Z">
            <w:rPr>
              <w:ins w:id="442" w:author="Cristian Sbrolli" w:date="2020-12-04T22:03:00Z"/>
              <w:rStyle w:val="SubtleEmphasis"/>
              <w:rFonts w:ascii="Bell MT" w:hAnsi="Bell MT"/>
              <w:sz w:val="44"/>
              <w:szCs w:val="44"/>
            </w:rPr>
          </w:rPrChange>
        </w:rPr>
      </w:pPr>
      <w:ins w:id="443" w:author="Cristian Sbrolli" w:date="2020-12-04T22:03:00Z">
        <w:r w:rsidRPr="005432E1">
          <w:rPr>
            <w:rStyle w:val="SubtleEmphasis"/>
            <w:rFonts w:cstheme="minorHAnsi"/>
            <w:sz w:val="24"/>
            <w:szCs w:val="24"/>
            <w:rPrChange w:id="444"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445"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446" w:author="Cristian Sbrolli" w:date="2020-12-04T22:04:00Z">
              <w:rPr>
                <w:rStyle w:val="SubtleEmphasis"/>
                <w:rFonts w:ascii="Bell MT" w:hAnsi="Bell MT"/>
                <w:sz w:val="44"/>
                <w:szCs w:val="44"/>
              </w:rPr>
            </w:rPrChange>
          </w:rPr>
          <w:t>{</w:t>
        </w:r>
      </w:ins>
    </w:p>
    <w:p w14:paraId="17A688A5" w14:textId="77777777" w:rsidR="005432E1" w:rsidRPr="005432E1" w:rsidRDefault="005432E1" w:rsidP="005432E1">
      <w:pPr>
        <w:pStyle w:val="ListParagraph"/>
        <w:spacing w:line="240" w:lineRule="auto"/>
        <w:ind w:left="360"/>
        <w:rPr>
          <w:ins w:id="447" w:author="Cristian Sbrolli" w:date="2020-12-04T22:03:00Z"/>
          <w:rStyle w:val="SubtleEmphasis"/>
          <w:rFonts w:cstheme="minorHAnsi"/>
          <w:sz w:val="24"/>
          <w:szCs w:val="24"/>
          <w:rPrChange w:id="448" w:author="Cristian Sbrolli" w:date="2020-12-04T22:04:00Z">
            <w:rPr>
              <w:ins w:id="449" w:author="Cristian Sbrolli" w:date="2020-12-04T22:03:00Z"/>
              <w:rStyle w:val="SubtleEmphasis"/>
              <w:rFonts w:ascii="Bell MT" w:hAnsi="Bell MT"/>
              <w:sz w:val="44"/>
              <w:szCs w:val="44"/>
            </w:rPr>
          </w:rPrChange>
        </w:rPr>
      </w:pPr>
      <w:ins w:id="450" w:author="Cristian Sbrolli" w:date="2020-12-04T22:03:00Z">
        <w:r w:rsidRPr="005432E1">
          <w:rPr>
            <w:rStyle w:val="SubtleEmphasis"/>
            <w:rFonts w:cstheme="minorHAnsi"/>
            <w:sz w:val="24"/>
            <w:szCs w:val="24"/>
            <w:rPrChange w:id="451" w:author="Cristian Sbrolli" w:date="2020-12-04T22:04:00Z">
              <w:rPr>
                <w:rStyle w:val="SubtleEmphasis"/>
                <w:rFonts w:ascii="Bell MT" w:hAnsi="Bell MT"/>
                <w:sz w:val="44"/>
                <w:szCs w:val="44"/>
              </w:rPr>
            </w:rPrChange>
          </w:rPr>
          <w:t xml:space="preserve">scanned: set </w:t>
        </w:r>
        <w:proofErr w:type="spellStart"/>
        <w:r w:rsidRPr="005432E1">
          <w:rPr>
            <w:rStyle w:val="SubtleEmphasis"/>
            <w:rFonts w:cstheme="minorHAnsi"/>
            <w:sz w:val="24"/>
            <w:szCs w:val="24"/>
            <w:rPrChange w:id="452" w:author="Cristian Sbrolli" w:date="2020-12-04T22:04:00Z">
              <w:rPr>
                <w:rStyle w:val="SubtleEmphasis"/>
                <w:rFonts w:ascii="Bell MT" w:hAnsi="Bell MT"/>
                <w:sz w:val="44"/>
                <w:szCs w:val="44"/>
              </w:rPr>
            </w:rPrChange>
          </w:rPr>
          <w:t>QRCode</w:t>
        </w:r>
        <w:proofErr w:type="spellEnd"/>
      </w:ins>
    </w:p>
    <w:p w14:paraId="6AD4ED64" w14:textId="77777777" w:rsidR="005432E1" w:rsidRPr="005432E1" w:rsidRDefault="005432E1" w:rsidP="005432E1">
      <w:pPr>
        <w:pStyle w:val="ListParagraph"/>
        <w:spacing w:line="240" w:lineRule="auto"/>
        <w:ind w:left="360"/>
        <w:rPr>
          <w:ins w:id="453" w:author="Cristian Sbrolli" w:date="2020-12-04T22:03:00Z"/>
          <w:rStyle w:val="SubtleEmphasis"/>
          <w:rFonts w:cstheme="minorHAnsi"/>
          <w:sz w:val="24"/>
          <w:szCs w:val="24"/>
          <w:rPrChange w:id="454" w:author="Cristian Sbrolli" w:date="2020-12-04T22:04:00Z">
            <w:rPr>
              <w:ins w:id="455" w:author="Cristian Sbrolli" w:date="2020-12-04T22:03:00Z"/>
              <w:rStyle w:val="SubtleEmphasis"/>
              <w:rFonts w:ascii="Bell MT" w:hAnsi="Bell MT"/>
              <w:sz w:val="44"/>
              <w:szCs w:val="44"/>
            </w:rPr>
          </w:rPrChange>
        </w:rPr>
      </w:pPr>
      <w:ins w:id="456" w:author="Cristian Sbrolli" w:date="2020-12-04T22:03:00Z">
        <w:r w:rsidRPr="005432E1">
          <w:rPr>
            <w:rStyle w:val="SubtleEmphasis"/>
            <w:rFonts w:cstheme="minorHAnsi"/>
            <w:sz w:val="24"/>
            <w:szCs w:val="24"/>
            <w:rPrChange w:id="457" w:author="Cristian Sbrolli" w:date="2020-12-04T22:04:00Z">
              <w:rPr>
                <w:rStyle w:val="SubtleEmphasis"/>
                <w:rFonts w:ascii="Bell MT" w:hAnsi="Bell MT"/>
                <w:sz w:val="44"/>
                <w:szCs w:val="44"/>
              </w:rPr>
            </w:rPrChange>
          </w:rPr>
          <w:t>}</w:t>
        </w:r>
      </w:ins>
    </w:p>
    <w:p w14:paraId="05A4122A" w14:textId="77777777" w:rsidR="005432E1" w:rsidRPr="005432E1" w:rsidRDefault="005432E1" w:rsidP="005432E1">
      <w:pPr>
        <w:pStyle w:val="ListParagraph"/>
        <w:spacing w:line="240" w:lineRule="auto"/>
        <w:ind w:left="360"/>
        <w:rPr>
          <w:ins w:id="458" w:author="Cristian Sbrolli" w:date="2020-12-04T22:03:00Z"/>
          <w:rStyle w:val="SubtleEmphasis"/>
          <w:rFonts w:cstheme="minorHAnsi"/>
          <w:sz w:val="24"/>
          <w:szCs w:val="24"/>
          <w:rPrChange w:id="459" w:author="Cristian Sbrolli" w:date="2020-12-04T22:04:00Z">
            <w:rPr>
              <w:ins w:id="460" w:author="Cristian Sbrolli" w:date="2020-12-04T22:03:00Z"/>
              <w:rStyle w:val="SubtleEmphasis"/>
              <w:rFonts w:ascii="Bell MT" w:hAnsi="Bell MT"/>
              <w:sz w:val="44"/>
              <w:szCs w:val="44"/>
            </w:rPr>
          </w:rPrChange>
        </w:rPr>
      </w:pPr>
    </w:p>
    <w:p w14:paraId="02597A0D" w14:textId="77777777" w:rsidR="005432E1" w:rsidRPr="005432E1" w:rsidRDefault="005432E1" w:rsidP="005432E1">
      <w:pPr>
        <w:pStyle w:val="ListParagraph"/>
        <w:spacing w:line="240" w:lineRule="auto"/>
        <w:ind w:left="360"/>
        <w:rPr>
          <w:ins w:id="461" w:author="Cristian Sbrolli" w:date="2020-12-04T22:03:00Z"/>
          <w:rStyle w:val="SubtleEmphasis"/>
          <w:rFonts w:cstheme="minorHAnsi"/>
          <w:sz w:val="24"/>
          <w:szCs w:val="24"/>
          <w:rPrChange w:id="462" w:author="Cristian Sbrolli" w:date="2020-12-04T22:04:00Z">
            <w:rPr>
              <w:ins w:id="463" w:author="Cristian Sbrolli" w:date="2020-12-04T22:03:00Z"/>
              <w:rStyle w:val="SubtleEmphasis"/>
              <w:rFonts w:ascii="Bell MT" w:hAnsi="Bell MT"/>
              <w:sz w:val="44"/>
              <w:szCs w:val="44"/>
            </w:rPr>
          </w:rPrChange>
        </w:rPr>
      </w:pPr>
      <w:ins w:id="464" w:author="Cristian Sbrolli" w:date="2020-12-04T22:03:00Z">
        <w:r w:rsidRPr="005432E1">
          <w:rPr>
            <w:rStyle w:val="SubtleEmphasis"/>
            <w:rFonts w:cstheme="minorHAnsi"/>
            <w:sz w:val="24"/>
            <w:szCs w:val="24"/>
            <w:rPrChange w:id="465"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466"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467" w:author="Cristian Sbrolli" w:date="2020-12-04T22:04:00Z">
              <w:rPr>
                <w:rStyle w:val="SubtleEmphasis"/>
                <w:rFonts w:ascii="Bell MT" w:hAnsi="Bell MT"/>
                <w:sz w:val="44"/>
                <w:szCs w:val="44"/>
              </w:rPr>
            </w:rPrChange>
          </w:rPr>
          <w:t>{</w:t>
        </w:r>
      </w:ins>
    </w:p>
    <w:p w14:paraId="3DABFF51" w14:textId="77777777" w:rsidR="005432E1" w:rsidRPr="005432E1" w:rsidRDefault="005432E1" w:rsidP="005432E1">
      <w:pPr>
        <w:pStyle w:val="ListParagraph"/>
        <w:spacing w:line="240" w:lineRule="auto"/>
        <w:ind w:left="360"/>
        <w:rPr>
          <w:ins w:id="468" w:author="Cristian Sbrolli" w:date="2020-12-04T22:03:00Z"/>
          <w:rStyle w:val="SubtleEmphasis"/>
          <w:rFonts w:cstheme="minorHAnsi"/>
          <w:sz w:val="24"/>
          <w:szCs w:val="24"/>
          <w:rPrChange w:id="469" w:author="Cristian Sbrolli" w:date="2020-12-04T22:04:00Z">
            <w:rPr>
              <w:ins w:id="470" w:author="Cristian Sbrolli" w:date="2020-12-04T22:03:00Z"/>
              <w:rStyle w:val="SubtleEmphasis"/>
              <w:rFonts w:ascii="Bell MT" w:hAnsi="Bell MT"/>
              <w:sz w:val="44"/>
              <w:szCs w:val="44"/>
            </w:rPr>
          </w:rPrChange>
        </w:rPr>
      </w:pPr>
      <w:ins w:id="471" w:author="Cristian Sbrolli" w:date="2020-12-04T22:03:00Z">
        <w:r w:rsidRPr="005432E1">
          <w:rPr>
            <w:rStyle w:val="SubtleEmphasis"/>
            <w:rFonts w:cstheme="minorHAnsi"/>
            <w:sz w:val="24"/>
            <w:szCs w:val="24"/>
            <w:rPrChange w:id="472" w:author="Cristian Sbrolli" w:date="2020-12-04T22:04:00Z">
              <w:rPr>
                <w:rStyle w:val="SubtleEmphasis"/>
                <w:rFonts w:ascii="Bell MT" w:hAnsi="Bell MT"/>
                <w:sz w:val="44"/>
                <w:szCs w:val="44"/>
              </w:rPr>
            </w:rPrChange>
          </w:rPr>
          <w:t xml:space="preserve">reader: one </w:t>
        </w:r>
        <w:proofErr w:type="spellStart"/>
        <w:r w:rsidRPr="005432E1">
          <w:rPr>
            <w:rStyle w:val="SubtleEmphasis"/>
            <w:rFonts w:cstheme="minorHAnsi"/>
            <w:sz w:val="24"/>
            <w:szCs w:val="24"/>
            <w:rPrChange w:id="473" w:author="Cristian Sbrolli" w:date="2020-12-04T22:04:00Z">
              <w:rPr>
                <w:rStyle w:val="SubtleEmphasis"/>
                <w:rFonts w:ascii="Bell MT" w:hAnsi="Bell MT"/>
                <w:sz w:val="44"/>
                <w:szCs w:val="44"/>
              </w:rPr>
            </w:rPrChange>
          </w:rPr>
          <w:t>QRCodeReader</w:t>
        </w:r>
        <w:proofErr w:type="spellEnd"/>
      </w:ins>
    </w:p>
    <w:p w14:paraId="46975DD3" w14:textId="3712FBA5" w:rsidR="005432E1" w:rsidRDefault="005432E1" w:rsidP="00C72F7C">
      <w:pPr>
        <w:pStyle w:val="ListParagraph"/>
        <w:spacing w:line="240" w:lineRule="auto"/>
        <w:ind w:left="360"/>
        <w:rPr>
          <w:ins w:id="474" w:author="Cristian Sbrolli" w:date="2020-12-05T00:07:00Z"/>
          <w:rStyle w:val="SubtleEmphasis"/>
          <w:rFonts w:cstheme="minorHAnsi"/>
          <w:sz w:val="24"/>
          <w:szCs w:val="24"/>
        </w:rPr>
      </w:pPr>
      <w:ins w:id="475" w:author="Cristian Sbrolli" w:date="2020-12-04T22:03:00Z">
        <w:r w:rsidRPr="005432E1">
          <w:rPr>
            <w:rStyle w:val="SubtleEmphasis"/>
            <w:rFonts w:cstheme="minorHAnsi"/>
            <w:sz w:val="24"/>
            <w:szCs w:val="24"/>
            <w:rPrChange w:id="476" w:author="Cristian Sbrolli" w:date="2020-12-04T22:04:00Z">
              <w:rPr>
                <w:rStyle w:val="SubtleEmphasis"/>
                <w:rFonts w:ascii="Bell MT" w:hAnsi="Bell MT"/>
                <w:sz w:val="44"/>
                <w:szCs w:val="44"/>
              </w:rPr>
            </w:rPrChange>
          </w:rPr>
          <w:t>}</w:t>
        </w:r>
      </w:ins>
    </w:p>
    <w:p w14:paraId="6E4CAA47" w14:textId="77777777" w:rsidR="00C72F7C" w:rsidRPr="00C72F7C" w:rsidRDefault="00C72F7C" w:rsidP="002C295C">
      <w:pPr>
        <w:pStyle w:val="ListParagraph"/>
        <w:spacing w:line="240" w:lineRule="auto"/>
        <w:ind w:left="360"/>
        <w:rPr>
          <w:ins w:id="477" w:author="Cristian Sbrolli" w:date="2020-12-04T22:03:00Z"/>
          <w:rStyle w:val="SubtleEmphasis"/>
          <w:rFonts w:cstheme="minorHAnsi"/>
          <w:sz w:val="24"/>
          <w:szCs w:val="24"/>
          <w:rPrChange w:id="478" w:author="Cristian Sbrolli" w:date="2020-12-05T00:06:00Z">
            <w:rPr>
              <w:ins w:id="479" w:author="Cristian Sbrolli" w:date="2020-12-04T22:03:00Z"/>
              <w:rStyle w:val="SubtleEmphasis"/>
              <w:rFonts w:ascii="Bell MT" w:hAnsi="Bell MT"/>
              <w:sz w:val="44"/>
              <w:szCs w:val="44"/>
            </w:rPr>
          </w:rPrChange>
        </w:rPr>
      </w:pPr>
    </w:p>
    <w:p w14:paraId="215C4A2F" w14:textId="25D60C01" w:rsidR="005432E1" w:rsidRPr="00A53936" w:rsidRDefault="005432E1" w:rsidP="002C295C">
      <w:pPr>
        <w:pStyle w:val="ListParagraph"/>
        <w:spacing w:line="240" w:lineRule="auto"/>
        <w:ind w:left="360"/>
        <w:rPr>
          <w:ins w:id="480" w:author="Cristian Sbrolli" w:date="2020-12-04T22:03:00Z"/>
          <w:rStyle w:val="SubtleEmphasis"/>
          <w:rFonts w:cstheme="minorHAnsi"/>
          <w:sz w:val="24"/>
          <w:szCs w:val="24"/>
          <w:rPrChange w:id="481" w:author="Cristian Sbrolli" w:date="2020-12-05T00:07:00Z">
            <w:rPr>
              <w:ins w:id="482" w:author="Cristian Sbrolli" w:date="2020-12-04T22:03:00Z"/>
              <w:rStyle w:val="SubtleEmphasis"/>
              <w:rFonts w:ascii="Bell MT" w:hAnsi="Bell MT"/>
              <w:sz w:val="44"/>
              <w:szCs w:val="44"/>
            </w:rPr>
          </w:rPrChange>
        </w:rPr>
      </w:pPr>
      <w:ins w:id="483" w:author="Cristian Sbrolli" w:date="2020-12-04T22:03:00Z">
        <w:r w:rsidRPr="005432E1">
          <w:rPr>
            <w:rStyle w:val="SubtleEmphasis"/>
            <w:rFonts w:cstheme="minorHAnsi"/>
            <w:sz w:val="24"/>
            <w:szCs w:val="24"/>
            <w:rPrChange w:id="484"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485" w:author="Cristian Sbrolli" w:date="2020-12-04T22:04:00Z">
              <w:rPr>
                <w:rStyle w:val="SubtleEmphasis"/>
                <w:rFonts w:ascii="Bell MT" w:hAnsi="Bell MT"/>
                <w:sz w:val="44"/>
                <w:szCs w:val="44"/>
              </w:rPr>
            </w:rPrChange>
          </w:rPr>
          <w:t>StoreManager</w:t>
        </w:r>
      </w:ins>
      <w:proofErr w:type="spellEnd"/>
      <w:ins w:id="486" w:author="Cristian Sbrolli" w:date="2020-12-05T00:06:00Z">
        <w:r w:rsidR="00C72F7C">
          <w:rPr>
            <w:rStyle w:val="SubtleEmphasis"/>
            <w:rFonts w:cstheme="minorHAnsi"/>
            <w:sz w:val="24"/>
            <w:szCs w:val="24"/>
          </w:rPr>
          <w:t xml:space="preserve"> </w:t>
        </w:r>
      </w:ins>
      <w:ins w:id="487" w:author="Cristian Sbrolli" w:date="2020-12-04T22:03:00Z">
        <w:r w:rsidRPr="005432E1">
          <w:rPr>
            <w:rStyle w:val="SubtleEmphasis"/>
            <w:rFonts w:cstheme="minorHAnsi"/>
            <w:sz w:val="24"/>
            <w:szCs w:val="24"/>
            <w:rPrChange w:id="488" w:author="Cristian Sbrolli" w:date="2020-12-04T22:04:00Z">
              <w:rPr>
                <w:rStyle w:val="SubtleEmphasis"/>
                <w:rFonts w:ascii="Bell MT" w:hAnsi="Bell MT"/>
                <w:sz w:val="44"/>
                <w:szCs w:val="44"/>
              </w:rPr>
            </w:rPrChange>
          </w:rPr>
          <w:t>{}</w:t>
        </w:r>
      </w:ins>
    </w:p>
    <w:p w14:paraId="6C96AE8F" w14:textId="77777777" w:rsidR="005432E1" w:rsidRPr="005432E1" w:rsidRDefault="005432E1" w:rsidP="005432E1">
      <w:pPr>
        <w:pStyle w:val="ListParagraph"/>
        <w:spacing w:line="240" w:lineRule="auto"/>
        <w:ind w:left="360"/>
        <w:rPr>
          <w:ins w:id="489" w:author="Cristian Sbrolli" w:date="2020-12-04T22:03:00Z"/>
          <w:rStyle w:val="SubtleEmphasis"/>
          <w:rFonts w:cstheme="minorHAnsi"/>
          <w:sz w:val="24"/>
          <w:szCs w:val="24"/>
          <w:rPrChange w:id="490" w:author="Cristian Sbrolli" w:date="2020-12-04T22:04:00Z">
            <w:rPr>
              <w:ins w:id="491" w:author="Cristian Sbrolli" w:date="2020-12-04T22:03:00Z"/>
              <w:rStyle w:val="SubtleEmphasis"/>
              <w:rFonts w:ascii="Bell MT" w:hAnsi="Bell MT"/>
              <w:sz w:val="44"/>
              <w:szCs w:val="44"/>
            </w:rPr>
          </w:rPrChange>
        </w:rPr>
      </w:pPr>
      <w:ins w:id="492" w:author="Cristian Sbrolli" w:date="2020-12-04T22:03:00Z">
        <w:r w:rsidRPr="005432E1">
          <w:rPr>
            <w:rStyle w:val="SubtleEmphasis"/>
            <w:rFonts w:cstheme="minorHAnsi"/>
            <w:sz w:val="24"/>
            <w:szCs w:val="24"/>
            <w:rPrChange w:id="493" w:author="Cristian Sbrolli" w:date="2020-12-04T22:04:00Z">
              <w:rPr>
                <w:rStyle w:val="SubtleEmphasis"/>
                <w:rFonts w:ascii="Bell MT" w:hAnsi="Bell MT"/>
                <w:sz w:val="44"/>
                <w:szCs w:val="44"/>
              </w:rPr>
            </w:rPrChange>
          </w:rPr>
          <w:t xml:space="preserve">abstract sig </w:t>
        </w:r>
        <w:proofErr w:type="spellStart"/>
        <w:r w:rsidRPr="005432E1">
          <w:rPr>
            <w:rStyle w:val="SubtleEmphasis"/>
            <w:rFonts w:cstheme="minorHAnsi"/>
            <w:sz w:val="24"/>
            <w:szCs w:val="24"/>
            <w:rPrChange w:id="494" w:author="Cristian Sbrolli" w:date="2020-12-04T22:04:00Z">
              <w:rPr>
                <w:rStyle w:val="SubtleEmphasis"/>
                <w:rFonts w:ascii="Bell MT" w:hAnsi="Bell MT"/>
                <w:sz w:val="44"/>
                <w:szCs w:val="44"/>
              </w:rPr>
            </w:rPrChange>
          </w:rPr>
          <w:t>SafetyStatus</w:t>
        </w:r>
        <w:proofErr w:type="spellEnd"/>
        <w:r w:rsidRPr="005432E1">
          <w:rPr>
            <w:rStyle w:val="SubtleEmphasis"/>
            <w:rFonts w:cstheme="minorHAnsi"/>
            <w:sz w:val="24"/>
            <w:szCs w:val="24"/>
            <w:rPrChange w:id="495" w:author="Cristian Sbrolli" w:date="2020-12-04T22:04:00Z">
              <w:rPr>
                <w:rStyle w:val="SubtleEmphasis"/>
                <w:rFonts w:ascii="Bell MT" w:hAnsi="Bell MT"/>
                <w:sz w:val="44"/>
                <w:szCs w:val="44"/>
              </w:rPr>
            </w:rPrChange>
          </w:rPr>
          <w:t>{}</w:t>
        </w:r>
      </w:ins>
    </w:p>
    <w:p w14:paraId="6BB39AB5" w14:textId="77777777" w:rsidR="005432E1" w:rsidRPr="005432E1" w:rsidRDefault="005432E1" w:rsidP="005432E1">
      <w:pPr>
        <w:pStyle w:val="ListParagraph"/>
        <w:spacing w:line="240" w:lineRule="auto"/>
        <w:ind w:left="360"/>
        <w:rPr>
          <w:ins w:id="496" w:author="Cristian Sbrolli" w:date="2020-12-04T22:03:00Z"/>
          <w:rStyle w:val="SubtleEmphasis"/>
          <w:rFonts w:cstheme="minorHAnsi"/>
          <w:sz w:val="24"/>
          <w:szCs w:val="24"/>
          <w:rPrChange w:id="497" w:author="Cristian Sbrolli" w:date="2020-12-04T22:04:00Z">
            <w:rPr>
              <w:ins w:id="498" w:author="Cristian Sbrolli" w:date="2020-12-04T22:03:00Z"/>
              <w:rStyle w:val="SubtleEmphasis"/>
              <w:rFonts w:ascii="Bell MT" w:hAnsi="Bell MT"/>
              <w:sz w:val="44"/>
              <w:szCs w:val="44"/>
            </w:rPr>
          </w:rPrChange>
        </w:rPr>
      </w:pPr>
      <w:ins w:id="499" w:author="Cristian Sbrolli" w:date="2020-12-04T22:03:00Z">
        <w:r w:rsidRPr="005432E1">
          <w:rPr>
            <w:rStyle w:val="SubtleEmphasis"/>
            <w:rFonts w:cstheme="minorHAnsi"/>
            <w:sz w:val="24"/>
            <w:szCs w:val="24"/>
            <w:rPrChange w:id="500" w:author="Cristian Sbrolli" w:date="2020-12-04T22:04:00Z">
              <w:rPr>
                <w:rStyle w:val="SubtleEmphasis"/>
                <w:rFonts w:ascii="Bell MT" w:hAnsi="Bell MT"/>
                <w:sz w:val="44"/>
                <w:szCs w:val="44"/>
              </w:rPr>
            </w:rPrChange>
          </w:rPr>
          <w:t xml:space="preserve">one sig Safe extends </w:t>
        </w:r>
        <w:proofErr w:type="spellStart"/>
        <w:r w:rsidRPr="005432E1">
          <w:rPr>
            <w:rStyle w:val="SubtleEmphasis"/>
            <w:rFonts w:cstheme="minorHAnsi"/>
            <w:sz w:val="24"/>
            <w:szCs w:val="24"/>
            <w:rPrChange w:id="501" w:author="Cristian Sbrolli" w:date="2020-12-04T22:04:00Z">
              <w:rPr>
                <w:rStyle w:val="SubtleEmphasis"/>
                <w:rFonts w:ascii="Bell MT" w:hAnsi="Bell MT"/>
                <w:sz w:val="44"/>
                <w:szCs w:val="44"/>
              </w:rPr>
            </w:rPrChange>
          </w:rPr>
          <w:t>SafetyStatus</w:t>
        </w:r>
        <w:proofErr w:type="spellEnd"/>
        <w:r w:rsidRPr="005432E1">
          <w:rPr>
            <w:rStyle w:val="SubtleEmphasis"/>
            <w:rFonts w:cstheme="minorHAnsi"/>
            <w:sz w:val="24"/>
            <w:szCs w:val="24"/>
            <w:rPrChange w:id="502" w:author="Cristian Sbrolli" w:date="2020-12-04T22:04:00Z">
              <w:rPr>
                <w:rStyle w:val="SubtleEmphasis"/>
                <w:rFonts w:ascii="Bell MT" w:hAnsi="Bell MT"/>
                <w:sz w:val="44"/>
                <w:szCs w:val="44"/>
              </w:rPr>
            </w:rPrChange>
          </w:rPr>
          <w:t>{}</w:t>
        </w:r>
      </w:ins>
    </w:p>
    <w:p w14:paraId="64430E35" w14:textId="77777777" w:rsidR="005432E1" w:rsidRPr="005432E1" w:rsidRDefault="005432E1" w:rsidP="005432E1">
      <w:pPr>
        <w:pStyle w:val="ListParagraph"/>
        <w:spacing w:line="240" w:lineRule="auto"/>
        <w:ind w:left="360"/>
        <w:rPr>
          <w:ins w:id="503" w:author="Cristian Sbrolli" w:date="2020-12-04T22:03:00Z"/>
          <w:rStyle w:val="SubtleEmphasis"/>
          <w:rFonts w:cstheme="minorHAnsi"/>
          <w:sz w:val="24"/>
          <w:szCs w:val="24"/>
          <w:rPrChange w:id="504" w:author="Cristian Sbrolli" w:date="2020-12-04T22:04:00Z">
            <w:rPr>
              <w:ins w:id="505" w:author="Cristian Sbrolli" w:date="2020-12-04T22:03:00Z"/>
              <w:rStyle w:val="SubtleEmphasis"/>
              <w:rFonts w:ascii="Bell MT" w:hAnsi="Bell MT"/>
              <w:sz w:val="44"/>
              <w:szCs w:val="44"/>
            </w:rPr>
          </w:rPrChange>
        </w:rPr>
      </w:pPr>
      <w:ins w:id="506" w:author="Cristian Sbrolli" w:date="2020-12-04T22:03:00Z">
        <w:r w:rsidRPr="005432E1">
          <w:rPr>
            <w:rStyle w:val="SubtleEmphasis"/>
            <w:rFonts w:cstheme="minorHAnsi"/>
            <w:sz w:val="24"/>
            <w:szCs w:val="24"/>
            <w:rPrChange w:id="507" w:author="Cristian Sbrolli" w:date="2020-12-04T22:04:00Z">
              <w:rPr>
                <w:rStyle w:val="SubtleEmphasis"/>
                <w:rFonts w:ascii="Bell MT" w:hAnsi="Bell MT"/>
                <w:sz w:val="44"/>
                <w:szCs w:val="44"/>
              </w:rPr>
            </w:rPrChange>
          </w:rPr>
          <w:t xml:space="preserve">one sig </w:t>
        </w:r>
        <w:proofErr w:type="spellStart"/>
        <w:r w:rsidRPr="005432E1">
          <w:rPr>
            <w:rStyle w:val="SubtleEmphasis"/>
            <w:rFonts w:cstheme="minorHAnsi"/>
            <w:sz w:val="24"/>
            <w:szCs w:val="24"/>
            <w:rPrChange w:id="508" w:author="Cristian Sbrolli" w:date="2020-12-04T22:04:00Z">
              <w:rPr>
                <w:rStyle w:val="SubtleEmphasis"/>
                <w:rFonts w:ascii="Bell MT" w:hAnsi="Bell MT"/>
                <w:sz w:val="44"/>
                <w:szCs w:val="44"/>
              </w:rPr>
            </w:rPrChange>
          </w:rPr>
          <w:t>UnSafe</w:t>
        </w:r>
        <w:proofErr w:type="spellEnd"/>
        <w:r w:rsidRPr="005432E1">
          <w:rPr>
            <w:rStyle w:val="SubtleEmphasis"/>
            <w:rFonts w:cstheme="minorHAnsi"/>
            <w:sz w:val="24"/>
            <w:szCs w:val="24"/>
            <w:rPrChange w:id="509" w:author="Cristian Sbrolli" w:date="2020-12-04T22:04:00Z">
              <w:rPr>
                <w:rStyle w:val="SubtleEmphasis"/>
                <w:rFonts w:ascii="Bell MT" w:hAnsi="Bell MT"/>
                <w:sz w:val="44"/>
                <w:szCs w:val="44"/>
              </w:rPr>
            </w:rPrChange>
          </w:rPr>
          <w:t xml:space="preserve"> extends </w:t>
        </w:r>
        <w:proofErr w:type="spellStart"/>
        <w:r w:rsidRPr="005432E1">
          <w:rPr>
            <w:rStyle w:val="SubtleEmphasis"/>
            <w:rFonts w:cstheme="minorHAnsi"/>
            <w:sz w:val="24"/>
            <w:szCs w:val="24"/>
            <w:rPrChange w:id="510" w:author="Cristian Sbrolli" w:date="2020-12-04T22:04:00Z">
              <w:rPr>
                <w:rStyle w:val="SubtleEmphasis"/>
                <w:rFonts w:ascii="Bell MT" w:hAnsi="Bell MT"/>
                <w:sz w:val="44"/>
                <w:szCs w:val="44"/>
              </w:rPr>
            </w:rPrChange>
          </w:rPr>
          <w:t>SafetyStatus</w:t>
        </w:r>
        <w:proofErr w:type="spellEnd"/>
        <w:r w:rsidRPr="005432E1">
          <w:rPr>
            <w:rStyle w:val="SubtleEmphasis"/>
            <w:rFonts w:cstheme="minorHAnsi"/>
            <w:sz w:val="24"/>
            <w:szCs w:val="24"/>
            <w:rPrChange w:id="511" w:author="Cristian Sbrolli" w:date="2020-12-04T22:04:00Z">
              <w:rPr>
                <w:rStyle w:val="SubtleEmphasis"/>
                <w:rFonts w:ascii="Bell MT" w:hAnsi="Bell MT"/>
                <w:sz w:val="44"/>
                <w:szCs w:val="44"/>
              </w:rPr>
            </w:rPrChange>
          </w:rPr>
          <w:t>{}</w:t>
        </w:r>
      </w:ins>
    </w:p>
    <w:p w14:paraId="7B84FC37" w14:textId="77777777" w:rsidR="005432E1" w:rsidRPr="005432E1" w:rsidRDefault="005432E1" w:rsidP="005432E1">
      <w:pPr>
        <w:pStyle w:val="ListParagraph"/>
        <w:spacing w:line="240" w:lineRule="auto"/>
        <w:ind w:left="360"/>
        <w:rPr>
          <w:ins w:id="512" w:author="Cristian Sbrolli" w:date="2020-12-04T22:03:00Z"/>
          <w:rStyle w:val="SubtleEmphasis"/>
          <w:rFonts w:cstheme="minorHAnsi"/>
          <w:sz w:val="24"/>
          <w:szCs w:val="24"/>
          <w:rPrChange w:id="513" w:author="Cristian Sbrolli" w:date="2020-12-04T22:04:00Z">
            <w:rPr>
              <w:ins w:id="514" w:author="Cristian Sbrolli" w:date="2020-12-04T22:03:00Z"/>
              <w:rStyle w:val="SubtleEmphasis"/>
              <w:rFonts w:ascii="Bell MT" w:hAnsi="Bell MT"/>
              <w:sz w:val="44"/>
              <w:szCs w:val="44"/>
            </w:rPr>
          </w:rPrChange>
        </w:rPr>
      </w:pPr>
    </w:p>
    <w:p w14:paraId="37CCB893" w14:textId="668B8926" w:rsidR="005432E1" w:rsidRPr="005432E1" w:rsidRDefault="005432E1" w:rsidP="005432E1">
      <w:pPr>
        <w:pStyle w:val="ListParagraph"/>
        <w:spacing w:line="240" w:lineRule="auto"/>
        <w:ind w:left="360"/>
        <w:rPr>
          <w:ins w:id="515" w:author="Cristian Sbrolli" w:date="2020-12-04T22:03:00Z"/>
          <w:rStyle w:val="SubtleEmphasis"/>
          <w:rFonts w:cstheme="minorHAnsi"/>
          <w:sz w:val="24"/>
          <w:szCs w:val="24"/>
          <w:rPrChange w:id="516" w:author="Cristian Sbrolli" w:date="2020-12-04T22:04:00Z">
            <w:rPr>
              <w:ins w:id="517" w:author="Cristian Sbrolli" w:date="2020-12-04T22:03:00Z"/>
              <w:rStyle w:val="SubtleEmphasis"/>
              <w:rFonts w:ascii="Bell MT" w:hAnsi="Bell MT"/>
              <w:sz w:val="44"/>
              <w:szCs w:val="44"/>
            </w:rPr>
          </w:rPrChange>
        </w:rPr>
      </w:pPr>
      <w:ins w:id="518" w:author="Cristian Sbrolli" w:date="2020-12-04T22:03:00Z">
        <w:r w:rsidRPr="005432E1">
          <w:rPr>
            <w:rStyle w:val="SubtleEmphasis"/>
            <w:rFonts w:cstheme="minorHAnsi"/>
            <w:sz w:val="24"/>
            <w:szCs w:val="24"/>
            <w:rPrChange w:id="519" w:author="Cristian Sbrolli" w:date="2020-12-04T22:04:00Z">
              <w:rPr>
                <w:rStyle w:val="SubtleEmphasis"/>
                <w:rFonts w:ascii="Bell MT" w:hAnsi="Bell MT"/>
                <w:sz w:val="44"/>
                <w:szCs w:val="44"/>
              </w:rPr>
            </w:rPrChange>
          </w:rPr>
          <w:t>abstract sig User</w:t>
        </w:r>
      </w:ins>
      <w:ins w:id="520" w:author="Cristian Sbrolli" w:date="2020-12-05T01:55:00Z">
        <w:r w:rsidR="00A560BF">
          <w:rPr>
            <w:rStyle w:val="SubtleEmphasis"/>
            <w:rFonts w:cstheme="minorHAnsi"/>
            <w:sz w:val="24"/>
            <w:szCs w:val="24"/>
          </w:rPr>
          <w:t xml:space="preserve"> </w:t>
        </w:r>
      </w:ins>
      <w:ins w:id="521" w:author="Cristian Sbrolli" w:date="2020-12-04T22:03:00Z">
        <w:r w:rsidRPr="005432E1">
          <w:rPr>
            <w:rStyle w:val="SubtleEmphasis"/>
            <w:rFonts w:cstheme="minorHAnsi"/>
            <w:sz w:val="24"/>
            <w:szCs w:val="24"/>
            <w:rPrChange w:id="522" w:author="Cristian Sbrolli" w:date="2020-12-04T22:04:00Z">
              <w:rPr>
                <w:rStyle w:val="SubtleEmphasis"/>
                <w:rFonts w:ascii="Bell MT" w:hAnsi="Bell MT"/>
                <w:sz w:val="44"/>
                <w:szCs w:val="44"/>
              </w:rPr>
            </w:rPrChange>
          </w:rPr>
          <w:t>{</w:t>
        </w:r>
      </w:ins>
    </w:p>
    <w:p w14:paraId="43D1BD23" w14:textId="77777777" w:rsidR="005432E1" w:rsidRPr="005432E1" w:rsidRDefault="005432E1" w:rsidP="005432E1">
      <w:pPr>
        <w:pStyle w:val="ListParagraph"/>
        <w:spacing w:line="240" w:lineRule="auto"/>
        <w:ind w:left="360"/>
        <w:rPr>
          <w:ins w:id="523" w:author="Cristian Sbrolli" w:date="2020-12-04T22:03:00Z"/>
          <w:rStyle w:val="SubtleEmphasis"/>
          <w:rFonts w:cstheme="minorHAnsi"/>
          <w:sz w:val="24"/>
          <w:szCs w:val="24"/>
          <w:rPrChange w:id="524" w:author="Cristian Sbrolli" w:date="2020-12-04T22:04:00Z">
            <w:rPr>
              <w:ins w:id="525" w:author="Cristian Sbrolli" w:date="2020-12-04T22:03:00Z"/>
              <w:rStyle w:val="SubtleEmphasis"/>
              <w:rFonts w:ascii="Bell MT" w:hAnsi="Bell MT"/>
              <w:sz w:val="44"/>
              <w:szCs w:val="44"/>
            </w:rPr>
          </w:rPrChange>
        </w:rPr>
      </w:pPr>
      <w:proofErr w:type="spellStart"/>
      <w:ins w:id="526" w:author="Cristian Sbrolli" w:date="2020-12-04T22:03:00Z">
        <w:r w:rsidRPr="005432E1">
          <w:rPr>
            <w:rStyle w:val="SubtleEmphasis"/>
            <w:rFonts w:cstheme="minorHAnsi"/>
            <w:sz w:val="24"/>
            <w:szCs w:val="24"/>
            <w:rPrChange w:id="527" w:author="Cristian Sbrolli" w:date="2020-12-04T22:04:00Z">
              <w:rPr>
                <w:rStyle w:val="SubtleEmphasis"/>
                <w:rFonts w:ascii="Bell MT" w:hAnsi="Bell MT"/>
                <w:sz w:val="44"/>
                <w:szCs w:val="44"/>
              </w:rPr>
            </w:rPrChange>
          </w:rPr>
          <w:t>userStatus</w:t>
        </w:r>
        <w:proofErr w:type="spellEnd"/>
        <w:r w:rsidRPr="005432E1">
          <w:rPr>
            <w:rStyle w:val="SubtleEmphasis"/>
            <w:rFonts w:cstheme="minorHAnsi"/>
            <w:sz w:val="24"/>
            <w:szCs w:val="24"/>
            <w:rPrChange w:id="528"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529" w:author="Cristian Sbrolli" w:date="2020-12-04T22:04:00Z">
              <w:rPr>
                <w:rStyle w:val="SubtleEmphasis"/>
                <w:rFonts w:ascii="Bell MT" w:hAnsi="Bell MT"/>
                <w:sz w:val="44"/>
                <w:szCs w:val="44"/>
              </w:rPr>
            </w:rPrChange>
          </w:rPr>
          <w:t>SafetyStatus</w:t>
        </w:r>
        <w:proofErr w:type="spellEnd"/>
      </w:ins>
    </w:p>
    <w:p w14:paraId="6051CA78" w14:textId="4D4D8EE3" w:rsidR="005432E1" w:rsidRDefault="005432E1" w:rsidP="005432E1">
      <w:pPr>
        <w:pStyle w:val="ListParagraph"/>
        <w:spacing w:line="240" w:lineRule="auto"/>
        <w:ind w:left="360"/>
        <w:rPr>
          <w:ins w:id="530" w:author="Cristian Sbrolli" w:date="2020-12-05T00:07:00Z"/>
          <w:rStyle w:val="SubtleEmphasis"/>
          <w:rFonts w:cstheme="minorHAnsi"/>
          <w:sz w:val="24"/>
          <w:szCs w:val="24"/>
        </w:rPr>
      </w:pPr>
      <w:ins w:id="531" w:author="Cristian Sbrolli" w:date="2020-12-04T22:03:00Z">
        <w:r w:rsidRPr="005432E1">
          <w:rPr>
            <w:rStyle w:val="SubtleEmphasis"/>
            <w:rFonts w:cstheme="minorHAnsi"/>
            <w:sz w:val="24"/>
            <w:szCs w:val="24"/>
            <w:rPrChange w:id="532" w:author="Cristian Sbrolli" w:date="2020-12-04T22:04:00Z">
              <w:rPr>
                <w:rStyle w:val="SubtleEmphasis"/>
                <w:rFonts w:ascii="Bell MT" w:hAnsi="Bell MT"/>
                <w:sz w:val="44"/>
                <w:szCs w:val="44"/>
              </w:rPr>
            </w:rPrChange>
          </w:rPr>
          <w:t>}</w:t>
        </w:r>
      </w:ins>
    </w:p>
    <w:p w14:paraId="336F67CB" w14:textId="77777777" w:rsidR="00AF0044" w:rsidRPr="005432E1" w:rsidRDefault="00AF0044" w:rsidP="005432E1">
      <w:pPr>
        <w:pStyle w:val="ListParagraph"/>
        <w:spacing w:line="240" w:lineRule="auto"/>
        <w:ind w:left="360"/>
        <w:rPr>
          <w:ins w:id="533" w:author="Cristian Sbrolli" w:date="2020-12-04T22:03:00Z"/>
          <w:rStyle w:val="SubtleEmphasis"/>
          <w:rFonts w:cstheme="minorHAnsi"/>
          <w:sz w:val="24"/>
          <w:szCs w:val="24"/>
          <w:rPrChange w:id="534" w:author="Cristian Sbrolli" w:date="2020-12-04T22:04:00Z">
            <w:rPr>
              <w:ins w:id="535" w:author="Cristian Sbrolli" w:date="2020-12-04T22:03:00Z"/>
              <w:rStyle w:val="SubtleEmphasis"/>
              <w:rFonts w:ascii="Bell MT" w:hAnsi="Bell MT"/>
              <w:sz w:val="44"/>
              <w:szCs w:val="44"/>
            </w:rPr>
          </w:rPrChange>
        </w:rPr>
      </w:pPr>
    </w:p>
    <w:p w14:paraId="3CD146DE" w14:textId="77777777" w:rsidR="005432E1" w:rsidRPr="005432E1" w:rsidRDefault="005432E1" w:rsidP="005432E1">
      <w:pPr>
        <w:pStyle w:val="ListParagraph"/>
        <w:spacing w:line="240" w:lineRule="auto"/>
        <w:ind w:left="360"/>
        <w:rPr>
          <w:ins w:id="536" w:author="Cristian Sbrolli" w:date="2020-12-04T22:03:00Z"/>
          <w:rStyle w:val="SubtleEmphasis"/>
          <w:rFonts w:cstheme="minorHAnsi"/>
          <w:sz w:val="24"/>
          <w:szCs w:val="24"/>
          <w:rPrChange w:id="537" w:author="Cristian Sbrolli" w:date="2020-12-04T22:04:00Z">
            <w:rPr>
              <w:ins w:id="538" w:author="Cristian Sbrolli" w:date="2020-12-04T22:03:00Z"/>
              <w:rStyle w:val="SubtleEmphasis"/>
              <w:rFonts w:ascii="Bell MT" w:hAnsi="Bell MT"/>
              <w:sz w:val="44"/>
              <w:szCs w:val="44"/>
            </w:rPr>
          </w:rPrChange>
        </w:rPr>
      </w:pPr>
      <w:ins w:id="539" w:author="Cristian Sbrolli" w:date="2020-12-04T22:03:00Z">
        <w:r w:rsidRPr="005432E1">
          <w:rPr>
            <w:rStyle w:val="SubtleEmphasis"/>
            <w:rFonts w:cstheme="minorHAnsi"/>
            <w:sz w:val="24"/>
            <w:szCs w:val="24"/>
            <w:rPrChange w:id="540"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541"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542" w:author="Cristian Sbrolli" w:date="2020-12-04T22:04:00Z">
              <w:rPr>
                <w:rStyle w:val="SubtleEmphasis"/>
                <w:rFonts w:ascii="Bell MT" w:hAnsi="Bell MT"/>
                <w:sz w:val="44"/>
                <w:szCs w:val="44"/>
              </w:rPr>
            </w:rPrChange>
          </w:rPr>
          <w:t xml:space="preserve"> extends User{</w:t>
        </w:r>
      </w:ins>
    </w:p>
    <w:p w14:paraId="4398945B" w14:textId="77777777" w:rsidR="005432E1" w:rsidRPr="005432E1" w:rsidRDefault="005432E1" w:rsidP="005432E1">
      <w:pPr>
        <w:pStyle w:val="ListParagraph"/>
        <w:spacing w:line="240" w:lineRule="auto"/>
        <w:ind w:left="360"/>
        <w:rPr>
          <w:ins w:id="543" w:author="Cristian Sbrolli" w:date="2020-12-04T22:03:00Z"/>
          <w:rStyle w:val="SubtleEmphasis"/>
          <w:rFonts w:cstheme="minorHAnsi"/>
          <w:sz w:val="24"/>
          <w:szCs w:val="24"/>
          <w:rPrChange w:id="544" w:author="Cristian Sbrolli" w:date="2020-12-04T22:04:00Z">
            <w:rPr>
              <w:ins w:id="545" w:author="Cristian Sbrolli" w:date="2020-12-04T22:03:00Z"/>
              <w:rStyle w:val="SubtleEmphasis"/>
              <w:rFonts w:ascii="Bell MT" w:hAnsi="Bell MT"/>
              <w:sz w:val="44"/>
              <w:szCs w:val="44"/>
            </w:rPr>
          </w:rPrChange>
        </w:rPr>
      </w:pPr>
      <w:proofErr w:type="spellStart"/>
      <w:ins w:id="546" w:author="Cristian Sbrolli" w:date="2020-12-04T22:03:00Z">
        <w:r w:rsidRPr="005432E1">
          <w:rPr>
            <w:rStyle w:val="SubtleEmphasis"/>
            <w:rFonts w:cstheme="minorHAnsi"/>
            <w:sz w:val="24"/>
            <w:szCs w:val="24"/>
            <w:rPrChange w:id="547" w:author="Cristian Sbrolli" w:date="2020-12-04T22:04:00Z">
              <w:rPr>
                <w:rStyle w:val="SubtleEmphasis"/>
                <w:rFonts w:ascii="Bell MT" w:hAnsi="Bell MT"/>
                <w:sz w:val="44"/>
                <w:szCs w:val="44"/>
              </w:rPr>
            </w:rPrChange>
          </w:rPr>
          <w:t>userVTickets</w:t>
        </w:r>
        <w:proofErr w:type="spellEnd"/>
        <w:r w:rsidRPr="005432E1">
          <w:rPr>
            <w:rStyle w:val="SubtleEmphasis"/>
            <w:rFonts w:cstheme="minorHAnsi"/>
            <w:sz w:val="24"/>
            <w:szCs w:val="24"/>
            <w:rPrChange w:id="548" w:author="Cristian Sbrolli" w:date="2020-12-04T22:04:00Z">
              <w:rPr>
                <w:rStyle w:val="SubtleEmphasis"/>
                <w:rFonts w:ascii="Bell MT" w:hAnsi="Bell MT"/>
                <w:sz w:val="44"/>
                <w:szCs w:val="44"/>
              </w:rPr>
            </w:rPrChange>
          </w:rPr>
          <w:t xml:space="preserve">: set </w:t>
        </w:r>
        <w:proofErr w:type="spellStart"/>
        <w:r w:rsidRPr="005432E1">
          <w:rPr>
            <w:rStyle w:val="SubtleEmphasis"/>
            <w:rFonts w:cstheme="minorHAnsi"/>
            <w:sz w:val="24"/>
            <w:szCs w:val="24"/>
            <w:rPrChange w:id="549"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550" w:author="Cristian Sbrolli" w:date="2020-12-04T22:04:00Z">
              <w:rPr>
                <w:rStyle w:val="SubtleEmphasis"/>
                <w:rFonts w:ascii="Bell MT" w:hAnsi="Bell MT"/>
                <w:sz w:val="44"/>
                <w:szCs w:val="44"/>
              </w:rPr>
            </w:rPrChange>
          </w:rPr>
          <w:t>,</w:t>
        </w:r>
      </w:ins>
    </w:p>
    <w:p w14:paraId="4F803B81" w14:textId="77777777" w:rsidR="005432E1" w:rsidRPr="005432E1" w:rsidRDefault="005432E1" w:rsidP="005432E1">
      <w:pPr>
        <w:pStyle w:val="ListParagraph"/>
        <w:spacing w:line="240" w:lineRule="auto"/>
        <w:ind w:left="360"/>
        <w:rPr>
          <w:ins w:id="551" w:author="Cristian Sbrolli" w:date="2020-12-04T22:03:00Z"/>
          <w:rStyle w:val="SubtleEmphasis"/>
          <w:rFonts w:cstheme="minorHAnsi"/>
          <w:sz w:val="24"/>
          <w:szCs w:val="24"/>
          <w:rPrChange w:id="552" w:author="Cristian Sbrolli" w:date="2020-12-04T22:04:00Z">
            <w:rPr>
              <w:ins w:id="553" w:author="Cristian Sbrolli" w:date="2020-12-04T22:03:00Z"/>
              <w:rStyle w:val="SubtleEmphasis"/>
              <w:rFonts w:ascii="Bell MT" w:hAnsi="Bell MT"/>
              <w:sz w:val="44"/>
              <w:szCs w:val="44"/>
            </w:rPr>
          </w:rPrChange>
        </w:rPr>
      </w:pPr>
      <w:proofErr w:type="spellStart"/>
      <w:ins w:id="554" w:author="Cristian Sbrolli" w:date="2020-12-04T22:03:00Z">
        <w:r w:rsidRPr="005432E1">
          <w:rPr>
            <w:rStyle w:val="SubtleEmphasis"/>
            <w:rFonts w:cstheme="minorHAnsi"/>
            <w:sz w:val="24"/>
            <w:szCs w:val="24"/>
            <w:rPrChange w:id="555" w:author="Cristian Sbrolli" w:date="2020-12-04T22:04:00Z">
              <w:rPr>
                <w:rStyle w:val="SubtleEmphasis"/>
                <w:rFonts w:ascii="Bell MT" w:hAnsi="Bell MT"/>
                <w:sz w:val="44"/>
                <w:szCs w:val="44"/>
              </w:rPr>
            </w:rPrChange>
          </w:rPr>
          <w:t>userVisits</w:t>
        </w:r>
        <w:proofErr w:type="spellEnd"/>
        <w:r w:rsidRPr="005432E1">
          <w:rPr>
            <w:rStyle w:val="SubtleEmphasis"/>
            <w:rFonts w:cstheme="minorHAnsi"/>
            <w:sz w:val="24"/>
            <w:szCs w:val="24"/>
            <w:rPrChange w:id="556" w:author="Cristian Sbrolli" w:date="2020-12-04T22:04:00Z">
              <w:rPr>
                <w:rStyle w:val="SubtleEmphasis"/>
                <w:rFonts w:ascii="Bell MT" w:hAnsi="Bell MT"/>
                <w:sz w:val="44"/>
                <w:szCs w:val="44"/>
              </w:rPr>
            </w:rPrChange>
          </w:rPr>
          <w:t>: set Visit,</w:t>
        </w:r>
      </w:ins>
    </w:p>
    <w:p w14:paraId="0577928B" w14:textId="77777777" w:rsidR="005432E1" w:rsidRPr="005432E1" w:rsidRDefault="005432E1" w:rsidP="005432E1">
      <w:pPr>
        <w:pStyle w:val="ListParagraph"/>
        <w:spacing w:line="240" w:lineRule="auto"/>
        <w:ind w:left="360"/>
        <w:rPr>
          <w:ins w:id="557" w:author="Cristian Sbrolli" w:date="2020-12-04T22:03:00Z"/>
          <w:rStyle w:val="SubtleEmphasis"/>
          <w:rFonts w:cstheme="minorHAnsi"/>
          <w:sz w:val="24"/>
          <w:szCs w:val="24"/>
          <w:rPrChange w:id="558" w:author="Cristian Sbrolli" w:date="2020-12-04T22:04:00Z">
            <w:rPr>
              <w:ins w:id="559" w:author="Cristian Sbrolli" w:date="2020-12-04T22:03:00Z"/>
              <w:rStyle w:val="SubtleEmphasis"/>
              <w:rFonts w:ascii="Bell MT" w:hAnsi="Bell MT"/>
              <w:sz w:val="44"/>
              <w:szCs w:val="44"/>
            </w:rPr>
          </w:rPrChange>
        </w:rPr>
      </w:pPr>
      <w:proofErr w:type="spellStart"/>
      <w:ins w:id="560" w:author="Cristian Sbrolli" w:date="2020-12-04T22:03:00Z">
        <w:r w:rsidRPr="005432E1">
          <w:rPr>
            <w:rStyle w:val="SubtleEmphasis"/>
            <w:rFonts w:cstheme="minorHAnsi"/>
            <w:sz w:val="24"/>
            <w:szCs w:val="24"/>
            <w:rPrChange w:id="561" w:author="Cristian Sbrolli" w:date="2020-12-04T22:04:00Z">
              <w:rPr>
                <w:rStyle w:val="SubtleEmphasis"/>
                <w:rFonts w:ascii="Bell MT" w:hAnsi="Bell MT"/>
                <w:sz w:val="44"/>
                <w:szCs w:val="44"/>
              </w:rPr>
            </w:rPrChange>
          </w:rPr>
          <w:t>userDevice</w:t>
        </w:r>
        <w:proofErr w:type="spellEnd"/>
        <w:r w:rsidRPr="005432E1">
          <w:rPr>
            <w:rStyle w:val="SubtleEmphasis"/>
            <w:rFonts w:cstheme="minorHAnsi"/>
            <w:sz w:val="24"/>
            <w:szCs w:val="24"/>
            <w:rPrChange w:id="562" w:author="Cristian Sbrolli" w:date="2020-12-04T22:04:00Z">
              <w:rPr>
                <w:rStyle w:val="SubtleEmphasis"/>
                <w:rFonts w:ascii="Bell MT" w:hAnsi="Bell MT"/>
                <w:sz w:val="44"/>
                <w:szCs w:val="44"/>
              </w:rPr>
            </w:rPrChange>
          </w:rPr>
          <w:t xml:space="preserve">: some </w:t>
        </w:r>
        <w:proofErr w:type="spellStart"/>
        <w:r w:rsidRPr="005432E1">
          <w:rPr>
            <w:rStyle w:val="SubtleEmphasis"/>
            <w:rFonts w:cstheme="minorHAnsi"/>
            <w:sz w:val="24"/>
            <w:szCs w:val="24"/>
            <w:rPrChange w:id="563" w:author="Cristian Sbrolli" w:date="2020-12-04T22:04:00Z">
              <w:rPr>
                <w:rStyle w:val="SubtleEmphasis"/>
                <w:rFonts w:ascii="Bell MT" w:hAnsi="Bell MT"/>
                <w:sz w:val="44"/>
                <w:szCs w:val="44"/>
              </w:rPr>
            </w:rPrChange>
          </w:rPr>
          <w:t>SmartDevice</w:t>
        </w:r>
        <w:proofErr w:type="spellEnd"/>
      </w:ins>
    </w:p>
    <w:p w14:paraId="573D8755" w14:textId="77777777" w:rsidR="005432E1" w:rsidRPr="005432E1" w:rsidRDefault="005432E1" w:rsidP="005432E1">
      <w:pPr>
        <w:pStyle w:val="ListParagraph"/>
        <w:spacing w:line="240" w:lineRule="auto"/>
        <w:ind w:left="360"/>
        <w:rPr>
          <w:ins w:id="564" w:author="Cristian Sbrolli" w:date="2020-12-04T22:03:00Z"/>
          <w:rStyle w:val="SubtleEmphasis"/>
          <w:rFonts w:cstheme="minorHAnsi"/>
          <w:sz w:val="24"/>
          <w:szCs w:val="24"/>
          <w:rPrChange w:id="565" w:author="Cristian Sbrolli" w:date="2020-12-04T22:04:00Z">
            <w:rPr>
              <w:ins w:id="566" w:author="Cristian Sbrolli" w:date="2020-12-04T22:03:00Z"/>
              <w:rStyle w:val="SubtleEmphasis"/>
              <w:rFonts w:ascii="Bell MT" w:hAnsi="Bell MT"/>
              <w:sz w:val="44"/>
              <w:szCs w:val="44"/>
            </w:rPr>
          </w:rPrChange>
        </w:rPr>
      </w:pPr>
      <w:ins w:id="567" w:author="Cristian Sbrolli" w:date="2020-12-04T22:03:00Z">
        <w:r w:rsidRPr="005432E1">
          <w:rPr>
            <w:rStyle w:val="SubtleEmphasis"/>
            <w:rFonts w:cstheme="minorHAnsi"/>
            <w:sz w:val="24"/>
            <w:szCs w:val="24"/>
            <w:rPrChange w:id="568" w:author="Cristian Sbrolli" w:date="2020-12-04T22:04:00Z">
              <w:rPr>
                <w:rStyle w:val="SubtleEmphasis"/>
                <w:rFonts w:ascii="Bell MT" w:hAnsi="Bell MT"/>
                <w:sz w:val="44"/>
                <w:szCs w:val="44"/>
              </w:rPr>
            </w:rPrChange>
          </w:rPr>
          <w:t>}</w:t>
        </w:r>
      </w:ins>
    </w:p>
    <w:p w14:paraId="6E7DA17E" w14:textId="77777777" w:rsidR="005432E1" w:rsidRPr="005432E1" w:rsidRDefault="005432E1" w:rsidP="005432E1">
      <w:pPr>
        <w:pStyle w:val="ListParagraph"/>
        <w:spacing w:line="240" w:lineRule="auto"/>
        <w:ind w:left="360"/>
        <w:rPr>
          <w:ins w:id="569" w:author="Cristian Sbrolli" w:date="2020-12-04T22:03:00Z"/>
          <w:rStyle w:val="SubtleEmphasis"/>
          <w:rFonts w:cstheme="minorHAnsi"/>
          <w:sz w:val="24"/>
          <w:szCs w:val="24"/>
          <w:rPrChange w:id="570" w:author="Cristian Sbrolli" w:date="2020-12-04T22:04:00Z">
            <w:rPr>
              <w:ins w:id="571" w:author="Cristian Sbrolli" w:date="2020-12-04T22:03:00Z"/>
              <w:rStyle w:val="SubtleEmphasis"/>
              <w:rFonts w:ascii="Bell MT" w:hAnsi="Bell MT"/>
              <w:sz w:val="44"/>
              <w:szCs w:val="44"/>
            </w:rPr>
          </w:rPrChange>
        </w:rPr>
      </w:pPr>
    </w:p>
    <w:p w14:paraId="64A941E7" w14:textId="77777777" w:rsidR="005432E1" w:rsidRPr="005432E1" w:rsidRDefault="005432E1" w:rsidP="005432E1">
      <w:pPr>
        <w:pStyle w:val="ListParagraph"/>
        <w:spacing w:line="240" w:lineRule="auto"/>
        <w:ind w:left="360"/>
        <w:rPr>
          <w:ins w:id="572" w:author="Cristian Sbrolli" w:date="2020-12-04T22:03:00Z"/>
          <w:rStyle w:val="SubtleEmphasis"/>
          <w:rFonts w:cstheme="minorHAnsi"/>
          <w:sz w:val="24"/>
          <w:szCs w:val="24"/>
          <w:rPrChange w:id="573" w:author="Cristian Sbrolli" w:date="2020-12-04T22:04:00Z">
            <w:rPr>
              <w:ins w:id="574" w:author="Cristian Sbrolli" w:date="2020-12-04T22:03:00Z"/>
              <w:rStyle w:val="SubtleEmphasis"/>
              <w:rFonts w:ascii="Bell MT" w:hAnsi="Bell MT"/>
              <w:sz w:val="44"/>
              <w:szCs w:val="44"/>
            </w:rPr>
          </w:rPrChange>
        </w:rPr>
      </w:pPr>
      <w:ins w:id="575" w:author="Cristian Sbrolli" w:date="2020-12-04T22:03:00Z">
        <w:r w:rsidRPr="005432E1">
          <w:rPr>
            <w:rStyle w:val="SubtleEmphasis"/>
            <w:rFonts w:cstheme="minorHAnsi"/>
            <w:sz w:val="24"/>
            <w:szCs w:val="24"/>
            <w:rPrChange w:id="576"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577"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578" w:author="Cristian Sbrolli" w:date="2020-12-04T22:04:00Z">
              <w:rPr>
                <w:rStyle w:val="SubtleEmphasis"/>
                <w:rFonts w:ascii="Bell MT" w:hAnsi="Bell MT"/>
                <w:sz w:val="44"/>
                <w:szCs w:val="44"/>
              </w:rPr>
            </w:rPrChange>
          </w:rPr>
          <w:t xml:space="preserve"> extends User{</w:t>
        </w:r>
      </w:ins>
    </w:p>
    <w:p w14:paraId="4C5220BF" w14:textId="77777777" w:rsidR="005432E1" w:rsidRPr="005432E1" w:rsidRDefault="005432E1" w:rsidP="005432E1">
      <w:pPr>
        <w:pStyle w:val="ListParagraph"/>
        <w:spacing w:line="240" w:lineRule="auto"/>
        <w:ind w:left="360"/>
        <w:rPr>
          <w:ins w:id="579" w:author="Cristian Sbrolli" w:date="2020-12-04T22:03:00Z"/>
          <w:rStyle w:val="SubtleEmphasis"/>
          <w:rFonts w:cstheme="minorHAnsi"/>
          <w:sz w:val="24"/>
          <w:szCs w:val="24"/>
          <w:rPrChange w:id="580" w:author="Cristian Sbrolli" w:date="2020-12-04T22:04:00Z">
            <w:rPr>
              <w:ins w:id="581" w:author="Cristian Sbrolli" w:date="2020-12-04T22:03:00Z"/>
              <w:rStyle w:val="SubtleEmphasis"/>
              <w:rFonts w:ascii="Bell MT" w:hAnsi="Bell MT"/>
              <w:sz w:val="44"/>
              <w:szCs w:val="44"/>
            </w:rPr>
          </w:rPrChange>
        </w:rPr>
      </w:pPr>
      <w:proofErr w:type="spellStart"/>
      <w:ins w:id="582" w:author="Cristian Sbrolli" w:date="2020-12-04T22:03:00Z">
        <w:r w:rsidRPr="005432E1">
          <w:rPr>
            <w:rStyle w:val="SubtleEmphasis"/>
            <w:rFonts w:cstheme="minorHAnsi"/>
            <w:sz w:val="24"/>
            <w:szCs w:val="24"/>
            <w:rPrChange w:id="583" w:author="Cristian Sbrolli" w:date="2020-12-04T22:04:00Z">
              <w:rPr>
                <w:rStyle w:val="SubtleEmphasis"/>
                <w:rFonts w:ascii="Bell MT" w:hAnsi="Bell MT"/>
                <w:sz w:val="44"/>
                <w:szCs w:val="44"/>
              </w:rPr>
            </w:rPrChange>
          </w:rPr>
          <w:t>userPTickets</w:t>
        </w:r>
        <w:proofErr w:type="spellEnd"/>
        <w:r w:rsidRPr="005432E1">
          <w:rPr>
            <w:rStyle w:val="SubtleEmphasis"/>
            <w:rFonts w:cstheme="minorHAnsi"/>
            <w:sz w:val="24"/>
            <w:szCs w:val="24"/>
            <w:rPrChange w:id="584" w:author="Cristian Sbrolli" w:date="2020-12-04T22:04:00Z">
              <w:rPr>
                <w:rStyle w:val="SubtleEmphasis"/>
                <w:rFonts w:ascii="Bell MT" w:hAnsi="Bell MT"/>
                <w:sz w:val="44"/>
                <w:szCs w:val="44"/>
              </w:rPr>
            </w:rPrChange>
          </w:rPr>
          <w:t xml:space="preserve">: set </w:t>
        </w:r>
        <w:proofErr w:type="spellStart"/>
        <w:r w:rsidRPr="005432E1">
          <w:rPr>
            <w:rStyle w:val="SubtleEmphasis"/>
            <w:rFonts w:cstheme="minorHAnsi"/>
            <w:sz w:val="24"/>
            <w:szCs w:val="24"/>
            <w:rPrChange w:id="585" w:author="Cristian Sbrolli" w:date="2020-12-04T22:04:00Z">
              <w:rPr>
                <w:rStyle w:val="SubtleEmphasis"/>
                <w:rFonts w:ascii="Bell MT" w:hAnsi="Bell MT"/>
                <w:sz w:val="44"/>
                <w:szCs w:val="44"/>
              </w:rPr>
            </w:rPrChange>
          </w:rPr>
          <w:t>PhysicalTicket</w:t>
        </w:r>
        <w:proofErr w:type="spellEnd"/>
      </w:ins>
    </w:p>
    <w:p w14:paraId="05BF1376" w14:textId="77777777" w:rsidR="005432E1" w:rsidRPr="005432E1" w:rsidRDefault="005432E1" w:rsidP="005432E1">
      <w:pPr>
        <w:pStyle w:val="ListParagraph"/>
        <w:spacing w:line="240" w:lineRule="auto"/>
        <w:ind w:left="360"/>
        <w:rPr>
          <w:ins w:id="586" w:author="Cristian Sbrolli" w:date="2020-12-04T22:03:00Z"/>
          <w:rStyle w:val="SubtleEmphasis"/>
          <w:rFonts w:cstheme="minorHAnsi"/>
          <w:sz w:val="24"/>
          <w:szCs w:val="24"/>
          <w:rPrChange w:id="587" w:author="Cristian Sbrolli" w:date="2020-12-04T22:04:00Z">
            <w:rPr>
              <w:ins w:id="588" w:author="Cristian Sbrolli" w:date="2020-12-04T22:03:00Z"/>
              <w:rStyle w:val="SubtleEmphasis"/>
              <w:rFonts w:ascii="Bell MT" w:hAnsi="Bell MT"/>
              <w:sz w:val="44"/>
              <w:szCs w:val="44"/>
            </w:rPr>
          </w:rPrChange>
        </w:rPr>
      </w:pPr>
      <w:ins w:id="589" w:author="Cristian Sbrolli" w:date="2020-12-04T22:03:00Z">
        <w:r w:rsidRPr="005432E1">
          <w:rPr>
            <w:rStyle w:val="SubtleEmphasis"/>
            <w:rFonts w:cstheme="minorHAnsi"/>
            <w:sz w:val="24"/>
            <w:szCs w:val="24"/>
            <w:rPrChange w:id="590" w:author="Cristian Sbrolli" w:date="2020-12-04T22:04:00Z">
              <w:rPr>
                <w:rStyle w:val="SubtleEmphasis"/>
                <w:rFonts w:ascii="Bell MT" w:hAnsi="Bell MT"/>
                <w:sz w:val="44"/>
                <w:szCs w:val="44"/>
              </w:rPr>
            </w:rPrChange>
          </w:rPr>
          <w:t>}</w:t>
        </w:r>
      </w:ins>
    </w:p>
    <w:p w14:paraId="0E5A41B4" w14:textId="77777777" w:rsidR="005432E1" w:rsidRPr="005432E1" w:rsidRDefault="005432E1" w:rsidP="005432E1">
      <w:pPr>
        <w:pStyle w:val="ListParagraph"/>
        <w:spacing w:line="240" w:lineRule="auto"/>
        <w:ind w:left="360"/>
        <w:rPr>
          <w:ins w:id="591" w:author="Cristian Sbrolli" w:date="2020-12-04T22:03:00Z"/>
          <w:rStyle w:val="SubtleEmphasis"/>
          <w:rFonts w:cstheme="minorHAnsi"/>
          <w:sz w:val="24"/>
          <w:szCs w:val="24"/>
          <w:rPrChange w:id="592" w:author="Cristian Sbrolli" w:date="2020-12-04T22:04:00Z">
            <w:rPr>
              <w:ins w:id="593" w:author="Cristian Sbrolli" w:date="2020-12-04T22:03:00Z"/>
              <w:rStyle w:val="SubtleEmphasis"/>
              <w:rFonts w:ascii="Bell MT" w:hAnsi="Bell MT"/>
              <w:sz w:val="44"/>
              <w:szCs w:val="44"/>
            </w:rPr>
          </w:rPrChange>
        </w:rPr>
      </w:pPr>
    </w:p>
    <w:p w14:paraId="379753D5" w14:textId="77777777" w:rsidR="005432E1" w:rsidRPr="005432E1" w:rsidRDefault="005432E1" w:rsidP="005432E1">
      <w:pPr>
        <w:pStyle w:val="ListParagraph"/>
        <w:spacing w:line="240" w:lineRule="auto"/>
        <w:ind w:left="360"/>
        <w:rPr>
          <w:ins w:id="594" w:author="Cristian Sbrolli" w:date="2020-12-04T22:03:00Z"/>
          <w:rStyle w:val="SubtleEmphasis"/>
          <w:rFonts w:cstheme="minorHAnsi"/>
          <w:sz w:val="24"/>
          <w:szCs w:val="24"/>
          <w:rPrChange w:id="595" w:author="Cristian Sbrolli" w:date="2020-12-04T22:04:00Z">
            <w:rPr>
              <w:ins w:id="596" w:author="Cristian Sbrolli" w:date="2020-12-04T22:03:00Z"/>
              <w:rStyle w:val="SubtleEmphasis"/>
              <w:rFonts w:ascii="Bell MT" w:hAnsi="Bell MT"/>
              <w:sz w:val="44"/>
              <w:szCs w:val="44"/>
            </w:rPr>
          </w:rPrChange>
        </w:rPr>
      </w:pPr>
      <w:ins w:id="597" w:author="Cristian Sbrolli" w:date="2020-12-04T22:03:00Z">
        <w:r w:rsidRPr="005432E1">
          <w:rPr>
            <w:rStyle w:val="SubtleEmphasis"/>
            <w:rFonts w:cstheme="minorHAnsi"/>
            <w:sz w:val="24"/>
            <w:szCs w:val="24"/>
            <w:rPrChange w:id="598" w:author="Cristian Sbrolli" w:date="2020-12-04T22:04:00Z">
              <w:rPr>
                <w:rStyle w:val="SubtleEmphasis"/>
                <w:rFonts w:ascii="Bell MT" w:hAnsi="Bell MT"/>
                <w:sz w:val="44"/>
                <w:szCs w:val="44"/>
              </w:rPr>
            </w:rPrChange>
          </w:rPr>
          <w:t>sig Date{}</w:t>
        </w:r>
      </w:ins>
    </w:p>
    <w:p w14:paraId="4377EA1F" w14:textId="77777777" w:rsidR="005432E1" w:rsidRPr="005432E1" w:rsidRDefault="005432E1" w:rsidP="005432E1">
      <w:pPr>
        <w:pStyle w:val="ListParagraph"/>
        <w:spacing w:line="240" w:lineRule="auto"/>
        <w:ind w:left="360"/>
        <w:rPr>
          <w:ins w:id="599" w:author="Cristian Sbrolli" w:date="2020-12-04T22:03:00Z"/>
          <w:rStyle w:val="SubtleEmphasis"/>
          <w:rFonts w:cstheme="minorHAnsi"/>
          <w:sz w:val="24"/>
          <w:szCs w:val="24"/>
          <w:rPrChange w:id="600" w:author="Cristian Sbrolli" w:date="2020-12-04T22:04:00Z">
            <w:rPr>
              <w:ins w:id="601" w:author="Cristian Sbrolli" w:date="2020-12-04T22:03:00Z"/>
              <w:rStyle w:val="SubtleEmphasis"/>
              <w:rFonts w:ascii="Bell MT" w:hAnsi="Bell MT"/>
              <w:sz w:val="44"/>
              <w:szCs w:val="44"/>
            </w:rPr>
          </w:rPrChange>
        </w:rPr>
      </w:pPr>
      <w:ins w:id="602" w:author="Cristian Sbrolli" w:date="2020-12-04T22:03:00Z">
        <w:r w:rsidRPr="005432E1">
          <w:rPr>
            <w:rStyle w:val="SubtleEmphasis"/>
            <w:rFonts w:cstheme="minorHAnsi"/>
            <w:sz w:val="24"/>
            <w:szCs w:val="24"/>
            <w:rPrChange w:id="603"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604"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605" w:author="Cristian Sbrolli" w:date="2020-12-04T22:04:00Z">
              <w:rPr>
                <w:rStyle w:val="SubtleEmphasis"/>
                <w:rFonts w:ascii="Bell MT" w:hAnsi="Bell MT"/>
                <w:sz w:val="44"/>
                <w:szCs w:val="44"/>
              </w:rPr>
            </w:rPrChange>
          </w:rPr>
          <w:t>{}</w:t>
        </w:r>
      </w:ins>
    </w:p>
    <w:p w14:paraId="6A5D75A2" w14:textId="77777777" w:rsidR="005432E1" w:rsidRPr="005432E1" w:rsidRDefault="005432E1" w:rsidP="005432E1">
      <w:pPr>
        <w:pStyle w:val="ListParagraph"/>
        <w:spacing w:line="240" w:lineRule="auto"/>
        <w:ind w:left="360"/>
        <w:rPr>
          <w:ins w:id="606" w:author="Cristian Sbrolli" w:date="2020-12-04T22:03:00Z"/>
          <w:rStyle w:val="SubtleEmphasis"/>
          <w:rFonts w:cstheme="minorHAnsi"/>
          <w:sz w:val="24"/>
          <w:szCs w:val="24"/>
          <w:rPrChange w:id="607" w:author="Cristian Sbrolli" w:date="2020-12-04T22:04:00Z">
            <w:rPr>
              <w:ins w:id="608" w:author="Cristian Sbrolli" w:date="2020-12-04T22:03:00Z"/>
              <w:rStyle w:val="SubtleEmphasis"/>
              <w:rFonts w:ascii="Bell MT" w:hAnsi="Bell MT"/>
              <w:sz w:val="44"/>
              <w:szCs w:val="44"/>
            </w:rPr>
          </w:rPrChange>
        </w:rPr>
      </w:pPr>
    </w:p>
    <w:p w14:paraId="1E76C7E8" w14:textId="77777777" w:rsidR="005432E1" w:rsidRPr="005432E1" w:rsidRDefault="005432E1" w:rsidP="005432E1">
      <w:pPr>
        <w:pStyle w:val="ListParagraph"/>
        <w:spacing w:line="240" w:lineRule="auto"/>
        <w:ind w:left="360"/>
        <w:rPr>
          <w:ins w:id="609" w:author="Cristian Sbrolli" w:date="2020-12-04T22:03:00Z"/>
          <w:rStyle w:val="SubtleEmphasis"/>
          <w:rFonts w:cstheme="minorHAnsi"/>
          <w:sz w:val="24"/>
          <w:szCs w:val="24"/>
          <w:rPrChange w:id="610" w:author="Cristian Sbrolli" w:date="2020-12-04T22:04:00Z">
            <w:rPr>
              <w:ins w:id="611" w:author="Cristian Sbrolli" w:date="2020-12-04T22:03:00Z"/>
              <w:rStyle w:val="SubtleEmphasis"/>
              <w:rFonts w:ascii="Bell MT" w:hAnsi="Bell MT"/>
              <w:sz w:val="44"/>
              <w:szCs w:val="44"/>
            </w:rPr>
          </w:rPrChange>
        </w:rPr>
      </w:pPr>
      <w:ins w:id="612" w:author="Cristian Sbrolli" w:date="2020-12-04T22:03:00Z">
        <w:r w:rsidRPr="005432E1">
          <w:rPr>
            <w:rStyle w:val="SubtleEmphasis"/>
            <w:rFonts w:cstheme="minorHAnsi"/>
            <w:sz w:val="24"/>
            <w:szCs w:val="24"/>
            <w:rPrChange w:id="613" w:author="Cristian Sbrolli" w:date="2020-12-04T22:04:00Z">
              <w:rPr>
                <w:rStyle w:val="SubtleEmphasis"/>
                <w:rFonts w:ascii="Bell MT" w:hAnsi="Bell MT"/>
                <w:sz w:val="44"/>
                <w:szCs w:val="44"/>
              </w:rPr>
            </w:rPrChange>
          </w:rPr>
          <w:t>abstract sig Ticket{</w:t>
        </w:r>
      </w:ins>
    </w:p>
    <w:p w14:paraId="4DDFD304" w14:textId="77777777" w:rsidR="005432E1" w:rsidRPr="005432E1" w:rsidRDefault="005432E1" w:rsidP="005432E1">
      <w:pPr>
        <w:pStyle w:val="ListParagraph"/>
        <w:spacing w:line="240" w:lineRule="auto"/>
        <w:ind w:left="360"/>
        <w:rPr>
          <w:ins w:id="614" w:author="Cristian Sbrolli" w:date="2020-12-04T22:03:00Z"/>
          <w:rStyle w:val="SubtleEmphasis"/>
          <w:rFonts w:cstheme="minorHAnsi"/>
          <w:sz w:val="24"/>
          <w:szCs w:val="24"/>
          <w:rPrChange w:id="615" w:author="Cristian Sbrolli" w:date="2020-12-04T22:04:00Z">
            <w:rPr>
              <w:ins w:id="616" w:author="Cristian Sbrolli" w:date="2020-12-04T22:03:00Z"/>
              <w:rStyle w:val="SubtleEmphasis"/>
              <w:rFonts w:ascii="Bell MT" w:hAnsi="Bell MT"/>
              <w:sz w:val="44"/>
              <w:szCs w:val="44"/>
            </w:rPr>
          </w:rPrChange>
        </w:rPr>
      </w:pPr>
      <w:proofErr w:type="spellStart"/>
      <w:ins w:id="617" w:author="Cristian Sbrolli" w:date="2020-12-04T22:03:00Z">
        <w:r w:rsidRPr="005432E1">
          <w:rPr>
            <w:rStyle w:val="SubtleEmphasis"/>
            <w:rFonts w:cstheme="minorHAnsi"/>
            <w:sz w:val="24"/>
            <w:szCs w:val="24"/>
            <w:rPrChange w:id="618" w:author="Cristian Sbrolli" w:date="2020-12-04T22:04:00Z">
              <w:rPr>
                <w:rStyle w:val="SubtleEmphasis"/>
                <w:rFonts w:ascii="Bell MT" w:hAnsi="Bell MT"/>
                <w:sz w:val="44"/>
                <w:szCs w:val="44"/>
              </w:rPr>
            </w:rPrChange>
          </w:rPr>
          <w:t>ticketDate</w:t>
        </w:r>
        <w:proofErr w:type="spellEnd"/>
        <w:r w:rsidRPr="005432E1">
          <w:rPr>
            <w:rStyle w:val="SubtleEmphasis"/>
            <w:rFonts w:cstheme="minorHAnsi"/>
            <w:sz w:val="24"/>
            <w:szCs w:val="24"/>
            <w:rPrChange w:id="619" w:author="Cristian Sbrolli" w:date="2020-12-04T22:04:00Z">
              <w:rPr>
                <w:rStyle w:val="SubtleEmphasis"/>
                <w:rFonts w:ascii="Bell MT" w:hAnsi="Bell MT"/>
                <w:sz w:val="44"/>
                <w:szCs w:val="44"/>
              </w:rPr>
            </w:rPrChange>
          </w:rPr>
          <w:t>: one Date,</w:t>
        </w:r>
      </w:ins>
    </w:p>
    <w:p w14:paraId="1EAF2216" w14:textId="77777777" w:rsidR="005432E1" w:rsidRPr="005432E1" w:rsidRDefault="005432E1" w:rsidP="005432E1">
      <w:pPr>
        <w:pStyle w:val="ListParagraph"/>
        <w:spacing w:line="240" w:lineRule="auto"/>
        <w:ind w:left="360"/>
        <w:rPr>
          <w:ins w:id="620" w:author="Cristian Sbrolli" w:date="2020-12-04T22:03:00Z"/>
          <w:rStyle w:val="SubtleEmphasis"/>
          <w:rFonts w:cstheme="minorHAnsi"/>
          <w:sz w:val="24"/>
          <w:szCs w:val="24"/>
          <w:rPrChange w:id="621" w:author="Cristian Sbrolli" w:date="2020-12-04T22:04:00Z">
            <w:rPr>
              <w:ins w:id="622" w:author="Cristian Sbrolli" w:date="2020-12-04T22:03:00Z"/>
              <w:rStyle w:val="SubtleEmphasis"/>
              <w:rFonts w:ascii="Bell MT" w:hAnsi="Bell MT"/>
              <w:sz w:val="44"/>
              <w:szCs w:val="44"/>
            </w:rPr>
          </w:rPrChange>
        </w:rPr>
      </w:pPr>
      <w:proofErr w:type="spellStart"/>
      <w:ins w:id="623" w:author="Cristian Sbrolli" w:date="2020-12-04T22:03:00Z">
        <w:r w:rsidRPr="005432E1">
          <w:rPr>
            <w:rStyle w:val="SubtleEmphasis"/>
            <w:rFonts w:cstheme="minorHAnsi"/>
            <w:sz w:val="24"/>
            <w:szCs w:val="24"/>
            <w:rPrChange w:id="624" w:author="Cristian Sbrolli" w:date="2020-12-04T22:04:00Z">
              <w:rPr>
                <w:rStyle w:val="SubtleEmphasis"/>
                <w:rFonts w:ascii="Bell MT" w:hAnsi="Bell MT"/>
                <w:sz w:val="44"/>
                <w:szCs w:val="44"/>
              </w:rPr>
            </w:rPrChange>
          </w:rPr>
          <w:t>ticketTimeSlot</w:t>
        </w:r>
        <w:proofErr w:type="spellEnd"/>
        <w:r w:rsidRPr="005432E1">
          <w:rPr>
            <w:rStyle w:val="SubtleEmphasis"/>
            <w:rFonts w:cstheme="minorHAnsi"/>
            <w:sz w:val="24"/>
            <w:szCs w:val="24"/>
            <w:rPrChange w:id="625"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626"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627" w:author="Cristian Sbrolli" w:date="2020-12-04T22:04:00Z">
              <w:rPr>
                <w:rStyle w:val="SubtleEmphasis"/>
                <w:rFonts w:ascii="Bell MT" w:hAnsi="Bell MT"/>
                <w:sz w:val="44"/>
                <w:szCs w:val="44"/>
              </w:rPr>
            </w:rPrChange>
          </w:rPr>
          <w:t>,</w:t>
        </w:r>
      </w:ins>
    </w:p>
    <w:p w14:paraId="3FBB7378" w14:textId="77777777" w:rsidR="005432E1" w:rsidRPr="005432E1" w:rsidRDefault="005432E1" w:rsidP="005432E1">
      <w:pPr>
        <w:pStyle w:val="ListParagraph"/>
        <w:spacing w:line="240" w:lineRule="auto"/>
        <w:ind w:left="360"/>
        <w:rPr>
          <w:ins w:id="628" w:author="Cristian Sbrolli" w:date="2020-12-04T22:03:00Z"/>
          <w:rStyle w:val="SubtleEmphasis"/>
          <w:rFonts w:cstheme="minorHAnsi"/>
          <w:sz w:val="24"/>
          <w:szCs w:val="24"/>
          <w:rPrChange w:id="629" w:author="Cristian Sbrolli" w:date="2020-12-04T22:04:00Z">
            <w:rPr>
              <w:ins w:id="630" w:author="Cristian Sbrolli" w:date="2020-12-04T22:03:00Z"/>
              <w:rStyle w:val="SubtleEmphasis"/>
              <w:rFonts w:ascii="Bell MT" w:hAnsi="Bell MT"/>
              <w:sz w:val="44"/>
              <w:szCs w:val="44"/>
            </w:rPr>
          </w:rPrChange>
        </w:rPr>
      </w:pPr>
      <w:proofErr w:type="spellStart"/>
      <w:ins w:id="631" w:author="Cristian Sbrolli" w:date="2020-12-04T22:03:00Z">
        <w:r w:rsidRPr="005432E1">
          <w:rPr>
            <w:rStyle w:val="SubtleEmphasis"/>
            <w:rFonts w:cstheme="minorHAnsi"/>
            <w:sz w:val="24"/>
            <w:szCs w:val="24"/>
            <w:rPrChange w:id="632" w:author="Cristian Sbrolli" w:date="2020-12-04T22:04:00Z">
              <w:rPr>
                <w:rStyle w:val="SubtleEmphasis"/>
                <w:rFonts w:ascii="Bell MT" w:hAnsi="Bell MT"/>
                <w:sz w:val="44"/>
                <w:szCs w:val="44"/>
              </w:rPr>
            </w:rPrChange>
          </w:rPr>
          <w:t>ticketCode</w:t>
        </w:r>
        <w:proofErr w:type="spellEnd"/>
        <w:r w:rsidRPr="005432E1">
          <w:rPr>
            <w:rStyle w:val="SubtleEmphasis"/>
            <w:rFonts w:cstheme="minorHAnsi"/>
            <w:sz w:val="24"/>
            <w:szCs w:val="24"/>
            <w:rPrChange w:id="633" w:author="Cristian Sbrolli" w:date="2020-12-04T22:04:00Z">
              <w:rPr>
                <w:rStyle w:val="SubtleEmphasis"/>
                <w:rFonts w:ascii="Bell MT" w:hAnsi="Bell MT"/>
                <w:sz w:val="44"/>
                <w:szCs w:val="44"/>
              </w:rPr>
            </w:rPrChange>
          </w:rPr>
          <w:t xml:space="preserve">: one </w:t>
        </w:r>
        <w:proofErr w:type="spellStart"/>
        <w:r w:rsidRPr="005432E1">
          <w:rPr>
            <w:rStyle w:val="SubtleEmphasis"/>
            <w:rFonts w:cstheme="minorHAnsi"/>
            <w:sz w:val="24"/>
            <w:szCs w:val="24"/>
            <w:rPrChange w:id="634" w:author="Cristian Sbrolli" w:date="2020-12-04T22:04:00Z">
              <w:rPr>
                <w:rStyle w:val="SubtleEmphasis"/>
                <w:rFonts w:ascii="Bell MT" w:hAnsi="Bell MT"/>
                <w:sz w:val="44"/>
                <w:szCs w:val="44"/>
              </w:rPr>
            </w:rPrChange>
          </w:rPr>
          <w:t>QRCode</w:t>
        </w:r>
        <w:proofErr w:type="spellEnd"/>
      </w:ins>
    </w:p>
    <w:p w14:paraId="15499564" w14:textId="77777777" w:rsidR="005432E1" w:rsidRPr="005432E1" w:rsidRDefault="005432E1" w:rsidP="005432E1">
      <w:pPr>
        <w:pStyle w:val="ListParagraph"/>
        <w:spacing w:line="240" w:lineRule="auto"/>
        <w:ind w:left="360"/>
        <w:rPr>
          <w:ins w:id="635" w:author="Cristian Sbrolli" w:date="2020-12-04T22:03:00Z"/>
          <w:rStyle w:val="SubtleEmphasis"/>
          <w:rFonts w:cstheme="minorHAnsi"/>
          <w:sz w:val="24"/>
          <w:szCs w:val="24"/>
          <w:rPrChange w:id="636" w:author="Cristian Sbrolli" w:date="2020-12-04T22:04:00Z">
            <w:rPr>
              <w:ins w:id="637" w:author="Cristian Sbrolli" w:date="2020-12-04T22:03:00Z"/>
              <w:rStyle w:val="SubtleEmphasis"/>
              <w:rFonts w:ascii="Bell MT" w:hAnsi="Bell MT"/>
              <w:sz w:val="44"/>
              <w:szCs w:val="44"/>
            </w:rPr>
          </w:rPrChange>
        </w:rPr>
      </w:pPr>
      <w:ins w:id="638" w:author="Cristian Sbrolli" w:date="2020-12-04T22:03:00Z">
        <w:r w:rsidRPr="005432E1">
          <w:rPr>
            <w:rStyle w:val="SubtleEmphasis"/>
            <w:rFonts w:cstheme="minorHAnsi"/>
            <w:sz w:val="24"/>
            <w:szCs w:val="24"/>
            <w:rPrChange w:id="639" w:author="Cristian Sbrolli" w:date="2020-12-04T22:04:00Z">
              <w:rPr>
                <w:rStyle w:val="SubtleEmphasis"/>
                <w:rFonts w:ascii="Bell MT" w:hAnsi="Bell MT"/>
                <w:sz w:val="44"/>
                <w:szCs w:val="44"/>
              </w:rPr>
            </w:rPrChange>
          </w:rPr>
          <w:t>}</w:t>
        </w:r>
      </w:ins>
    </w:p>
    <w:p w14:paraId="42F4EC27" w14:textId="77777777" w:rsidR="005432E1" w:rsidRPr="005432E1" w:rsidRDefault="005432E1" w:rsidP="005432E1">
      <w:pPr>
        <w:pStyle w:val="ListParagraph"/>
        <w:spacing w:line="240" w:lineRule="auto"/>
        <w:ind w:left="360"/>
        <w:rPr>
          <w:ins w:id="640" w:author="Cristian Sbrolli" w:date="2020-12-04T22:03:00Z"/>
          <w:rStyle w:val="SubtleEmphasis"/>
          <w:rFonts w:cstheme="minorHAnsi"/>
          <w:sz w:val="24"/>
          <w:szCs w:val="24"/>
          <w:rPrChange w:id="641" w:author="Cristian Sbrolli" w:date="2020-12-04T22:04:00Z">
            <w:rPr>
              <w:ins w:id="642" w:author="Cristian Sbrolli" w:date="2020-12-04T22:03:00Z"/>
              <w:rStyle w:val="SubtleEmphasis"/>
              <w:rFonts w:ascii="Bell MT" w:hAnsi="Bell MT"/>
              <w:sz w:val="44"/>
              <w:szCs w:val="44"/>
            </w:rPr>
          </w:rPrChange>
        </w:rPr>
      </w:pPr>
      <w:ins w:id="643" w:author="Cristian Sbrolli" w:date="2020-12-04T22:03:00Z">
        <w:r w:rsidRPr="005432E1">
          <w:rPr>
            <w:rStyle w:val="SubtleEmphasis"/>
            <w:rFonts w:cstheme="minorHAnsi"/>
            <w:sz w:val="24"/>
            <w:szCs w:val="24"/>
            <w:rPrChange w:id="644"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645"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646" w:author="Cristian Sbrolli" w:date="2020-12-04T22:04:00Z">
              <w:rPr>
                <w:rStyle w:val="SubtleEmphasis"/>
                <w:rFonts w:ascii="Bell MT" w:hAnsi="Bell MT"/>
                <w:sz w:val="44"/>
                <w:szCs w:val="44"/>
              </w:rPr>
            </w:rPrChange>
          </w:rPr>
          <w:t xml:space="preserve"> extends Ticket{}</w:t>
        </w:r>
      </w:ins>
    </w:p>
    <w:p w14:paraId="4914714E" w14:textId="77777777" w:rsidR="005432E1" w:rsidRPr="005432E1" w:rsidRDefault="005432E1" w:rsidP="005432E1">
      <w:pPr>
        <w:pStyle w:val="ListParagraph"/>
        <w:spacing w:line="240" w:lineRule="auto"/>
        <w:ind w:left="360"/>
        <w:rPr>
          <w:ins w:id="647" w:author="Cristian Sbrolli" w:date="2020-12-04T22:03:00Z"/>
          <w:rStyle w:val="SubtleEmphasis"/>
          <w:rFonts w:cstheme="minorHAnsi"/>
          <w:sz w:val="24"/>
          <w:szCs w:val="24"/>
          <w:rPrChange w:id="648" w:author="Cristian Sbrolli" w:date="2020-12-04T22:04:00Z">
            <w:rPr>
              <w:ins w:id="649" w:author="Cristian Sbrolli" w:date="2020-12-04T22:03:00Z"/>
              <w:rStyle w:val="SubtleEmphasis"/>
              <w:rFonts w:ascii="Bell MT" w:hAnsi="Bell MT"/>
              <w:sz w:val="44"/>
              <w:szCs w:val="44"/>
            </w:rPr>
          </w:rPrChange>
        </w:rPr>
      </w:pPr>
      <w:ins w:id="650" w:author="Cristian Sbrolli" w:date="2020-12-04T22:03:00Z">
        <w:r w:rsidRPr="005432E1">
          <w:rPr>
            <w:rStyle w:val="SubtleEmphasis"/>
            <w:rFonts w:cstheme="minorHAnsi"/>
            <w:sz w:val="24"/>
            <w:szCs w:val="24"/>
            <w:rPrChange w:id="651"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652"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653" w:author="Cristian Sbrolli" w:date="2020-12-04T22:04:00Z">
              <w:rPr>
                <w:rStyle w:val="SubtleEmphasis"/>
                <w:rFonts w:ascii="Bell MT" w:hAnsi="Bell MT"/>
                <w:sz w:val="44"/>
                <w:szCs w:val="44"/>
              </w:rPr>
            </w:rPrChange>
          </w:rPr>
          <w:t xml:space="preserve"> extends Ticket{}</w:t>
        </w:r>
      </w:ins>
    </w:p>
    <w:p w14:paraId="304B8EB6" w14:textId="77777777" w:rsidR="005432E1" w:rsidRPr="005432E1" w:rsidRDefault="005432E1" w:rsidP="005432E1">
      <w:pPr>
        <w:pStyle w:val="ListParagraph"/>
        <w:spacing w:line="240" w:lineRule="auto"/>
        <w:ind w:left="360"/>
        <w:rPr>
          <w:ins w:id="654" w:author="Cristian Sbrolli" w:date="2020-12-04T22:03:00Z"/>
          <w:rStyle w:val="SubtleEmphasis"/>
          <w:rFonts w:cstheme="minorHAnsi"/>
          <w:sz w:val="24"/>
          <w:szCs w:val="24"/>
          <w:rPrChange w:id="655" w:author="Cristian Sbrolli" w:date="2020-12-04T22:04:00Z">
            <w:rPr>
              <w:ins w:id="656" w:author="Cristian Sbrolli" w:date="2020-12-04T22:03:00Z"/>
              <w:rStyle w:val="SubtleEmphasis"/>
              <w:rFonts w:ascii="Bell MT" w:hAnsi="Bell MT"/>
              <w:sz w:val="44"/>
              <w:szCs w:val="44"/>
            </w:rPr>
          </w:rPrChange>
        </w:rPr>
      </w:pPr>
      <w:ins w:id="657" w:author="Cristian Sbrolli" w:date="2020-12-04T22:03:00Z">
        <w:r w:rsidRPr="005432E1">
          <w:rPr>
            <w:rStyle w:val="SubtleEmphasis"/>
            <w:rFonts w:cstheme="minorHAnsi"/>
            <w:sz w:val="24"/>
            <w:szCs w:val="24"/>
            <w:rPrChange w:id="658" w:author="Cristian Sbrolli" w:date="2020-12-04T22:04:00Z">
              <w:rPr>
                <w:rStyle w:val="SubtleEmphasis"/>
                <w:rFonts w:ascii="Bell MT" w:hAnsi="Bell MT"/>
                <w:sz w:val="44"/>
                <w:szCs w:val="44"/>
              </w:rPr>
            </w:rPrChange>
          </w:rPr>
          <w:t>sig Visit extends Ticket{</w:t>
        </w:r>
      </w:ins>
    </w:p>
    <w:p w14:paraId="5DAE99A2" w14:textId="77777777" w:rsidR="005432E1" w:rsidRPr="005432E1" w:rsidRDefault="005432E1" w:rsidP="005432E1">
      <w:pPr>
        <w:pStyle w:val="ListParagraph"/>
        <w:spacing w:line="240" w:lineRule="auto"/>
        <w:ind w:left="360"/>
        <w:rPr>
          <w:ins w:id="659" w:author="Cristian Sbrolli" w:date="2020-12-04T22:03:00Z"/>
          <w:rStyle w:val="SubtleEmphasis"/>
          <w:rFonts w:cstheme="minorHAnsi"/>
          <w:sz w:val="24"/>
          <w:szCs w:val="24"/>
          <w:rPrChange w:id="660" w:author="Cristian Sbrolli" w:date="2020-12-04T22:04:00Z">
            <w:rPr>
              <w:ins w:id="661" w:author="Cristian Sbrolli" w:date="2020-12-04T22:03:00Z"/>
              <w:rStyle w:val="SubtleEmphasis"/>
              <w:rFonts w:ascii="Bell MT" w:hAnsi="Bell MT"/>
              <w:sz w:val="44"/>
              <w:szCs w:val="44"/>
            </w:rPr>
          </w:rPrChange>
        </w:rPr>
      </w:pPr>
      <w:proofErr w:type="spellStart"/>
      <w:ins w:id="662" w:author="Cristian Sbrolli" w:date="2020-12-04T22:03:00Z">
        <w:r w:rsidRPr="005432E1">
          <w:rPr>
            <w:rStyle w:val="SubtleEmphasis"/>
            <w:rFonts w:cstheme="minorHAnsi"/>
            <w:sz w:val="24"/>
            <w:szCs w:val="24"/>
            <w:rPrChange w:id="663" w:author="Cristian Sbrolli" w:date="2020-12-04T22:04:00Z">
              <w:rPr>
                <w:rStyle w:val="SubtleEmphasis"/>
                <w:rFonts w:ascii="Bell MT" w:hAnsi="Bell MT"/>
                <w:sz w:val="44"/>
                <w:szCs w:val="44"/>
              </w:rPr>
            </w:rPrChange>
          </w:rPr>
          <w:t>shoppingListCategories</w:t>
        </w:r>
        <w:proofErr w:type="spellEnd"/>
        <w:r w:rsidRPr="005432E1">
          <w:rPr>
            <w:rStyle w:val="SubtleEmphasis"/>
            <w:rFonts w:cstheme="minorHAnsi"/>
            <w:sz w:val="24"/>
            <w:szCs w:val="24"/>
            <w:rPrChange w:id="664" w:author="Cristian Sbrolli" w:date="2020-12-04T22:04:00Z">
              <w:rPr>
                <w:rStyle w:val="SubtleEmphasis"/>
                <w:rFonts w:ascii="Bell MT" w:hAnsi="Bell MT"/>
                <w:sz w:val="44"/>
                <w:szCs w:val="44"/>
              </w:rPr>
            </w:rPrChange>
          </w:rPr>
          <w:t xml:space="preserve"> : set Category,</w:t>
        </w:r>
      </w:ins>
    </w:p>
    <w:p w14:paraId="0E48BA90" w14:textId="77777777" w:rsidR="005432E1" w:rsidRPr="005432E1" w:rsidRDefault="005432E1" w:rsidP="005432E1">
      <w:pPr>
        <w:pStyle w:val="ListParagraph"/>
        <w:spacing w:line="240" w:lineRule="auto"/>
        <w:ind w:left="360"/>
        <w:rPr>
          <w:ins w:id="665" w:author="Cristian Sbrolli" w:date="2020-12-04T22:03:00Z"/>
          <w:rStyle w:val="SubtleEmphasis"/>
          <w:rFonts w:cstheme="minorHAnsi"/>
          <w:sz w:val="24"/>
          <w:szCs w:val="24"/>
          <w:rPrChange w:id="666" w:author="Cristian Sbrolli" w:date="2020-12-04T22:04:00Z">
            <w:rPr>
              <w:ins w:id="667" w:author="Cristian Sbrolli" w:date="2020-12-04T22:03:00Z"/>
              <w:rStyle w:val="SubtleEmphasis"/>
              <w:rFonts w:ascii="Bell MT" w:hAnsi="Bell MT"/>
              <w:sz w:val="44"/>
              <w:szCs w:val="44"/>
            </w:rPr>
          </w:rPrChange>
        </w:rPr>
      </w:pPr>
      <w:proofErr w:type="spellStart"/>
      <w:ins w:id="668" w:author="Cristian Sbrolli" w:date="2020-12-04T22:03:00Z">
        <w:r w:rsidRPr="005432E1">
          <w:rPr>
            <w:rStyle w:val="SubtleEmphasis"/>
            <w:rFonts w:cstheme="minorHAnsi"/>
            <w:sz w:val="24"/>
            <w:szCs w:val="24"/>
            <w:rPrChange w:id="669" w:author="Cristian Sbrolli" w:date="2020-12-04T22:04:00Z">
              <w:rPr>
                <w:rStyle w:val="SubtleEmphasis"/>
                <w:rFonts w:ascii="Bell MT" w:hAnsi="Bell MT"/>
                <w:sz w:val="44"/>
                <w:szCs w:val="44"/>
              </w:rPr>
            </w:rPrChange>
          </w:rPr>
          <w:t>shoppingListItems</w:t>
        </w:r>
        <w:proofErr w:type="spellEnd"/>
        <w:r w:rsidRPr="005432E1">
          <w:rPr>
            <w:rStyle w:val="SubtleEmphasis"/>
            <w:rFonts w:cstheme="minorHAnsi"/>
            <w:sz w:val="24"/>
            <w:szCs w:val="24"/>
            <w:rPrChange w:id="670" w:author="Cristian Sbrolli" w:date="2020-12-04T22:04:00Z">
              <w:rPr>
                <w:rStyle w:val="SubtleEmphasis"/>
                <w:rFonts w:ascii="Bell MT" w:hAnsi="Bell MT"/>
                <w:sz w:val="44"/>
                <w:szCs w:val="44"/>
              </w:rPr>
            </w:rPrChange>
          </w:rPr>
          <w:t xml:space="preserve"> : set Item</w:t>
        </w:r>
      </w:ins>
    </w:p>
    <w:p w14:paraId="1729F092" w14:textId="77777777" w:rsidR="005432E1" w:rsidRPr="005432E1" w:rsidRDefault="005432E1" w:rsidP="005432E1">
      <w:pPr>
        <w:pStyle w:val="ListParagraph"/>
        <w:spacing w:line="240" w:lineRule="auto"/>
        <w:ind w:left="360"/>
        <w:rPr>
          <w:ins w:id="671" w:author="Cristian Sbrolli" w:date="2020-12-04T22:03:00Z"/>
          <w:rStyle w:val="SubtleEmphasis"/>
          <w:rFonts w:cstheme="minorHAnsi"/>
          <w:sz w:val="24"/>
          <w:szCs w:val="24"/>
          <w:rPrChange w:id="672" w:author="Cristian Sbrolli" w:date="2020-12-04T22:04:00Z">
            <w:rPr>
              <w:ins w:id="673" w:author="Cristian Sbrolli" w:date="2020-12-04T22:03:00Z"/>
              <w:rStyle w:val="SubtleEmphasis"/>
              <w:rFonts w:ascii="Bell MT" w:hAnsi="Bell MT"/>
              <w:sz w:val="44"/>
              <w:szCs w:val="44"/>
            </w:rPr>
          </w:rPrChange>
        </w:rPr>
      </w:pPr>
      <w:ins w:id="674" w:author="Cristian Sbrolli" w:date="2020-12-04T22:03:00Z">
        <w:r w:rsidRPr="005432E1">
          <w:rPr>
            <w:rStyle w:val="SubtleEmphasis"/>
            <w:rFonts w:cstheme="minorHAnsi"/>
            <w:sz w:val="24"/>
            <w:szCs w:val="24"/>
            <w:rPrChange w:id="675" w:author="Cristian Sbrolli" w:date="2020-12-04T22:04:00Z">
              <w:rPr>
                <w:rStyle w:val="SubtleEmphasis"/>
                <w:rFonts w:ascii="Bell MT" w:hAnsi="Bell MT"/>
                <w:sz w:val="44"/>
                <w:szCs w:val="44"/>
              </w:rPr>
            </w:rPrChange>
          </w:rPr>
          <w:t>}</w:t>
        </w:r>
      </w:ins>
    </w:p>
    <w:p w14:paraId="3EFEC4BD" w14:textId="77777777" w:rsidR="005432E1" w:rsidRPr="005432E1" w:rsidRDefault="005432E1" w:rsidP="005432E1">
      <w:pPr>
        <w:pStyle w:val="ListParagraph"/>
        <w:spacing w:line="240" w:lineRule="auto"/>
        <w:ind w:left="360"/>
        <w:rPr>
          <w:ins w:id="676" w:author="Cristian Sbrolli" w:date="2020-12-04T22:03:00Z"/>
          <w:rStyle w:val="SubtleEmphasis"/>
          <w:rFonts w:cstheme="minorHAnsi"/>
          <w:sz w:val="24"/>
          <w:szCs w:val="24"/>
          <w:rPrChange w:id="677" w:author="Cristian Sbrolli" w:date="2020-12-04T22:04:00Z">
            <w:rPr>
              <w:ins w:id="678" w:author="Cristian Sbrolli" w:date="2020-12-04T22:03:00Z"/>
              <w:rStyle w:val="SubtleEmphasis"/>
              <w:rFonts w:ascii="Bell MT" w:hAnsi="Bell MT"/>
              <w:sz w:val="44"/>
              <w:szCs w:val="44"/>
            </w:rPr>
          </w:rPrChange>
        </w:rPr>
      </w:pPr>
    </w:p>
    <w:p w14:paraId="4ECE6D3D" w14:textId="77777777" w:rsidR="005432E1" w:rsidRPr="005432E1" w:rsidRDefault="005432E1" w:rsidP="005432E1">
      <w:pPr>
        <w:pStyle w:val="ListParagraph"/>
        <w:spacing w:line="240" w:lineRule="auto"/>
        <w:ind w:left="360"/>
        <w:rPr>
          <w:ins w:id="679" w:author="Cristian Sbrolli" w:date="2020-12-04T22:03:00Z"/>
          <w:rStyle w:val="SubtleEmphasis"/>
          <w:rFonts w:cstheme="minorHAnsi"/>
          <w:sz w:val="24"/>
          <w:szCs w:val="24"/>
          <w:rPrChange w:id="680" w:author="Cristian Sbrolli" w:date="2020-12-04T22:04:00Z">
            <w:rPr>
              <w:ins w:id="681" w:author="Cristian Sbrolli" w:date="2020-12-04T22:03:00Z"/>
              <w:rStyle w:val="SubtleEmphasis"/>
              <w:rFonts w:ascii="Bell MT" w:hAnsi="Bell MT"/>
              <w:sz w:val="44"/>
              <w:szCs w:val="44"/>
            </w:rPr>
          </w:rPrChange>
        </w:rPr>
      </w:pPr>
      <w:ins w:id="682" w:author="Cristian Sbrolli" w:date="2020-12-04T22:03:00Z">
        <w:r w:rsidRPr="005432E1">
          <w:rPr>
            <w:rStyle w:val="SubtleEmphasis"/>
            <w:rFonts w:cstheme="minorHAnsi"/>
            <w:sz w:val="24"/>
            <w:szCs w:val="24"/>
            <w:rPrChange w:id="683" w:author="Cristian Sbrolli" w:date="2020-12-04T22:04:00Z">
              <w:rPr>
                <w:rStyle w:val="SubtleEmphasis"/>
                <w:rFonts w:ascii="Bell MT" w:hAnsi="Bell MT"/>
                <w:sz w:val="44"/>
                <w:szCs w:val="44"/>
              </w:rPr>
            </w:rPrChange>
          </w:rPr>
          <w:t>sig Item{}</w:t>
        </w:r>
      </w:ins>
    </w:p>
    <w:p w14:paraId="60418A2F" w14:textId="77777777" w:rsidR="005432E1" w:rsidRPr="005432E1" w:rsidRDefault="005432E1" w:rsidP="005432E1">
      <w:pPr>
        <w:pStyle w:val="ListParagraph"/>
        <w:spacing w:line="240" w:lineRule="auto"/>
        <w:ind w:left="360"/>
        <w:rPr>
          <w:ins w:id="684" w:author="Cristian Sbrolli" w:date="2020-12-04T22:03:00Z"/>
          <w:rStyle w:val="SubtleEmphasis"/>
          <w:rFonts w:cstheme="minorHAnsi"/>
          <w:sz w:val="24"/>
          <w:szCs w:val="24"/>
          <w:rPrChange w:id="685" w:author="Cristian Sbrolli" w:date="2020-12-04T22:04:00Z">
            <w:rPr>
              <w:ins w:id="686" w:author="Cristian Sbrolli" w:date="2020-12-04T22:03:00Z"/>
              <w:rStyle w:val="SubtleEmphasis"/>
              <w:rFonts w:ascii="Bell MT" w:hAnsi="Bell MT"/>
              <w:sz w:val="44"/>
              <w:szCs w:val="44"/>
            </w:rPr>
          </w:rPrChange>
        </w:rPr>
      </w:pPr>
    </w:p>
    <w:p w14:paraId="4D5F22C9" w14:textId="77777777" w:rsidR="005432E1" w:rsidRPr="005432E1" w:rsidRDefault="005432E1" w:rsidP="005432E1">
      <w:pPr>
        <w:pStyle w:val="ListParagraph"/>
        <w:spacing w:line="240" w:lineRule="auto"/>
        <w:ind w:left="360"/>
        <w:rPr>
          <w:ins w:id="687" w:author="Cristian Sbrolli" w:date="2020-12-04T22:03:00Z"/>
          <w:rStyle w:val="SubtleEmphasis"/>
          <w:rFonts w:cstheme="minorHAnsi"/>
          <w:sz w:val="24"/>
          <w:szCs w:val="24"/>
          <w:rPrChange w:id="688" w:author="Cristian Sbrolli" w:date="2020-12-04T22:04:00Z">
            <w:rPr>
              <w:ins w:id="689" w:author="Cristian Sbrolli" w:date="2020-12-04T22:03:00Z"/>
              <w:rStyle w:val="SubtleEmphasis"/>
              <w:rFonts w:ascii="Bell MT" w:hAnsi="Bell MT"/>
              <w:sz w:val="44"/>
              <w:szCs w:val="44"/>
            </w:rPr>
          </w:rPrChange>
        </w:rPr>
      </w:pPr>
      <w:ins w:id="690" w:author="Cristian Sbrolli" w:date="2020-12-04T22:03:00Z">
        <w:r w:rsidRPr="005432E1">
          <w:rPr>
            <w:rStyle w:val="SubtleEmphasis"/>
            <w:rFonts w:cstheme="minorHAnsi"/>
            <w:sz w:val="24"/>
            <w:szCs w:val="24"/>
            <w:rPrChange w:id="691" w:author="Cristian Sbrolli" w:date="2020-12-04T22:04:00Z">
              <w:rPr>
                <w:rStyle w:val="SubtleEmphasis"/>
                <w:rFonts w:ascii="Bell MT" w:hAnsi="Bell MT"/>
                <w:sz w:val="44"/>
                <w:szCs w:val="44"/>
              </w:rPr>
            </w:rPrChange>
          </w:rPr>
          <w:t>sig Category{</w:t>
        </w:r>
      </w:ins>
    </w:p>
    <w:p w14:paraId="55C66092" w14:textId="77777777" w:rsidR="005432E1" w:rsidRPr="005432E1" w:rsidRDefault="005432E1" w:rsidP="005432E1">
      <w:pPr>
        <w:pStyle w:val="ListParagraph"/>
        <w:spacing w:line="240" w:lineRule="auto"/>
        <w:ind w:left="360"/>
        <w:rPr>
          <w:ins w:id="692" w:author="Cristian Sbrolli" w:date="2020-12-04T22:03:00Z"/>
          <w:rStyle w:val="SubtleEmphasis"/>
          <w:rFonts w:cstheme="minorHAnsi"/>
          <w:sz w:val="24"/>
          <w:szCs w:val="24"/>
          <w:rPrChange w:id="693" w:author="Cristian Sbrolli" w:date="2020-12-04T22:04:00Z">
            <w:rPr>
              <w:ins w:id="694" w:author="Cristian Sbrolli" w:date="2020-12-04T22:03:00Z"/>
              <w:rStyle w:val="SubtleEmphasis"/>
              <w:rFonts w:ascii="Bell MT" w:hAnsi="Bell MT"/>
              <w:sz w:val="44"/>
              <w:szCs w:val="44"/>
            </w:rPr>
          </w:rPrChange>
        </w:rPr>
      </w:pPr>
      <w:ins w:id="695" w:author="Cristian Sbrolli" w:date="2020-12-04T22:03:00Z">
        <w:r w:rsidRPr="005432E1">
          <w:rPr>
            <w:rStyle w:val="SubtleEmphasis"/>
            <w:rFonts w:cstheme="minorHAnsi"/>
            <w:sz w:val="24"/>
            <w:szCs w:val="24"/>
            <w:rPrChange w:id="696" w:author="Cristian Sbrolli" w:date="2020-12-04T22:04:00Z">
              <w:rPr>
                <w:rStyle w:val="SubtleEmphasis"/>
                <w:rFonts w:ascii="Bell MT" w:hAnsi="Bell MT"/>
                <w:sz w:val="44"/>
                <w:szCs w:val="44"/>
              </w:rPr>
            </w:rPrChange>
          </w:rPr>
          <w:t>products: some Item</w:t>
        </w:r>
      </w:ins>
    </w:p>
    <w:p w14:paraId="36739BEE" w14:textId="77777777" w:rsidR="005432E1" w:rsidRPr="005432E1" w:rsidRDefault="005432E1" w:rsidP="005432E1">
      <w:pPr>
        <w:pStyle w:val="ListParagraph"/>
        <w:spacing w:line="240" w:lineRule="auto"/>
        <w:ind w:left="360"/>
        <w:rPr>
          <w:ins w:id="697" w:author="Cristian Sbrolli" w:date="2020-12-04T22:03:00Z"/>
          <w:rStyle w:val="SubtleEmphasis"/>
          <w:rFonts w:cstheme="minorHAnsi"/>
          <w:sz w:val="24"/>
          <w:szCs w:val="24"/>
          <w:rPrChange w:id="698" w:author="Cristian Sbrolli" w:date="2020-12-04T22:04:00Z">
            <w:rPr>
              <w:ins w:id="699" w:author="Cristian Sbrolli" w:date="2020-12-04T22:03:00Z"/>
              <w:rStyle w:val="SubtleEmphasis"/>
              <w:rFonts w:ascii="Bell MT" w:hAnsi="Bell MT"/>
              <w:sz w:val="44"/>
              <w:szCs w:val="44"/>
            </w:rPr>
          </w:rPrChange>
        </w:rPr>
      </w:pPr>
      <w:ins w:id="700" w:author="Cristian Sbrolli" w:date="2020-12-04T22:03:00Z">
        <w:r w:rsidRPr="005432E1">
          <w:rPr>
            <w:rStyle w:val="SubtleEmphasis"/>
            <w:rFonts w:cstheme="minorHAnsi"/>
            <w:sz w:val="24"/>
            <w:szCs w:val="24"/>
            <w:rPrChange w:id="701" w:author="Cristian Sbrolli" w:date="2020-12-04T22:04:00Z">
              <w:rPr>
                <w:rStyle w:val="SubtleEmphasis"/>
                <w:rFonts w:ascii="Bell MT" w:hAnsi="Bell MT"/>
                <w:sz w:val="44"/>
                <w:szCs w:val="44"/>
              </w:rPr>
            </w:rPrChange>
          </w:rPr>
          <w:t>}</w:t>
        </w:r>
      </w:ins>
    </w:p>
    <w:p w14:paraId="0C31B99A" w14:textId="77777777" w:rsidR="005432E1" w:rsidRPr="005432E1" w:rsidRDefault="005432E1" w:rsidP="005432E1">
      <w:pPr>
        <w:pStyle w:val="ListParagraph"/>
        <w:spacing w:line="240" w:lineRule="auto"/>
        <w:ind w:left="360"/>
        <w:rPr>
          <w:ins w:id="702" w:author="Cristian Sbrolli" w:date="2020-12-04T22:03:00Z"/>
          <w:rStyle w:val="SubtleEmphasis"/>
          <w:rFonts w:cstheme="minorHAnsi"/>
          <w:sz w:val="24"/>
          <w:szCs w:val="24"/>
          <w:rPrChange w:id="703" w:author="Cristian Sbrolli" w:date="2020-12-04T22:04:00Z">
            <w:rPr>
              <w:ins w:id="704" w:author="Cristian Sbrolli" w:date="2020-12-04T22:03:00Z"/>
              <w:rStyle w:val="SubtleEmphasis"/>
              <w:rFonts w:ascii="Bell MT" w:hAnsi="Bell MT"/>
              <w:sz w:val="44"/>
              <w:szCs w:val="44"/>
            </w:rPr>
          </w:rPrChange>
        </w:rPr>
      </w:pPr>
    </w:p>
    <w:p w14:paraId="6AAA0F00" w14:textId="77777777" w:rsidR="005432E1" w:rsidRPr="005432E1" w:rsidRDefault="005432E1" w:rsidP="005432E1">
      <w:pPr>
        <w:pStyle w:val="ListParagraph"/>
        <w:spacing w:line="240" w:lineRule="auto"/>
        <w:ind w:left="360"/>
        <w:rPr>
          <w:ins w:id="705" w:author="Cristian Sbrolli" w:date="2020-12-04T22:03:00Z"/>
          <w:rStyle w:val="SubtleEmphasis"/>
          <w:rFonts w:cstheme="minorHAnsi"/>
          <w:sz w:val="24"/>
          <w:szCs w:val="24"/>
          <w:rPrChange w:id="706" w:author="Cristian Sbrolli" w:date="2020-12-04T22:04:00Z">
            <w:rPr>
              <w:ins w:id="707" w:author="Cristian Sbrolli" w:date="2020-12-04T22:03:00Z"/>
              <w:rStyle w:val="SubtleEmphasis"/>
              <w:rFonts w:ascii="Bell MT" w:hAnsi="Bell MT"/>
              <w:sz w:val="44"/>
              <w:szCs w:val="44"/>
            </w:rPr>
          </w:rPrChange>
        </w:rPr>
      </w:pPr>
      <w:ins w:id="708" w:author="Cristian Sbrolli" w:date="2020-12-04T22:03:00Z">
        <w:r w:rsidRPr="005432E1">
          <w:rPr>
            <w:rStyle w:val="SubtleEmphasis"/>
            <w:rFonts w:cstheme="minorHAnsi"/>
            <w:sz w:val="24"/>
            <w:szCs w:val="24"/>
            <w:rPrChange w:id="709" w:author="Cristian Sbrolli" w:date="2020-12-04T22:04:00Z">
              <w:rPr>
                <w:rStyle w:val="SubtleEmphasis"/>
                <w:rFonts w:ascii="Bell MT" w:hAnsi="Bell MT"/>
                <w:sz w:val="44"/>
                <w:szCs w:val="44"/>
              </w:rPr>
            </w:rPrChange>
          </w:rPr>
          <w:t>sig Department{</w:t>
        </w:r>
      </w:ins>
    </w:p>
    <w:p w14:paraId="190E6CD6" w14:textId="77777777" w:rsidR="005432E1" w:rsidRPr="005432E1" w:rsidRDefault="005432E1" w:rsidP="005432E1">
      <w:pPr>
        <w:pStyle w:val="ListParagraph"/>
        <w:spacing w:line="240" w:lineRule="auto"/>
        <w:ind w:left="360"/>
        <w:rPr>
          <w:ins w:id="710" w:author="Cristian Sbrolli" w:date="2020-12-04T22:03:00Z"/>
          <w:rStyle w:val="SubtleEmphasis"/>
          <w:rFonts w:cstheme="minorHAnsi"/>
          <w:sz w:val="24"/>
          <w:szCs w:val="24"/>
          <w:rPrChange w:id="711" w:author="Cristian Sbrolli" w:date="2020-12-04T22:04:00Z">
            <w:rPr>
              <w:ins w:id="712" w:author="Cristian Sbrolli" w:date="2020-12-04T22:03:00Z"/>
              <w:rStyle w:val="SubtleEmphasis"/>
              <w:rFonts w:ascii="Bell MT" w:hAnsi="Bell MT"/>
              <w:sz w:val="44"/>
              <w:szCs w:val="44"/>
            </w:rPr>
          </w:rPrChange>
        </w:rPr>
      </w:pPr>
      <w:ins w:id="713" w:author="Cristian Sbrolli" w:date="2020-12-04T22:03:00Z">
        <w:r w:rsidRPr="005432E1">
          <w:rPr>
            <w:rStyle w:val="SubtleEmphasis"/>
            <w:rFonts w:cstheme="minorHAnsi"/>
            <w:sz w:val="24"/>
            <w:szCs w:val="24"/>
            <w:rPrChange w:id="714" w:author="Cristian Sbrolli" w:date="2020-12-04T22:04:00Z">
              <w:rPr>
                <w:rStyle w:val="SubtleEmphasis"/>
                <w:rFonts w:ascii="Bell MT" w:hAnsi="Bell MT"/>
                <w:sz w:val="44"/>
                <w:szCs w:val="44"/>
              </w:rPr>
            </w:rPrChange>
          </w:rPr>
          <w:t>categories: some Category</w:t>
        </w:r>
      </w:ins>
    </w:p>
    <w:p w14:paraId="59720E8E" w14:textId="77777777" w:rsidR="005432E1" w:rsidRPr="005432E1" w:rsidRDefault="005432E1" w:rsidP="005432E1">
      <w:pPr>
        <w:pStyle w:val="ListParagraph"/>
        <w:spacing w:line="240" w:lineRule="auto"/>
        <w:ind w:left="360"/>
        <w:rPr>
          <w:ins w:id="715" w:author="Cristian Sbrolli" w:date="2020-12-04T22:03:00Z"/>
          <w:rStyle w:val="SubtleEmphasis"/>
          <w:rFonts w:cstheme="minorHAnsi"/>
          <w:sz w:val="24"/>
          <w:szCs w:val="24"/>
          <w:rPrChange w:id="716" w:author="Cristian Sbrolli" w:date="2020-12-04T22:04:00Z">
            <w:rPr>
              <w:ins w:id="717" w:author="Cristian Sbrolli" w:date="2020-12-04T22:03:00Z"/>
              <w:rStyle w:val="SubtleEmphasis"/>
              <w:rFonts w:ascii="Bell MT" w:hAnsi="Bell MT"/>
              <w:sz w:val="44"/>
              <w:szCs w:val="44"/>
            </w:rPr>
          </w:rPrChange>
        </w:rPr>
      </w:pPr>
      <w:ins w:id="718" w:author="Cristian Sbrolli" w:date="2020-12-04T22:03:00Z">
        <w:r w:rsidRPr="005432E1">
          <w:rPr>
            <w:rStyle w:val="SubtleEmphasis"/>
            <w:rFonts w:cstheme="minorHAnsi"/>
            <w:sz w:val="24"/>
            <w:szCs w:val="24"/>
            <w:rPrChange w:id="719" w:author="Cristian Sbrolli" w:date="2020-12-04T22:04:00Z">
              <w:rPr>
                <w:rStyle w:val="SubtleEmphasis"/>
                <w:rFonts w:ascii="Bell MT" w:hAnsi="Bell MT"/>
                <w:sz w:val="44"/>
                <w:szCs w:val="44"/>
              </w:rPr>
            </w:rPrChange>
          </w:rPr>
          <w:t>}</w:t>
        </w:r>
      </w:ins>
    </w:p>
    <w:p w14:paraId="07A53C00" w14:textId="77777777" w:rsidR="005432E1" w:rsidRPr="005432E1" w:rsidRDefault="005432E1" w:rsidP="005432E1">
      <w:pPr>
        <w:pStyle w:val="ListParagraph"/>
        <w:spacing w:line="240" w:lineRule="auto"/>
        <w:ind w:left="360"/>
        <w:rPr>
          <w:ins w:id="720" w:author="Cristian Sbrolli" w:date="2020-12-04T22:03:00Z"/>
          <w:rStyle w:val="SubtleEmphasis"/>
          <w:rFonts w:cstheme="minorHAnsi"/>
          <w:sz w:val="24"/>
          <w:szCs w:val="24"/>
          <w:rPrChange w:id="721" w:author="Cristian Sbrolli" w:date="2020-12-04T22:04:00Z">
            <w:rPr>
              <w:ins w:id="722" w:author="Cristian Sbrolli" w:date="2020-12-04T22:03:00Z"/>
              <w:rStyle w:val="SubtleEmphasis"/>
              <w:rFonts w:ascii="Bell MT" w:hAnsi="Bell MT"/>
              <w:sz w:val="44"/>
              <w:szCs w:val="44"/>
            </w:rPr>
          </w:rPrChange>
        </w:rPr>
      </w:pPr>
    </w:p>
    <w:p w14:paraId="68FB7A61" w14:textId="77777777" w:rsidR="005432E1" w:rsidRPr="005432E1" w:rsidRDefault="005432E1" w:rsidP="005432E1">
      <w:pPr>
        <w:pStyle w:val="ListParagraph"/>
        <w:spacing w:line="240" w:lineRule="auto"/>
        <w:ind w:left="360"/>
        <w:rPr>
          <w:ins w:id="723" w:author="Cristian Sbrolli" w:date="2020-12-04T22:03:00Z"/>
          <w:rStyle w:val="SubtleEmphasis"/>
          <w:rFonts w:cstheme="minorHAnsi"/>
          <w:sz w:val="24"/>
          <w:szCs w:val="24"/>
          <w:rPrChange w:id="724" w:author="Cristian Sbrolli" w:date="2020-12-04T22:04:00Z">
            <w:rPr>
              <w:ins w:id="725" w:author="Cristian Sbrolli" w:date="2020-12-04T22:03:00Z"/>
              <w:rStyle w:val="SubtleEmphasis"/>
              <w:rFonts w:ascii="Bell MT" w:hAnsi="Bell MT"/>
              <w:sz w:val="44"/>
              <w:szCs w:val="44"/>
            </w:rPr>
          </w:rPrChange>
        </w:rPr>
      </w:pPr>
      <w:ins w:id="726" w:author="Cristian Sbrolli" w:date="2020-12-04T22:03:00Z">
        <w:r w:rsidRPr="005432E1">
          <w:rPr>
            <w:rStyle w:val="SubtleEmphasis"/>
            <w:rFonts w:cstheme="minorHAnsi"/>
            <w:sz w:val="24"/>
            <w:szCs w:val="24"/>
            <w:rPrChange w:id="727" w:author="Cristian Sbrolli" w:date="2020-12-04T22:04:00Z">
              <w:rPr>
                <w:rStyle w:val="SubtleEmphasis"/>
                <w:rFonts w:ascii="Bell MT" w:hAnsi="Bell MT"/>
                <w:sz w:val="44"/>
                <w:szCs w:val="44"/>
              </w:rPr>
            </w:rPrChange>
          </w:rPr>
          <w:t xml:space="preserve">sig </w:t>
        </w:r>
        <w:proofErr w:type="spellStart"/>
        <w:r w:rsidRPr="005432E1">
          <w:rPr>
            <w:rStyle w:val="SubtleEmphasis"/>
            <w:rFonts w:cstheme="minorHAnsi"/>
            <w:sz w:val="24"/>
            <w:szCs w:val="24"/>
            <w:rPrChange w:id="728"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729" w:author="Cristian Sbrolli" w:date="2020-12-04T22:04:00Z">
              <w:rPr>
                <w:rStyle w:val="SubtleEmphasis"/>
                <w:rFonts w:ascii="Bell MT" w:hAnsi="Bell MT"/>
                <w:sz w:val="44"/>
                <w:szCs w:val="44"/>
              </w:rPr>
            </w:rPrChange>
          </w:rPr>
          <w:t>{</w:t>
        </w:r>
      </w:ins>
    </w:p>
    <w:p w14:paraId="1292C5CA" w14:textId="77777777" w:rsidR="005432E1" w:rsidRPr="005432E1" w:rsidRDefault="005432E1" w:rsidP="005432E1">
      <w:pPr>
        <w:pStyle w:val="ListParagraph"/>
        <w:spacing w:line="240" w:lineRule="auto"/>
        <w:ind w:left="360"/>
        <w:rPr>
          <w:ins w:id="730" w:author="Cristian Sbrolli" w:date="2020-12-04T22:03:00Z"/>
          <w:rStyle w:val="SubtleEmphasis"/>
          <w:rFonts w:cstheme="minorHAnsi"/>
          <w:sz w:val="24"/>
          <w:szCs w:val="24"/>
          <w:rPrChange w:id="731" w:author="Cristian Sbrolli" w:date="2020-12-04T22:04:00Z">
            <w:rPr>
              <w:ins w:id="732" w:author="Cristian Sbrolli" w:date="2020-12-04T22:03:00Z"/>
              <w:rStyle w:val="SubtleEmphasis"/>
              <w:rFonts w:ascii="Bell MT" w:hAnsi="Bell MT"/>
              <w:sz w:val="44"/>
              <w:szCs w:val="44"/>
            </w:rPr>
          </w:rPrChange>
        </w:rPr>
      </w:pPr>
      <w:proofErr w:type="spellStart"/>
      <w:ins w:id="733" w:author="Cristian Sbrolli" w:date="2020-12-04T22:03:00Z">
        <w:r w:rsidRPr="005432E1">
          <w:rPr>
            <w:rStyle w:val="SubtleEmphasis"/>
            <w:rFonts w:cstheme="minorHAnsi"/>
            <w:sz w:val="24"/>
            <w:szCs w:val="24"/>
            <w:rPrChange w:id="734" w:author="Cristian Sbrolli" w:date="2020-12-04T22:04:00Z">
              <w:rPr>
                <w:rStyle w:val="SubtleEmphasis"/>
                <w:rFonts w:ascii="Bell MT" w:hAnsi="Bell MT"/>
                <w:sz w:val="44"/>
                <w:szCs w:val="44"/>
              </w:rPr>
            </w:rPrChange>
          </w:rPr>
          <w:t>localizationDevice</w:t>
        </w:r>
        <w:proofErr w:type="spellEnd"/>
        <w:r w:rsidRPr="005432E1">
          <w:rPr>
            <w:rStyle w:val="SubtleEmphasis"/>
            <w:rFonts w:cstheme="minorHAnsi"/>
            <w:sz w:val="24"/>
            <w:szCs w:val="24"/>
            <w:rPrChange w:id="735" w:author="Cristian Sbrolli" w:date="2020-12-04T22:04:00Z">
              <w:rPr>
                <w:rStyle w:val="SubtleEmphasis"/>
                <w:rFonts w:ascii="Bell MT" w:hAnsi="Bell MT"/>
                <w:sz w:val="44"/>
                <w:szCs w:val="44"/>
              </w:rPr>
            </w:rPrChange>
          </w:rPr>
          <w:t>: lone GPS</w:t>
        </w:r>
      </w:ins>
    </w:p>
    <w:p w14:paraId="23BA951A" w14:textId="77777777" w:rsidR="005432E1" w:rsidRPr="005432E1" w:rsidRDefault="005432E1" w:rsidP="005432E1">
      <w:pPr>
        <w:pStyle w:val="ListParagraph"/>
        <w:spacing w:line="240" w:lineRule="auto"/>
        <w:ind w:left="360"/>
        <w:rPr>
          <w:ins w:id="736" w:author="Cristian Sbrolli" w:date="2020-12-04T22:03:00Z"/>
          <w:rStyle w:val="SubtleEmphasis"/>
          <w:rFonts w:cstheme="minorHAnsi"/>
          <w:sz w:val="24"/>
          <w:szCs w:val="24"/>
          <w:rPrChange w:id="737" w:author="Cristian Sbrolli" w:date="2020-12-04T22:04:00Z">
            <w:rPr>
              <w:ins w:id="738" w:author="Cristian Sbrolli" w:date="2020-12-04T22:03:00Z"/>
              <w:rStyle w:val="SubtleEmphasis"/>
              <w:rFonts w:ascii="Bell MT" w:hAnsi="Bell MT"/>
              <w:sz w:val="44"/>
              <w:szCs w:val="44"/>
            </w:rPr>
          </w:rPrChange>
        </w:rPr>
      </w:pPr>
      <w:ins w:id="739" w:author="Cristian Sbrolli" w:date="2020-12-04T22:03:00Z">
        <w:r w:rsidRPr="005432E1">
          <w:rPr>
            <w:rStyle w:val="SubtleEmphasis"/>
            <w:rFonts w:cstheme="minorHAnsi"/>
            <w:sz w:val="24"/>
            <w:szCs w:val="24"/>
            <w:rPrChange w:id="740" w:author="Cristian Sbrolli" w:date="2020-12-04T22:04:00Z">
              <w:rPr>
                <w:rStyle w:val="SubtleEmphasis"/>
                <w:rFonts w:ascii="Bell MT" w:hAnsi="Bell MT"/>
                <w:sz w:val="44"/>
                <w:szCs w:val="44"/>
              </w:rPr>
            </w:rPrChange>
          </w:rPr>
          <w:t>}</w:t>
        </w:r>
      </w:ins>
    </w:p>
    <w:p w14:paraId="47F6BB32" w14:textId="77777777" w:rsidR="005432E1" w:rsidRPr="005432E1" w:rsidRDefault="005432E1" w:rsidP="005432E1">
      <w:pPr>
        <w:pStyle w:val="ListParagraph"/>
        <w:spacing w:line="240" w:lineRule="auto"/>
        <w:ind w:left="360"/>
        <w:rPr>
          <w:ins w:id="741" w:author="Cristian Sbrolli" w:date="2020-12-04T22:03:00Z"/>
          <w:rStyle w:val="SubtleEmphasis"/>
          <w:rFonts w:cstheme="minorHAnsi"/>
          <w:sz w:val="24"/>
          <w:szCs w:val="24"/>
          <w:rPrChange w:id="742" w:author="Cristian Sbrolli" w:date="2020-12-04T22:04:00Z">
            <w:rPr>
              <w:ins w:id="743" w:author="Cristian Sbrolli" w:date="2020-12-04T22:03:00Z"/>
              <w:rStyle w:val="SubtleEmphasis"/>
              <w:rFonts w:ascii="Bell MT" w:hAnsi="Bell MT"/>
              <w:sz w:val="44"/>
              <w:szCs w:val="44"/>
            </w:rPr>
          </w:rPrChange>
        </w:rPr>
      </w:pPr>
    </w:p>
    <w:p w14:paraId="5F784235" w14:textId="77777777" w:rsidR="005432E1" w:rsidRPr="005432E1" w:rsidRDefault="005432E1" w:rsidP="005432E1">
      <w:pPr>
        <w:pStyle w:val="ListParagraph"/>
        <w:spacing w:line="240" w:lineRule="auto"/>
        <w:ind w:left="360"/>
        <w:rPr>
          <w:ins w:id="744" w:author="Cristian Sbrolli" w:date="2020-12-04T22:03:00Z"/>
          <w:rStyle w:val="SubtleEmphasis"/>
          <w:rFonts w:cstheme="minorHAnsi"/>
          <w:sz w:val="24"/>
          <w:szCs w:val="24"/>
          <w:rPrChange w:id="745" w:author="Cristian Sbrolli" w:date="2020-12-04T22:04:00Z">
            <w:rPr>
              <w:ins w:id="746" w:author="Cristian Sbrolli" w:date="2020-12-04T22:03:00Z"/>
              <w:rStyle w:val="SubtleEmphasis"/>
              <w:rFonts w:ascii="Bell MT" w:hAnsi="Bell MT"/>
              <w:sz w:val="44"/>
              <w:szCs w:val="44"/>
            </w:rPr>
          </w:rPrChange>
        </w:rPr>
      </w:pPr>
      <w:ins w:id="747" w:author="Cristian Sbrolli" w:date="2020-12-04T22:03:00Z">
        <w:r w:rsidRPr="005432E1">
          <w:rPr>
            <w:rStyle w:val="SubtleEmphasis"/>
            <w:rFonts w:cstheme="minorHAnsi"/>
            <w:sz w:val="24"/>
            <w:szCs w:val="24"/>
            <w:rPrChange w:id="748" w:author="Cristian Sbrolli" w:date="2020-12-04T22:04:00Z">
              <w:rPr>
                <w:rStyle w:val="SubtleEmphasis"/>
                <w:rFonts w:ascii="Bell MT" w:hAnsi="Bell MT"/>
                <w:sz w:val="44"/>
                <w:szCs w:val="44"/>
              </w:rPr>
            </w:rPrChange>
          </w:rPr>
          <w:t>sig GPS{}</w:t>
        </w:r>
      </w:ins>
    </w:p>
    <w:p w14:paraId="2390CB50" w14:textId="77777777" w:rsidR="005432E1" w:rsidRPr="005432E1" w:rsidRDefault="005432E1" w:rsidP="005432E1">
      <w:pPr>
        <w:pStyle w:val="ListParagraph"/>
        <w:spacing w:line="240" w:lineRule="auto"/>
        <w:ind w:left="360"/>
        <w:rPr>
          <w:ins w:id="749" w:author="Cristian Sbrolli" w:date="2020-12-04T22:03:00Z"/>
          <w:rStyle w:val="SubtleEmphasis"/>
          <w:rFonts w:cstheme="minorHAnsi"/>
          <w:sz w:val="24"/>
          <w:szCs w:val="24"/>
          <w:rPrChange w:id="750" w:author="Cristian Sbrolli" w:date="2020-12-04T22:04:00Z">
            <w:rPr>
              <w:ins w:id="751" w:author="Cristian Sbrolli" w:date="2020-12-04T22:03:00Z"/>
              <w:rStyle w:val="SubtleEmphasis"/>
              <w:rFonts w:ascii="Bell MT" w:hAnsi="Bell MT"/>
              <w:sz w:val="44"/>
              <w:szCs w:val="44"/>
            </w:rPr>
          </w:rPrChange>
        </w:rPr>
      </w:pPr>
    </w:p>
    <w:p w14:paraId="04D490A9" w14:textId="77777777" w:rsidR="005432E1" w:rsidRPr="005432E1" w:rsidRDefault="005432E1" w:rsidP="005432E1">
      <w:pPr>
        <w:pStyle w:val="ListParagraph"/>
        <w:spacing w:line="240" w:lineRule="auto"/>
        <w:ind w:left="360"/>
        <w:rPr>
          <w:ins w:id="752" w:author="Cristian Sbrolli" w:date="2020-12-04T22:03:00Z"/>
          <w:rStyle w:val="SubtleEmphasis"/>
          <w:rFonts w:cstheme="minorHAnsi"/>
          <w:sz w:val="24"/>
          <w:szCs w:val="24"/>
          <w:rPrChange w:id="753" w:author="Cristian Sbrolli" w:date="2020-12-04T22:04:00Z">
            <w:rPr>
              <w:ins w:id="754" w:author="Cristian Sbrolli" w:date="2020-12-04T22:03:00Z"/>
              <w:rStyle w:val="SubtleEmphasis"/>
              <w:rFonts w:ascii="Bell MT" w:hAnsi="Bell MT"/>
              <w:sz w:val="44"/>
              <w:szCs w:val="44"/>
            </w:rPr>
          </w:rPrChange>
        </w:rPr>
      </w:pPr>
    </w:p>
    <w:p w14:paraId="7DF7B2EA" w14:textId="4C8C1E9D" w:rsidR="005432E1" w:rsidRPr="005F76ED" w:rsidRDefault="005F76ED" w:rsidP="005F76ED">
      <w:pPr>
        <w:pStyle w:val="ListParagraph"/>
        <w:numPr>
          <w:ilvl w:val="0"/>
          <w:numId w:val="74"/>
        </w:numPr>
        <w:spacing w:line="240" w:lineRule="auto"/>
        <w:rPr>
          <w:ins w:id="755" w:author="Cristian Sbrolli" w:date="2020-12-04T22:03:00Z"/>
          <w:rStyle w:val="SubtleEmphasis"/>
          <w:rFonts w:ascii="Bell MT" w:hAnsi="Bell MT" w:cstheme="minorHAnsi"/>
          <w:sz w:val="24"/>
          <w:szCs w:val="24"/>
          <w:rPrChange w:id="756" w:author="Cristian Sbrolli" w:date="2020-12-05T00:10:00Z">
            <w:rPr>
              <w:ins w:id="757" w:author="Cristian Sbrolli" w:date="2020-12-04T22:03:00Z"/>
              <w:rStyle w:val="SubtleEmphasis"/>
              <w:rFonts w:ascii="Bell MT" w:hAnsi="Bell MT"/>
              <w:sz w:val="44"/>
              <w:szCs w:val="44"/>
            </w:rPr>
          </w:rPrChange>
        </w:rPr>
        <w:pPrChange w:id="758" w:author="Cristian Sbrolli" w:date="2020-12-05T00:09:00Z">
          <w:pPr>
            <w:pStyle w:val="ListParagraph"/>
            <w:spacing w:line="240" w:lineRule="auto"/>
            <w:ind w:left="360"/>
          </w:pPr>
        </w:pPrChange>
      </w:pPr>
      <w:ins w:id="759" w:author="Cristian Sbrolli" w:date="2020-12-05T00:10:00Z">
        <w:r w:rsidRPr="000477F7">
          <w:rPr>
            <w:rStyle w:val="SubtleEmphasis"/>
            <w:rFonts w:ascii="Bell MT" w:hAnsi="Bell MT" w:cstheme="minorHAnsi"/>
            <w:sz w:val="44"/>
            <w:szCs w:val="44"/>
            <w:rPrChange w:id="760" w:author="Cristian Sbrolli" w:date="2020-12-05T00:11:00Z">
              <w:rPr>
                <w:rStyle w:val="SubtleEmphasis"/>
                <w:rFonts w:cstheme="minorHAnsi"/>
                <w:sz w:val="24"/>
                <w:szCs w:val="24"/>
              </w:rPr>
            </w:rPrChange>
          </w:rPr>
          <w:t>Utilities</w:t>
        </w:r>
        <w:r w:rsidRPr="005F76ED">
          <w:rPr>
            <w:rStyle w:val="SubtleEmphasis"/>
            <w:rFonts w:ascii="Bell MT" w:hAnsi="Bell MT" w:cstheme="minorHAnsi"/>
            <w:sz w:val="24"/>
            <w:szCs w:val="24"/>
            <w:rPrChange w:id="761" w:author="Cristian Sbrolli" w:date="2020-12-05T00:10:00Z">
              <w:rPr>
                <w:rStyle w:val="SubtleEmphasis"/>
                <w:rFonts w:cstheme="minorHAnsi"/>
                <w:sz w:val="24"/>
                <w:szCs w:val="24"/>
              </w:rPr>
            </w:rPrChange>
          </w:rPr>
          <w:br/>
        </w:r>
      </w:ins>
    </w:p>
    <w:p w14:paraId="2297BD76" w14:textId="77777777" w:rsidR="005432E1" w:rsidRPr="005432E1" w:rsidRDefault="005432E1" w:rsidP="005432E1">
      <w:pPr>
        <w:pStyle w:val="ListParagraph"/>
        <w:spacing w:line="240" w:lineRule="auto"/>
        <w:ind w:left="360"/>
        <w:rPr>
          <w:ins w:id="762" w:author="Cristian Sbrolli" w:date="2020-12-04T22:03:00Z"/>
          <w:rStyle w:val="SubtleEmphasis"/>
          <w:rFonts w:cstheme="minorHAnsi"/>
          <w:sz w:val="24"/>
          <w:szCs w:val="24"/>
          <w:rPrChange w:id="763" w:author="Cristian Sbrolli" w:date="2020-12-04T22:04:00Z">
            <w:rPr>
              <w:ins w:id="764" w:author="Cristian Sbrolli" w:date="2020-12-04T22:03:00Z"/>
              <w:rStyle w:val="SubtleEmphasis"/>
              <w:rFonts w:ascii="Bell MT" w:hAnsi="Bell MT"/>
              <w:sz w:val="44"/>
              <w:szCs w:val="44"/>
            </w:rPr>
          </w:rPrChange>
        </w:rPr>
      </w:pPr>
      <w:ins w:id="765" w:author="Cristian Sbrolli" w:date="2020-12-04T22:03:00Z">
        <w:r w:rsidRPr="005432E1">
          <w:rPr>
            <w:rStyle w:val="SubtleEmphasis"/>
            <w:rFonts w:cstheme="minorHAnsi"/>
            <w:sz w:val="24"/>
            <w:szCs w:val="24"/>
            <w:rPrChange w:id="766" w:author="Cristian Sbrolli" w:date="2020-12-04T22:04:00Z">
              <w:rPr>
                <w:rStyle w:val="SubtleEmphasis"/>
                <w:rFonts w:ascii="Bell MT" w:hAnsi="Bell MT"/>
                <w:sz w:val="44"/>
                <w:szCs w:val="44"/>
              </w:rPr>
            </w:rPrChange>
          </w:rPr>
          <w:t xml:space="preserve">//gets all the </w:t>
        </w:r>
        <w:proofErr w:type="spellStart"/>
        <w:r w:rsidRPr="005432E1">
          <w:rPr>
            <w:rStyle w:val="SubtleEmphasis"/>
            <w:rFonts w:cstheme="minorHAnsi"/>
            <w:sz w:val="24"/>
            <w:szCs w:val="24"/>
            <w:rPrChange w:id="767" w:author="Cristian Sbrolli" w:date="2020-12-04T22:04:00Z">
              <w:rPr>
                <w:rStyle w:val="SubtleEmphasis"/>
                <w:rFonts w:ascii="Bell MT" w:hAnsi="Bell MT"/>
                <w:sz w:val="44"/>
                <w:szCs w:val="44"/>
              </w:rPr>
            </w:rPrChange>
          </w:rPr>
          <w:t>qr</w:t>
        </w:r>
        <w:proofErr w:type="spellEnd"/>
        <w:r w:rsidRPr="005432E1">
          <w:rPr>
            <w:rStyle w:val="SubtleEmphasis"/>
            <w:rFonts w:cstheme="minorHAnsi"/>
            <w:sz w:val="24"/>
            <w:szCs w:val="24"/>
            <w:rPrChange w:id="768" w:author="Cristian Sbrolli" w:date="2020-12-04T22:04:00Z">
              <w:rPr>
                <w:rStyle w:val="SubtleEmphasis"/>
                <w:rFonts w:ascii="Bell MT" w:hAnsi="Bell MT"/>
                <w:sz w:val="44"/>
                <w:szCs w:val="44"/>
              </w:rPr>
            </w:rPrChange>
          </w:rPr>
          <w:t xml:space="preserve"> code readers that scanned the given ticket</w:t>
        </w:r>
      </w:ins>
    </w:p>
    <w:p w14:paraId="324C147C" w14:textId="77777777" w:rsidR="005432E1" w:rsidRPr="005432E1" w:rsidRDefault="005432E1" w:rsidP="005432E1">
      <w:pPr>
        <w:pStyle w:val="ListParagraph"/>
        <w:spacing w:line="240" w:lineRule="auto"/>
        <w:ind w:left="360"/>
        <w:rPr>
          <w:ins w:id="769" w:author="Cristian Sbrolli" w:date="2020-12-04T22:03:00Z"/>
          <w:rStyle w:val="SubtleEmphasis"/>
          <w:rFonts w:cstheme="minorHAnsi"/>
          <w:sz w:val="24"/>
          <w:szCs w:val="24"/>
          <w:rPrChange w:id="770" w:author="Cristian Sbrolli" w:date="2020-12-04T22:04:00Z">
            <w:rPr>
              <w:ins w:id="771" w:author="Cristian Sbrolli" w:date="2020-12-04T22:03:00Z"/>
              <w:rStyle w:val="SubtleEmphasis"/>
              <w:rFonts w:ascii="Bell MT" w:hAnsi="Bell MT"/>
              <w:sz w:val="44"/>
              <w:szCs w:val="44"/>
            </w:rPr>
          </w:rPrChange>
        </w:rPr>
      </w:pPr>
      <w:ins w:id="772" w:author="Cristian Sbrolli" w:date="2020-12-04T22:03:00Z">
        <w:r w:rsidRPr="005432E1">
          <w:rPr>
            <w:rStyle w:val="SubtleEmphasis"/>
            <w:rFonts w:cstheme="minorHAnsi"/>
            <w:sz w:val="24"/>
            <w:szCs w:val="24"/>
            <w:rPrChange w:id="773"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774" w:author="Cristian Sbrolli" w:date="2020-12-04T22:04:00Z">
              <w:rPr>
                <w:rStyle w:val="SubtleEmphasis"/>
                <w:rFonts w:ascii="Bell MT" w:hAnsi="Bell MT"/>
                <w:sz w:val="44"/>
                <w:szCs w:val="44"/>
              </w:rPr>
            </w:rPrChange>
          </w:rPr>
          <w:t>scannedBy</w:t>
        </w:r>
        <w:proofErr w:type="spellEnd"/>
        <w:r w:rsidRPr="005432E1">
          <w:rPr>
            <w:rStyle w:val="SubtleEmphasis"/>
            <w:rFonts w:cstheme="minorHAnsi"/>
            <w:sz w:val="24"/>
            <w:szCs w:val="24"/>
            <w:rPrChange w:id="775" w:author="Cristian Sbrolli" w:date="2020-12-04T22:04:00Z">
              <w:rPr>
                <w:rStyle w:val="SubtleEmphasis"/>
                <w:rFonts w:ascii="Bell MT" w:hAnsi="Bell MT"/>
                <w:sz w:val="44"/>
                <w:szCs w:val="44"/>
              </w:rPr>
            </w:rPrChange>
          </w:rPr>
          <w:t xml:space="preserve">[t: Ticket] : set </w:t>
        </w:r>
        <w:proofErr w:type="spellStart"/>
        <w:r w:rsidRPr="005432E1">
          <w:rPr>
            <w:rStyle w:val="SubtleEmphasis"/>
            <w:rFonts w:cstheme="minorHAnsi"/>
            <w:sz w:val="24"/>
            <w:szCs w:val="24"/>
            <w:rPrChange w:id="776"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777" w:author="Cristian Sbrolli" w:date="2020-12-04T22:04:00Z">
              <w:rPr>
                <w:rStyle w:val="SubtleEmphasis"/>
                <w:rFonts w:ascii="Bell MT" w:hAnsi="Bell MT"/>
                <w:sz w:val="44"/>
                <w:szCs w:val="44"/>
              </w:rPr>
            </w:rPrChange>
          </w:rPr>
          <w:t xml:space="preserve"> {</w:t>
        </w:r>
      </w:ins>
    </w:p>
    <w:p w14:paraId="2BBAB0DD" w14:textId="77777777" w:rsidR="005432E1" w:rsidRPr="005432E1" w:rsidRDefault="005432E1" w:rsidP="005432E1">
      <w:pPr>
        <w:pStyle w:val="ListParagraph"/>
        <w:spacing w:line="240" w:lineRule="auto"/>
        <w:ind w:left="360"/>
        <w:rPr>
          <w:ins w:id="778" w:author="Cristian Sbrolli" w:date="2020-12-04T22:03:00Z"/>
          <w:rStyle w:val="SubtleEmphasis"/>
          <w:rFonts w:cstheme="minorHAnsi"/>
          <w:sz w:val="24"/>
          <w:szCs w:val="24"/>
          <w:rPrChange w:id="779" w:author="Cristian Sbrolli" w:date="2020-12-04T22:04:00Z">
            <w:rPr>
              <w:ins w:id="780" w:author="Cristian Sbrolli" w:date="2020-12-04T22:03:00Z"/>
              <w:rStyle w:val="SubtleEmphasis"/>
              <w:rFonts w:ascii="Bell MT" w:hAnsi="Bell MT"/>
              <w:sz w:val="44"/>
              <w:szCs w:val="44"/>
            </w:rPr>
          </w:rPrChange>
        </w:rPr>
      </w:pPr>
      <w:ins w:id="781" w:author="Cristian Sbrolli" w:date="2020-12-04T22:03:00Z">
        <w:r w:rsidRPr="005432E1">
          <w:rPr>
            <w:rStyle w:val="SubtleEmphasis"/>
            <w:rFonts w:cstheme="minorHAnsi"/>
            <w:sz w:val="24"/>
            <w:szCs w:val="24"/>
            <w:rPrChange w:id="782" w:author="Cristian Sbrolli" w:date="2020-12-04T22:04:00Z">
              <w:rPr>
                <w:rStyle w:val="SubtleEmphasis"/>
                <w:rFonts w:ascii="Bell MT" w:hAnsi="Bell MT"/>
                <w:sz w:val="44"/>
                <w:szCs w:val="44"/>
              </w:rPr>
            </w:rPrChange>
          </w:rPr>
          <w:t xml:space="preserve"> scanned.(</w:t>
        </w:r>
        <w:proofErr w:type="spellStart"/>
        <w:r w:rsidRPr="005432E1">
          <w:rPr>
            <w:rStyle w:val="SubtleEmphasis"/>
            <w:rFonts w:cstheme="minorHAnsi"/>
            <w:sz w:val="24"/>
            <w:szCs w:val="24"/>
            <w:rPrChange w:id="783" w:author="Cristian Sbrolli" w:date="2020-12-04T22:04:00Z">
              <w:rPr>
                <w:rStyle w:val="SubtleEmphasis"/>
                <w:rFonts w:ascii="Bell MT" w:hAnsi="Bell MT"/>
                <w:sz w:val="44"/>
                <w:szCs w:val="44"/>
              </w:rPr>
            </w:rPrChange>
          </w:rPr>
          <w:t>t.ticketCode</w:t>
        </w:r>
        <w:proofErr w:type="spellEnd"/>
        <w:r w:rsidRPr="005432E1">
          <w:rPr>
            <w:rStyle w:val="SubtleEmphasis"/>
            <w:rFonts w:cstheme="minorHAnsi"/>
            <w:sz w:val="24"/>
            <w:szCs w:val="24"/>
            <w:rPrChange w:id="784" w:author="Cristian Sbrolli" w:date="2020-12-04T22:04:00Z">
              <w:rPr>
                <w:rStyle w:val="SubtleEmphasis"/>
                <w:rFonts w:ascii="Bell MT" w:hAnsi="Bell MT"/>
                <w:sz w:val="44"/>
                <w:szCs w:val="44"/>
              </w:rPr>
            </w:rPrChange>
          </w:rPr>
          <w:t>)</w:t>
        </w:r>
      </w:ins>
    </w:p>
    <w:p w14:paraId="341FE3A1" w14:textId="77777777" w:rsidR="005432E1" w:rsidRPr="005432E1" w:rsidRDefault="005432E1" w:rsidP="005432E1">
      <w:pPr>
        <w:pStyle w:val="ListParagraph"/>
        <w:spacing w:line="240" w:lineRule="auto"/>
        <w:ind w:left="360"/>
        <w:rPr>
          <w:ins w:id="785" w:author="Cristian Sbrolli" w:date="2020-12-04T22:03:00Z"/>
          <w:rStyle w:val="SubtleEmphasis"/>
          <w:rFonts w:cstheme="minorHAnsi"/>
          <w:sz w:val="24"/>
          <w:szCs w:val="24"/>
          <w:rPrChange w:id="786" w:author="Cristian Sbrolli" w:date="2020-12-04T22:04:00Z">
            <w:rPr>
              <w:ins w:id="787" w:author="Cristian Sbrolli" w:date="2020-12-04T22:03:00Z"/>
              <w:rStyle w:val="SubtleEmphasis"/>
              <w:rFonts w:ascii="Bell MT" w:hAnsi="Bell MT"/>
              <w:sz w:val="44"/>
              <w:szCs w:val="44"/>
            </w:rPr>
          </w:rPrChange>
        </w:rPr>
      </w:pPr>
      <w:ins w:id="788" w:author="Cristian Sbrolli" w:date="2020-12-04T22:03:00Z">
        <w:r w:rsidRPr="005432E1">
          <w:rPr>
            <w:rStyle w:val="SubtleEmphasis"/>
            <w:rFonts w:cstheme="minorHAnsi"/>
            <w:sz w:val="24"/>
            <w:szCs w:val="24"/>
            <w:rPrChange w:id="789" w:author="Cristian Sbrolli" w:date="2020-12-04T22:04:00Z">
              <w:rPr>
                <w:rStyle w:val="SubtleEmphasis"/>
                <w:rFonts w:ascii="Bell MT" w:hAnsi="Bell MT"/>
                <w:sz w:val="44"/>
                <w:szCs w:val="44"/>
              </w:rPr>
            </w:rPrChange>
          </w:rPr>
          <w:t>}</w:t>
        </w:r>
      </w:ins>
    </w:p>
    <w:p w14:paraId="466C6D0E" w14:textId="77777777" w:rsidR="005432E1" w:rsidRPr="005432E1" w:rsidRDefault="005432E1" w:rsidP="005432E1">
      <w:pPr>
        <w:pStyle w:val="ListParagraph"/>
        <w:spacing w:line="240" w:lineRule="auto"/>
        <w:ind w:left="360"/>
        <w:rPr>
          <w:ins w:id="790" w:author="Cristian Sbrolli" w:date="2020-12-04T22:03:00Z"/>
          <w:rStyle w:val="SubtleEmphasis"/>
          <w:rFonts w:cstheme="minorHAnsi"/>
          <w:sz w:val="24"/>
          <w:szCs w:val="24"/>
          <w:rPrChange w:id="791" w:author="Cristian Sbrolli" w:date="2020-12-04T22:04:00Z">
            <w:rPr>
              <w:ins w:id="792" w:author="Cristian Sbrolli" w:date="2020-12-04T22:03:00Z"/>
              <w:rStyle w:val="SubtleEmphasis"/>
              <w:rFonts w:ascii="Bell MT" w:hAnsi="Bell MT"/>
              <w:sz w:val="44"/>
              <w:szCs w:val="44"/>
            </w:rPr>
          </w:rPrChange>
        </w:rPr>
      </w:pPr>
    </w:p>
    <w:p w14:paraId="48A09C8F" w14:textId="77777777" w:rsidR="005432E1" w:rsidRPr="005432E1" w:rsidRDefault="005432E1" w:rsidP="005432E1">
      <w:pPr>
        <w:pStyle w:val="ListParagraph"/>
        <w:spacing w:line="240" w:lineRule="auto"/>
        <w:ind w:left="360"/>
        <w:rPr>
          <w:ins w:id="793" w:author="Cristian Sbrolli" w:date="2020-12-04T22:03:00Z"/>
          <w:rStyle w:val="SubtleEmphasis"/>
          <w:rFonts w:cstheme="minorHAnsi"/>
          <w:sz w:val="24"/>
          <w:szCs w:val="24"/>
          <w:rPrChange w:id="794" w:author="Cristian Sbrolli" w:date="2020-12-04T22:04:00Z">
            <w:rPr>
              <w:ins w:id="795" w:author="Cristian Sbrolli" w:date="2020-12-04T22:03:00Z"/>
              <w:rStyle w:val="SubtleEmphasis"/>
              <w:rFonts w:ascii="Bell MT" w:hAnsi="Bell MT"/>
              <w:sz w:val="44"/>
              <w:szCs w:val="44"/>
            </w:rPr>
          </w:rPrChange>
        </w:rPr>
      </w:pPr>
      <w:ins w:id="796" w:author="Cristian Sbrolli" w:date="2020-12-04T22:03:00Z">
        <w:r w:rsidRPr="005432E1">
          <w:rPr>
            <w:rStyle w:val="SubtleEmphasis"/>
            <w:rFonts w:cstheme="minorHAnsi"/>
            <w:sz w:val="24"/>
            <w:szCs w:val="24"/>
            <w:rPrChange w:id="797" w:author="Cristian Sbrolli" w:date="2020-12-04T22:04:00Z">
              <w:rPr>
                <w:rStyle w:val="SubtleEmphasis"/>
                <w:rFonts w:ascii="Bell MT" w:hAnsi="Bell MT"/>
                <w:sz w:val="44"/>
                <w:szCs w:val="44"/>
              </w:rPr>
            </w:rPrChange>
          </w:rPr>
          <w:t>//gets all tickets managed by the given ticket system</w:t>
        </w:r>
      </w:ins>
    </w:p>
    <w:p w14:paraId="54A2F80F" w14:textId="77777777" w:rsidR="005432E1" w:rsidRPr="005432E1" w:rsidRDefault="005432E1" w:rsidP="005432E1">
      <w:pPr>
        <w:pStyle w:val="ListParagraph"/>
        <w:spacing w:line="240" w:lineRule="auto"/>
        <w:ind w:left="360"/>
        <w:rPr>
          <w:ins w:id="798" w:author="Cristian Sbrolli" w:date="2020-12-04T22:03:00Z"/>
          <w:rStyle w:val="SubtleEmphasis"/>
          <w:rFonts w:cstheme="minorHAnsi"/>
          <w:sz w:val="24"/>
          <w:szCs w:val="24"/>
          <w:rPrChange w:id="799" w:author="Cristian Sbrolli" w:date="2020-12-04T22:04:00Z">
            <w:rPr>
              <w:ins w:id="800" w:author="Cristian Sbrolli" w:date="2020-12-04T22:03:00Z"/>
              <w:rStyle w:val="SubtleEmphasis"/>
              <w:rFonts w:ascii="Bell MT" w:hAnsi="Bell MT"/>
              <w:sz w:val="44"/>
              <w:szCs w:val="44"/>
            </w:rPr>
          </w:rPrChange>
        </w:rPr>
      </w:pPr>
      <w:ins w:id="801" w:author="Cristian Sbrolli" w:date="2020-12-04T22:03:00Z">
        <w:r w:rsidRPr="005432E1">
          <w:rPr>
            <w:rStyle w:val="SubtleEmphasis"/>
            <w:rFonts w:cstheme="minorHAnsi"/>
            <w:sz w:val="24"/>
            <w:szCs w:val="24"/>
            <w:rPrChange w:id="802"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803"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804"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805"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80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807"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808" w:author="Cristian Sbrolli" w:date="2020-12-04T22:04:00Z">
              <w:rPr>
                <w:rStyle w:val="SubtleEmphasis"/>
                <w:rFonts w:ascii="Bell MT" w:hAnsi="Bell MT"/>
                <w:sz w:val="44"/>
                <w:szCs w:val="44"/>
              </w:rPr>
            </w:rPrChange>
          </w:rPr>
          <w:t>] : set Ticket {</w:t>
        </w:r>
      </w:ins>
    </w:p>
    <w:p w14:paraId="0B1336B0" w14:textId="77777777" w:rsidR="005432E1" w:rsidRPr="005432E1" w:rsidRDefault="005432E1" w:rsidP="005432E1">
      <w:pPr>
        <w:pStyle w:val="ListParagraph"/>
        <w:spacing w:line="240" w:lineRule="auto"/>
        <w:ind w:left="360"/>
        <w:rPr>
          <w:ins w:id="809" w:author="Cristian Sbrolli" w:date="2020-12-04T22:03:00Z"/>
          <w:rStyle w:val="SubtleEmphasis"/>
          <w:rFonts w:cstheme="minorHAnsi"/>
          <w:sz w:val="24"/>
          <w:szCs w:val="24"/>
          <w:rPrChange w:id="810" w:author="Cristian Sbrolli" w:date="2020-12-04T22:04:00Z">
            <w:rPr>
              <w:ins w:id="811" w:author="Cristian Sbrolli" w:date="2020-12-04T22:03:00Z"/>
              <w:rStyle w:val="SubtleEmphasis"/>
              <w:rFonts w:ascii="Bell MT" w:hAnsi="Bell MT"/>
              <w:sz w:val="44"/>
              <w:szCs w:val="44"/>
            </w:rPr>
          </w:rPrChange>
        </w:rPr>
      </w:pPr>
      <w:ins w:id="812" w:author="Cristian Sbrolli" w:date="2020-12-04T22:03:00Z">
        <w:r w:rsidRPr="005432E1">
          <w:rPr>
            <w:rStyle w:val="SubtleEmphasis"/>
            <w:rFonts w:cstheme="minorHAnsi"/>
            <w:sz w:val="24"/>
            <w:szCs w:val="24"/>
            <w:rPrChange w:id="813"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814"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815"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816" w:author="Cristian Sbrolli" w:date="2020-12-04T22:04:00Z">
              <w:rPr>
                <w:rStyle w:val="SubtleEmphasis"/>
                <w:rFonts w:ascii="Bell MT" w:hAnsi="Bell MT"/>
                <w:sz w:val="44"/>
                <w:szCs w:val="44"/>
              </w:rPr>
            </w:rPrChange>
          </w:rPr>
          <w:t>ts.line</w:t>
        </w:r>
        <w:proofErr w:type="spellEnd"/>
        <w:r w:rsidRPr="005432E1">
          <w:rPr>
            <w:rStyle w:val="SubtleEmphasis"/>
            <w:rFonts w:cstheme="minorHAnsi"/>
            <w:sz w:val="24"/>
            <w:szCs w:val="24"/>
            <w:rPrChange w:id="817"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818" w:author="Cristian Sbrolli" w:date="2020-12-04T22:04:00Z">
              <w:rPr>
                <w:rStyle w:val="SubtleEmphasis"/>
                <w:rFonts w:ascii="Bell MT" w:hAnsi="Bell MT"/>
                <w:sz w:val="44"/>
                <w:szCs w:val="44"/>
              </w:rPr>
            </w:rPrChange>
          </w:rPr>
          <w:t>ts.pastTickets</w:t>
        </w:r>
        <w:proofErr w:type="spellEnd"/>
      </w:ins>
    </w:p>
    <w:p w14:paraId="7B25AC3D" w14:textId="77777777" w:rsidR="005432E1" w:rsidRPr="005432E1" w:rsidRDefault="005432E1" w:rsidP="005432E1">
      <w:pPr>
        <w:pStyle w:val="ListParagraph"/>
        <w:spacing w:line="240" w:lineRule="auto"/>
        <w:ind w:left="360"/>
        <w:rPr>
          <w:ins w:id="819" w:author="Cristian Sbrolli" w:date="2020-12-04T22:03:00Z"/>
          <w:rStyle w:val="SubtleEmphasis"/>
          <w:rFonts w:cstheme="minorHAnsi"/>
          <w:sz w:val="24"/>
          <w:szCs w:val="24"/>
          <w:rPrChange w:id="820" w:author="Cristian Sbrolli" w:date="2020-12-04T22:04:00Z">
            <w:rPr>
              <w:ins w:id="821" w:author="Cristian Sbrolli" w:date="2020-12-04T22:03:00Z"/>
              <w:rStyle w:val="SubtleEmphasis"/>
              <w:rFonts w:ascii="Bell MT" w:hAnsi="Bell MT"/>
              <w:sz w:val="44"/>
              <w:szCs w:val="44"/>
            </w:rPr>
          </w:rPrChange>
        </w:rPr>
      </w:pPr>
      <w:ins w:id="822" w:author="Cristian Sbrolli" w:date="2020-12-04T22:03:00Z">
        <w:r w:rsidRPr="005432E1">
          <w:rPr>
            <w:rStyle w:val="SubtleEmphasis"/>
            <w:rFonts w:cstheme="minorHAnsi"/>
            <w:sz w:val="24"/>
            <w:szCs w:val="24"/>
            <w:rPrChange w:id="823" w:author="Cristian Sbrolli" w:date="2020-12-04T22:04:00Z">
              <w:rPr>
                <w:rStyle w:val="SubtleEmphasis"/>
                <w:rFonts w:ascii="Bell MT" w:hAnsi="Bell MT"/>
                <w:sz w:val="44"/>
                <w:szCs w:val="44"/>
              </w:rPr>
            </w:rPrChange>
          </w:rPr>
          <w:t>}</w:t>
        </w:r>
      </w:ins>
    </w:p>
    <w:p w14:paraId="6F4DAA1A" w14:textId="77777777" w:rsidR="005432E1" w:rsidRPr="005432E1" w:rsidRDefault="005432E1" w:rsidP="005432E1">
      <w:pPr>
        <w:pStyle w:val="ListParagraph"/>
        <w:spacing w:line="240" w:lineRule="auto"/>
        <w:ind w:left="360"/>
        <w:rPr>
          <w:ins w:id="824" w:author="Cristian Sbrolli" w:date="2020-12-04T22:03:00Z"/>
          <w:rStyle w:val="SubtleEmphasis"/>
          <w:rFonts w:cstheme="minorHAnsi"/>
          <w:sz w:val="24"/>
          <w:szCs w:val="24"/>
          <w:rPrChange w:id="825" w:author="Cristian Sbrolli" w:date="2020-12-04T22:04:00Z">
            <w:rPr>
              <w:ins w:id="826" w:author="Cristian Sbrolli" w:date="2020-12-04T22:03:00Z"/>
              <w:rStyle w:val="SubtleEmphasis"/>
              <w:rFonts w:ascii="Bell MT" w:hAnsi="Bell MT"/>
              <w:sz w:val="44"/>
              <w:szCs w:val="44"/>
            </w:rPr>
          </w:rPrChange>
        </w:rPr>
      </w:pPr>
    </w:p>
    <w:p w14:paraId="118390B9" w14:textId="77777777" w:rsidR="005432E1" w:rsidRPr="005432E1" w:rsidRDefault="005432E1" w:rsidP="005432E1">
      <w:pPr>
        <w:pStyle w:val="ListParagraph"/>
        <w:spacing w:line="240" w:lineRule="auto"/>
        <w:ind w:left="360"/>
        <w:rPr>
          <w:ins w:id="827" w:author="Cristian Sbrolli" w:date="2020-12-04T22:03:00Z"/>
          <w:rStyle w:val="SubtleEmphasis"/>
          <w:rFonts w:cstheme="minorHAnsi"/>
          <w:sz w:val="24"/>
          <w:szCs w:val="24"/>
          <w:rPrChange w:id="828" w:author="Cristian Sbrolli" w:date="2020-12-04T22:04:00Z">
            <w:rPr>
              <w:ins w:id="829" w:author="Cristian Sbrolli" w:date="2020-12-04T22:03:00Z"/>
              <w:rStyle w:val="SubtleEmphasis"/>
              <w:rFonts w:ascii="Bell MT" w:hAnsi="Bell MT"/>
              <w:sz w:val="44"/>
              <w:szCs w:val="44"/>
            </w:rPr>
          </w:rPrChange>
        </w:rPr>
      </w:pPr>
      <w:ins w:id="830" w:author="Cristian Sbrolli" w:date="2020-12-04T22:03:00Z">
        <w:r w:rsidRPr="005432E1">
          <w:rPr>
            <w:rStyle w:val="SubtleEmphasis"/>
            <w:rFonts w:cstheme="minorHAnsi"/>
            <w:sz w:val="24"/>
            <w:szCs w:val="24"/>
            <w:rPrChange w:id="831" w:author="Cristian Sbrolli" w:date="2020-12-04T22:04:00Z">
              <w:rPr>
                <w:rStyle w:val="SubtleEmphasis"/>
                <w:rFonts w:ascii="Bell MT" w:hAnsi="Bell MT"/>
                <w:sz w:val="44"/>
                <w:szCs w:val="44"/>
              </w:rPr>
            </w:rPrChange>
          </w:rPr>
          <w:t>//gets all the visits and tickets of the given virtual user</w:t>
        </w:r>
      </w:ins>
    </w:p>
    <w:p w14:paraId="7F53C49F" w14:textId="77777777" w:rsidR="005432E1" w:rsidRPr="005432E1" w:rsidRDefault="005432E1" w:rsidP="005432E1">
      <w:pPr>
        <w:pStyle w:val="ListParagraph"/>
        <w:spacing w:line="240" w:lineRule="auto"/>
        <w:ind w:left="360"/>
        <w:rPr>
          <w:ins w:id="832" w:author="Cristian Sbrolli" w:date="2020-12-04T22:03:00Z"/>
          <w:rStyle w:val="SubtleEmphasis"/>
          <w:rFonts w:cstheme="minorHAnsi"/>
          <w:sz w:val="24"/>
          <w:szCs w:val="24"/>
          <w:rPrChange w:id="833" w:author="Cristian Sbrolli" w:date="2020-12-04T22:04:00Z">
            <w:rPr>
              <w:ins w:id="834" w:author="Cristian Sbrolli" w:date="2020-12-04T22:03:00Z"/>
              <w:rStyle w:val="SubtleEmphasis"/>
              <w:rFonts w:ascii="Bell MT" w:hAnsi="Bell MT"/>
              <w:sz w:val="44"/>
              <w:szCs w:val="44"/>
            </w:rPr>
          </w:rPrChange>
        </w:rPr>
      </w:pPr>
      <w:ins w:id="835" w:author="Cristian Sbrolli" w:date="2020-12-04T22:03:00Z">
        <w:r w:rsidRPr="005432E1">
          <w:rPr>
            <w:rStyle w:val="SubtleEmphasis"/>
            <w:rFonts w:cstheme="minorHAnsi"/>
            <w:sz w:val="24"/>
            <w:szCs w:val="24"/>
            <w:rPrChange w:id="836"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837" w:author="Cristian Sbrolli" w:date="2020-12-04T22:04:00Z">
              <w:rPr>
                <w:rStyle w:val="SubtleEmphasis"/>
                <w:rFonts w:ascii="Bell MT" w:hAnsi="Bell MT"/>
                <w:sz w:val="44"/>
                <w:szCs w:val="44"/>
              </w:rPr>
            </w:rPrChange>
          </w:rPr>
          <w:t>getVUserTicketsAndVisits</w:t>
        </w:r>
        <w:proofErr w:type="spellEnd"/>
        <w:r w:rsidRPr="005432E1">
          <w:rPr>
            <w:rStyle w:val="SubtleEmphasis"/>
            <w:rFonts w:cstheme="minorHAnsi"/>
            <w:sz w:val="24"/>
            <w:szCs w:val="24"/>
            <w:rPrChange w:id="838" w:author="Cristian Sbrolli" w:date="2020-12-04T22:04:00Z">
              <w:rPr>
                <w:rStyle w:val="SubtleEmphasis"/>
                <w:rFonts w:ascii="Bell MT" w:hAnsi="Bell MT"/>
                <w:sz w:val="44"/>
                <w:szCs w:val="44"/>
              </w:rPr>
            </w:rPrChange>
          </w:rPr>
          <w:t xml:space="preserve">[u: </w:t>
        </w:r>
        <w:proofErr w:type="spellStart"/>
        <w:r w:rsidRPr="005432E1">
          <w:rPr>
            <w:rStyle w:val="SubtleEmphasis"/>
            <w:rFonts w:cstheme="minorHAnsi"/>
            <w:sz w:val="24"/>
            <w:szCs w:val="24"/>
            <w:rPrChange w:id="839"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840" w:author="Cristian Sbrolli" w:date="2020-12-04T22:04:00Z">
              <w:rPr>
                <w:rStyle w:val="SubtleEmphasis"/>
                <w:rFonts w:ascii="Bell MT" w:hAnsi="Bell MT"/>
                <w:sz w:val="44"/>
                <w:szCs w:val="44"/>
              </w:rPr>
            </w:rPrChange>
          </w:rPr>
          <w:t>] : set Ticket {</w:t>
        </w:r>
      </w:ins>
    </w:p>
    <w:p w14:paraId="4BAB098A" w14:textId="77777777" w:rsidR="005432E1" w:rsidRPr="005432E1" w:rsidRDefault="005432E1" w:rsidP="005432E1">
      <w:pPr>
        <w:pStyle w:val="ListParagraph"/>
        <w:spacing w:line="240" w:lineRule="auto"/>
        <w:ind w:left="360"/>
        <w:rPr>
          <w:ins w:id="841" w:author="Cristian Sbrolli" w:date="2020-12-04T22:03:00Z"/>
          <w:rStyle w:val="SubtleEmphasis"/>
          <w:rFonts w:cstheme="minorHAnsi"/>
          <w:sz w:val="24"/>
          <w:szCs w:val="24"/>
          <w:rPrChange w:id="842" w:author="Cristian Sbrolli" w:date="2020-12-04T22:04:00Z">
            <w:rPr>
              <w:ins w:id="843" w:author="Cristian Sbrolli" w:date="2020-12-04T22:03:00Z"/>
              <w:rStyle w:val="SubtleEmphasis"/>
              <w:rFonts w:ascii="Bell MT" w:hAnsi="Bell MT"/>
              <w:sz w:val="44"/>
              <w:szCs w:val="44"/>
            </w:rPr>
          </w:rPrChange>
        </w:rPr>
      </w:pPr>
      <w:ins w:id="844" w:author="Cristian Sbrolli" w:date="2020-12-04T22:03:00Z">
        <w:r w:rsidRPr="005432E1">
          <w:rPr>
            <w:rStyle w:val="SubtleEmphasis"/>
            <w:rFonts w:cstheme="minorHAnsi"/>
            <w:sz w:val="24"/>
            <w:szCs w:val="24"/>
            <w:rPrChange w:id="845" w:author="Cristian Sbrolli" w:date="2020-12-04T22:04:00Z">
              <w:rPr>
                <w:rStyle w:val="SubtleEmphasis"/>
                <w:rFonts w:ascii="Bell MT" w:hAnsi="Bell MT"/>
                <w:sz w:val="44"/>
                <w:szCs w:val="44"/>
              </w:rPr>
            </w:rPrChange>
          </w:rPr>
          <w:t>u.(</w:t>
        </w:r>
        <w:proofErr w:type="spellStart"/>
        <w:r w:rsidRPr="005432E1">
          <w:rPr>
            <w:rStyle w:val="SubtleEmphasis"/>
            <w:rFonts w:cstheme="minorHAnsi"/>
            <w:sz w:val="24"/>
            <w:szCs w:val="24"/>
            <w:rPrChange w:id="846" w:author="Cristian Sbrolli" w:date="2020-12-04T22:04:00Z">
              <w:rPr>
                <w:rStyle w:val="SubtleEmphasis"/>
                <w:rFonts w:ascii="Bell MT" w:hAnsi="Bell MT"/>
                <w:sz w:val="44"/>
                <w:szCs w:val="44"/>
              </w:rPr>
            </w:rPrChange>
          </w:rPr>
          <w:t>userVTickets</w:t>
        </w:r>
        <w:proofErr w:type="spellEnd"/>
        <w:r w:rsidRPr="005432E1">
          <w:rPr>
            <w:rStyle w:val="SubtleEmphasis"/>
            <w:rFonts w:cstheme="minorHAnsi"/>
            <w:sz w:val="24"/>
            <w:szCs w:val="24"/>
            <w:rPrChange w:id="847"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848" w:author="Cristian Sbrolli" w:date="2020-12-04T22:04:00Z">
              <w:rPr>
                <w:rStyle w:val="SubtleEmphasis"/>
                <w:rFonts w:ascii="Bell MT" w:hAnsi="Bell MT"/>
                <w:sz w:val="44"/>
                <w:szCs w:val="44"/>
              </w:rPr>
            </w:rPrChange>
          </w:rPr>
          <w:t>userVisits</w:t>
        </w:r>
        <w:proofErr w:type="spellEnd"/>
        <w:r w:rsidRPr="005432E1">
          <w:rPr>
            <w:rStyle w:val="SubtleEmphasis"/>
            <w:rFonts w:cstheme="minorHAnsi"/>
            <w:sz w:val="24"/>
            <w:szCs w:val="24"/>
            <w:rPrChange w:id="849" w:author="Cristian Sbrolli" w:date="2020-12-04T22:04:00Z">
              <w:rPr>
                <w:rStyle w:val="SubtleEmphasis"/>
                <w:rFonts w:ascii="Bell MT" w:hAnsi="Bell MT"/>
                <w:sz w:val="44"/>
                <w:szCs w:val="44"/>
              </w:rPr>
            </w:rPrChange>
          </w:rPr>
          <w:t>)</w:t>
        </w:r>
      </w:ins>
    </w:p>
    <w:p w14:paraId="7B99BDAF" w14:textId="77777777" w:rsidR="005432E1" w:rsidRPr="005432E1" w:rsidRDefault="005432E1" w:rsidP="005432E1">
      <w:pPr>
        <w:pStyle w:val="ListParagraph"/>
        <w:spacing w:line="240" w:lineRule="auto"/>
        <w:ind w:left="360"/>
        <w:rPr>
          <w:ins w:id="850" w:author="Cristian Sbrolli" w:date="2020-12-04T22:03:00Z"/>
          <w:rStyle w:val="SubtleEmphasis"/>
          <w:rFonts w:cstheme="minorHAnsi"/>
          <w:sz w:val="24"/>
          <w:szCs w:val="24"/>
          <w:rPrChange w:id="851" w:author="Cristian Sbrolli" w:date="2020-12-04T22:04:00Z">
            <w:rPr>
              <w:ins w:id="852" w:author="Cristian Sbrolli" w:date="2020-12-04T22:03:00Z"/>
              <w:rStyle w:val="SubtleEmphasis"/>
              <w:rFonts w:ascii="Bell MT" w:hAnsi="Bell MT"/>
              <w:sz w:val="44"/>
              <w:szCs w:val="44"/>
            </w:rPr>
          </w:rPrChange>
        </w:rPr>
      </w:pPr>
      <w:ins w:id="853" w:author="Cristian Sbrolli" w:date="2020-12-04T22:03:00Z">
        <w:r w:rsidRPr="005432E1">
          <w:rPr>
            <w:rStyle w:val="SubtleEmphasis"/>
            <w:rFonts w:cstheme="minorHAnsi"/>
            <w:sz w:val="24"/>
            <w:szCs w:val="24"/>
            <w:rPrChange w:id="854" w:author="Cristian Sbrolli" w:date="2020-12-04T22:04:00Z">
              <w:rPr>
                <w:rStyle w:val="SubtleEmphasis"/>
                <w:rFonts w:ascii="Bell MT" w:hAnsi="Bell MT"/>
                <w:sz w:val="44"/>
                <w:szCs w:val="44"/>
              </w:rPr>
            </w:rPrChange>
          </w:rPr>
          <w:t>}</w:t>
        </w:r>
      </w:ins>
    </w:p>
    <w:p w14:paraId="540ED883" w14:textId="77777777" w:rsidR="005432E1" w:rsidRPr="005432E1" w:rsidRDefault="005432E1" w:rsidP="005432E1">
      <w:pPr>
        <w:pStyle w:val="ListParagraph"/>
        <w:spacing w:line="240" w:lineRule="auto"/>
        <w:ind w:left="360"/>
        <w:rPr>
          <w:ins w:id="855" w:author="Cristian Sbrolli" w:date="2020-12-04T22:03:00Z"/>
          <w:rStyle w:val="SubtleEmphasis"/>
          <w:rFonts w:cstheme="minorHAnsi"/>
          <w:sz w:val="24"/>
          <w:szCs w:val="24"/>
          <w:rPrChange w:id="856" w:author="Cristian Sbrolli" w:date="2020-12-04T22:04:00Z">
            <w:rPr>
              <w:ins w:id="857" w:author="Cristian Sbrolli" w:date="2020-12-04T22:03:00Z"/>
              <w:rStyle w:val="SubtleEmphasis"/>
              <w:rFonts w:ascii="Bell MT" w:hAnsi="Bell MT"/>
              <w:sz w:val="44"/>
              <w:szCs w:val="44"/>
            </w:rPr>
          </w:rPrChange>
        </w:rPr>
      </w:pPr>
    </w:p>
    <w:p w14:paraId="5894EFD5" w14:textId="77777777" w:rsidR="005432E1" w:rsidRPr="005432E1" w:rsidRDefault="005432E1" w:rsidP="005432E1">
      <w:pPr>
        <w:pStyle w:val="ListParagraph"/>
        <w:spacing w:line="240" w:lineRule="auto"/>
        <w:ind w:left="360"/>
        <w:rPr>
          <w:ins w:id="858" w:author="Cristian Sbrolli" w:date="2020-12-04T22:03:00Z"/>
          <w:rStyle w:val="SubtleEmphasis"/>
          <w:rFonts w:cstheme="minorHAnsi"/>
          <w:sz w:val="24"/>
          <w:szCs w:val="24"/>
          <w:rPrChange w:id="859" w:author="Cristian Sbrolli" w:date="2020-12-04T22:04:00Z">
            <w:rPr>
              <w:ins w:id="860" w:author="Cristian Sbrolli" w:date="2020-12-04T22:03:00Z"/>
              <w:rStyle w:val="SubtleEmphasis"/>
              <w:rFonts w:ascii="Bell MT" w:hAnsi="Bell MT"/>
              <w:sz w:val="44"/>
              <w:szCs w:val="44"/>
            </w:rPr>
          </w:rPrChange>
        </w:rPr>
      </w:pPr>
      <w:ins w:id="861" w:author="Cristian Sbrolli" w:date="2020-12-04T22:03:00Z">
        <w:r w:rsidRPr="005432E1">
          <w:rPr>
            <w:rStyle w:val="SubtleEmphasis"/>
            <w:rFonts w:cstheme="minorHAnsi"/>
            <w:sz w:val="24"/>
            <w:szCs w:val="24"/>
            <w:rPrChange w:id="862" w:author="Cristian Sbrolli" w:date="2020-12-04T22:04:00Z">
              <w:rPr>
                <w:rStyle w:val="SubtleEmphasis"/>
                <w:rFonts w:ascii="Bell MT" w:hAnsi="Bell MT"/>
                <w:sz w:val="44"/>
                <w:szCs w:val="44"/>
              </w:rPr>
            </w:rPrChange>
          </w:rPr>
          <w:t>//gets the ticket that manages the given ticket</w:t>
        </w:r>
      </w:ins>
    </w:p>
    <w:p w14:paraId="64C19AD7" w14:textId="77777777" w:rsidR="005432E1" w:rsidRPr="005432E1" w:rsidRDefault="005432E1" w:rsidP="005432E1">
      <w:pPr>
        <w:pStyle w:val="ListParagraph"/>
        <w:spacing w:line="240" w:lineRule="auto"/>
        <w:ind w:left="360"/>
        <w:rPr>
          <w:ins w:id="863" w:author="Cristian Sbrolli" w:date="2020-12-04T22:03:00Z"/>
          <w:rStyle w:val="SubtleEmphasis"/>
          <w:rFonts w:cstheme="minorHAnsi"/>
          <w:sz w:val="24"/>
          <w:szCs w:val="24"/>
          <w:rPrChange w:id="864" w:author="Cristian Sbrolli" w:date="2020-12-04T22:04:00Z">
            <w:rPr>
              <w:ins w:id="865" w:author="Cristian Sbrolli" w:date="2020-12-04T22:03:00Z"/>
              <w:rStyle w:val="SubtleEmphasis"/>
              <w:rFonts w:ascii="Bell MT" w:hAnsi="Bell MT"/>
              <w:sz w:val="44"/>
              <w:szCs w:val="44"/>
            </w:rPr>
          </w:rPrChange>
        </w:rPr>
      </w:pPr>
      <w:ins w:id="866" w:author="Cristian Sbrolli" w:date="2020-12-04T22:03:00Z">
        <w:r w:rsidRPr="005432E1">
          <w:rPr>
            <w:rStyle w:val="SubtleEmphasis"/>
            <w:rFonts w:cstheme="minorHAnsi"/>
            <w:sz w:val="24"/>
            <w:szCs w:val="24"/>
            <w:rPrChange w:id="867" w:author="Cristian Sbrolli" w:date="2020-12-04T22:04:00Z">
              <w:rPr>
                <w:rStyle w:val="SubtleEmphasis"/>
                <w:rFonts w:ascii="Bell MT" w:hAnsi="Bell MT"/>
                <w:sz w:val="44"/>
                <w:szCs w:val="44"/>
              </w:rPr>
            </w:rPrChange>
          </w:rPr>
          <w:t xml:space="preserve">fun </w:t>
        </w:r>
        <w:proofErr w:type="spellStart"/>
        <w:r w:rsidRPr="005432E1">
          <w:rPr>
            <w:rStyle w:val="SubtleEmphasis"/>
            <w:rFonts w:cstheme="minorHAnsi"/>
            <w:sz w:val="24"/>
            <w:szCs w:val="24"/>
            <w:rPrChange w:id="868"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869" w:author="Cristian Sbrolli" w:date="2020-12-04T22:04:00Z">
              <w:rPr>
                <w:rStyle w:val="SubtleEmphasis"/>
                <w:rFonts w:ascii="Bell MT" w:hAnsi="Bell MT"/>
                <w:sz w:val="44"/>
                <w:szCs w:val="44"/>
              </w:rPr>
            </w:rPrChange>
          </w:rPr>
          <w:t xml:space="preserve">[t: Ticket] : one </w:t>
        </w:r>
        <w:proofErr w:type="spellStart"/>
        <w:r w:rsidRPr="005432E1">
          <w:rPr>
            <w:rStyle w:val="SubtleEmphasis"/>
            <w:rFonts w:cstheme="minorHAnsi"/>
            <w:sz w:val="24"/>
            <w:szCs w:val="24"/>
            <w:rPrChange w:id="870"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871" w:author="Cristian Sbrolli" w:date="2020-12-04T22:04:00Z">
              <w:rPr>
                <w:rStyle w:val="SubtleEmphasis"/>
                <w:rFonts w:ascii="Bell MT" w:hAnsi="Bell MT"/>
                <w:sz w:val="44"/>
                <w:szCs w:val="44"/>
              </w:rPr>
            </w:rPrChange>
          </w:rPr>
          <w:t>{</w:t>
        </w:r>
      </w:ins>
    </w:p>
    <w:p w14:paraId="725E097D" w14:textId="77777777" w:rsidR="005432E1" w:rsidRPr="005432E1" w:rsidRDefault="005432E1" w:rsidP="005432E1">
      <w:pPr>
        <w:pStyle w:val="ListParagraph"/>
        <w:spacing w:line="240" w:lineRule="auto"/>
        <w:ind w:left="360"/>
        <w:rPr>
          <w:ins w:id="872" w:author="Cristian Sbrolli" w:date="2020-12-04T22:03:00Z"/>
          <w:rStyle w:val="SubtleEmphasis"/>
          <w:rFonts w:cstheme="minorHAnsi"/>
          <w:sz w:val="24"/>
          <w:szCs w:val="24"/>
          <w:rPrChange w:id="873" w:author="Cristian Sbrolli" w:date="2020-12-04T22:04:00Z">
            <w:rPr>
              <w:ins w:id="874" w:author="Cristian Sbrolli" w:date="2020-12-04T22:03:00Z"/>
              <w:rStyle w:val="SubtleEmphasis"/>
              <w:rFonts w:ascii="Bell MT" w:hAnsi="Bell MT"/>
              <w:sz w:val="44"/>
              <w:szCs w:val="44"/>
            </w:rPr>
          </w:rPrChange>
        </w:rPr>
      </w:pPr>
      <w:ins w:id="875" w:author="Cristian Sbrolli" w:date="2020-12-04T22:03:00Z">
        <w:r w:rsidRPr="005432E1">
          <w:rPr>
            <w:rStyle w:val="SubtleEmphasis"/>
            <w:rFonts w:cstheme="minorHAnsi"/>
            <w:sz w:val="24"/>
            <w:szCs w:val="24"/>
            <w:rPrChange w:id="876" w:author="Cristian Sbrolli" w:date="2020-12-04T22:04:00Z">
              <w:rPr>
                <w:rStyle w:val="SubtleEmphasis"/>
                <w:rFonts w:ascii="Bell MT" w:hAnsi="Bell MT"/>
                <w:sz w:val="44"/>
                <w:szCs w:val="44"/>
              </w:rPr>
            </w:rPrChange>
          </w:rPr>
          <w:t xml:space="preserve">(line + </w:t>
        </w:r>
        <w:proofErr w:type="spellStart"/>
        <w:r w:rsidRPr="005432E1">
          <w:rPr>
            <w:rStyle w:val="SubtleEmphasis"/>
            <w:rFonts w:cstheme="minorHAnsi"/>
            <w:sz w:val="24"/>
            <w:szCs w:val="24"/>
            <w:rPrChange w:id="877"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878"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879"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880" w:author="Cristian Sbrolli" w:date="2020-12-04T22:04:00Z">
              <w:rPr>
                <w:rStyle w:val="SubtleEmphasis"/>
                <w:rFonts w:ascii="Bell MT" w:hAnsi="Bell MT"/>
                <w:sz w:val="44"/>
                <w:szCs w:val="44"/>
              </w:rPr>
            </w:rPrChange>
          </w:rPr>
          <w:t>).t</w:t>
        </w:r>
      </w:ins>
    </w:p>
    <w:p w14:paraId="1C9EE305" w14:textId="77777777" w:rsidR="005432E1" w:rsidRPr="005432E1" w:rsidRDefault="005432E1" w:rsidP="005432E1">
      <w:pPr>
        <w:pStyle w:val="ListParagraph"/>
        <w:spacing w:line="240" w:lineRule="auto"/>
        <w:ind w:left="360"/>
        <w:rPr>
          <w:ins w:id="881" w:author="Cristian Sbrolli" w:date="2020-12-04T22:03:00Z"/>
          <w:rStyle w:val="SubtleEmphasis"/>
          <w:rFonts w:cstheme="minorHAnsi"/>
          <w:sz w:val="24"/>
          <w:szCs w:val="24"/>
          <w:rPrChange w:id="882" w:author="Cristian Sbrolli" w:date="2020-12-04T22:04:00Z">
            <w:rPr>
              <w:ins w:id="883" w:author="Cristian Sbrolli" w:date="2020-12-04T22:03:00Z"/>
              <w:rStyle w:val="SubtleEmphasis"/>
              <w:rFonts w:ascii="Bell MT" w:hAnsi="Bell MT"/>
              <w:sz w:val="44"/>
              <w:szCs w:val="44"/>
            </w:rPr>
          </w:rPrChange>
        </w:rPr>
      </w:pPr>
      <w:ins w:id="884" w:author="Cristian Sbrolli" w:date="2020-12-04T22:03:00Z">
        <w:r w:rsidRPr="005432E1">
          <w:rPr>
            <w:rStyle w:val="SubtleEmphasis"/>
            <w:rFonts w:cstheme="minorHAnsi"/>
            <w:sz w:val="24"/>
            <w:szCs w:val="24"/>
            <w:rPrChange w:id="885" w:author="Cristian Sbrolli" w:date="2020-12-04T22:04:00Z">
              <w:rPr>
                <w:rStyle w:val="SubtleEmphasis"/>
                <w:rFonts w:ascii="Bell MT" w:hAnsi="Bell MT"/>
                <w:sz w:val="44"/>
                <w:szCs w:val="44"/>
              </w:rPr>
            </w:rPrChange>
          </w:rPr>
          <w:t>}</w:t>
        </w:r>
      </w:ins>
    </w:p>
    <w:p w14:paraId="1677EBCB" w14:textId="77777777" w:rsidR="005432E1" w:rsidRPr="005432E1" w:rsidRDefault="005432E1" w:rsidP="005432E1">
      <w:pPr>
        <w:pStyle w:val="ListParagraph"/>
        <w:spacing w:line="240" w:lineRule="auto"/>
        <w:ind w:left="360"/>
        <w:rPr>
          <w:ins w:id="886" w:author="Cristian Sbrolli" w:date="2020-12-04T22:03:00Z"/>
          <w:rStyle w:val="SubtleEmphasis"/>
          <w:rFonts w:cstheme="minorHAnsi"/>
          <w:sz w:val="24"/>
          <w:szCs w:val="24"/>
          <w:rPrChange w:id="887" w:author="Cristian Sbrolli" w:date="2020-12-04T22:04:00Z">
            <w:rPr>
              <w:ins w:id="888" w:author="Cristian Sbrolli" w:date="2020-12-04T22:03:00Z"/>
              <w:rStyle w:val="SubtleEmphasis"/>
              <w:rFonts w:ascii="Bell MT" w:hAnsi="Bell MT"/>
              <w:sz w:val="44"/>
              <w:szCs w:val="44"/>
            </w:rPr>
          </w:rPrChange>
        </w:rPr>
      </w:pPr>
    </w:p>
    <w:p w14:paraId="119D8E56" w14:textId="77777777" w:rsidR="005432E1" w:rsidRPr="005432E1" w:rsidRDefault="005432E1" w:rsidP="005432E1">
      <w:pPr>
        <w:pStyle w:val="ListParagraph"/>
        <w:spacing w:line="240" w:lineRule="auto"/>
        <w:ind w:left="360"/>
        <w:rPr>
          <w:ins w:id="889" w:author="Cristian Sbrolli" w:date="2020-12-04T22:03:00Z"/>
          <w:rStyle w:val="SubtleEmphasis"/>
          <w:rFonts w:cstheme="minorHAnsi"/>
          <w:sz w:val="24"/>
          <w:szCs w:val="24"/>
          <w:rPrChange w:id="890" w:author="Cristian Sbrolli" w:date="2020-12-04T22:04:00Z">
            <w:rPr>
              <w:ins w:id="891" w:author="Cristian Sbrolli" w:date="2020-12-04T22:03:00Z"/>
              <w:rStyle w:val="SubtleEmphasis"/>
              <w:rFonts w:ascii="Bell MT" w:hAnsi="Bell MT"/>
              <w:sz w:val="44"/>
              <w:szCs w:val="44"/>
            </w:rPr>
          </w:rPrChange>
        </w:rPr>
      </w:pPr>
      <w:ins w:id="892" w:author="Cristian Sbrolli" w:date="2020-12-04T22:03:00Z">
        <w:r w:rsidRPr="005432E1">
          <w:rPr>
            <w:rStyle w:val="SubtleEmphasis"/>
            <w:rFonts w:cstheme="minorHAnsi"/>
            <w:sz w:val="24"/>
            <w:szCs w:val="24"/>
            <w:rPrChange w:id="893" w:author="Cristian Sbrolli" w:date="2020-12-04T22:04:00Z">
              <w:rPr>
                <w:rStyle w:val="SubtleEmphasis"/>
                <w:rFonts w:ascii="Bell MT" w:hAnsi="Bell MT"/>
                <w:sz w:val="44"/>
                <w:szCs w:val="44"/>
              </w:rPr>
            </w:rPrChange>
          </w:rPr>
          <w:t>////checks if the two markets are the result of a new ticket insertion</w:t>
        </w:r>
      </w:ins>
    </w:p>
    <w:p w14:paraId="646A2692" w14:textId="77777777" w:rsidR="005432E1" w:rsidRPr="005432E1" w:rsidRDefault="005432E1" w:rsidP="005432E1">
      <w:pPr>
        <w:pStyle w:val="ListParagraph"/>
        <w:spacing w:line="240" w:lineRule="auto"/>
        <w:ind w:left="360"/>
        <w:rPr>
          <w:ins w:id="894" w:author="Cristian Sbrolli" w:date="2020-12-04T22:03:00Z"/>
          <w:rStyle w:val="SubtleEmphasis"/>
          <w:rFonts w:cstheme="minorHAnsi"/>
          <w:sz w:val="24"/>
          <w:szCs w:val="24"/>
          <w:rPrChange w:id="895" w:author="Cristian Sbrolli" w:date="2020-12-04T22:04:00Z">
            <w:rPr>
              <w:ins w:id="896" w:author="Cristian Sbrolli" w:date="2020-12-04T22:03:00Z"/>
              <w:rStyle w:val="SubtleEmphasis"/>
              <w:rFonts w:ascii="Bell MT" w:hAnsi="Bell MT"/>
              <w:sz w:val="44"/>
              <w:szCs w:val="44"/>
            </w:rPr>
          </w:rPrChange>
        </w:rPr>
      </w:pPr>
      <w:proofErr w:type="spellStart"/>
      <w:ins w:id="897" w:author="Cristian Sbrolli" w:date="2020-12-04T22:03:00Z">
        <w:r w:rsidRPr="005432E1">
          <w:rPr>
            <w:rStyle w:val="SubtleEmphasis"/>
            <w:rFonts w:cstheme="minorHAnsi"/>
            <w:sz w:val="24"/>
            <w:szCs w:val="24"/>
            <w:rPrChange w:id="898"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899"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900"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901" w:author="Cristian Sbrolli" w:date="2020-12-04T22:04:00Z">
              <w:rPr>
                <w:rStyle w:val="SubtleEmphasis"/>
                <w:rFonts w:ascii="Bell MT" w:hAnsi="Bell MT"/>
                <w:sz w:val="44"/>
                <w:szCs w:val="44"/>
              </w:rPr>
            </w:rPrChange>
          </w:rPr>
          <w:t>[t: Ticket, m,m1 : Market]{</w:t>
        </w:r>
      </w:ins>
    </w:p>
    <w:p w14:paraId="5756AB1F" w14:textId="77777777" w:rsidR="005432E1" w:rsidRPr="005432E1" w:rsidRDefault="005432E1" w:rsidP="005432E1">
      <w:pPr>
        <w:pStyle w:val="ListParagraph"/>
        <w:spacing w:line="240" w:lineRule="auto"/>
        <w:ind w:left="360"/>
        <w:rPr>
          <w:ins w:id="902" w:author="Cristian Sbrolli" w:date="2020-12-04T22:03:00Z"/>
          <w:rStyle w:val="SubtleEmphasis"/>
          <w:rFonts w:cstheme="minorHAnsi"/>
          <w:sz w:val="24"/>
          <w:szCs w:val="24"/>
          <w:rPrChange w:id="903" w:author="Cristian Sbrolli" w:date="2020-12-04T22:04:00Z">
            <w:rPr>
              <w:ins w:id="904" w:author="Cristian Sbrolli" w:date="2020-12-04T22:03:00Z"/>
              <w:rStyle w:val="SubtleEmphasis"/>
              <w:rFonts w:ascii="Bell MT" w:hAnsi="Bell MT"/>
              <w:sz w:val="44"/>
              <w:szCs w:val="44"/>
            </w:rPr>
          </w:rPrChange>
        </w:rPr>
      </w:pPr>
      <w:ins w:id="905" w:author="Cristian Sbrolli" w:date="2020-12-04T22:03:00Z">
        <w:r w:rsidRPr="005432E1">
          <w:rPr>
            <w:rStyle w:val="SubtleEmphasis"/>
            <w:rFonts w:cstheme="minorHAnsi"/>
            <w:sz w:val="24"/>
            <w:szCs w:val="24"/>
            <w:rPrChange w:id="906" w:author="Cristian Sbrolli" w:date="2020-12-04T22:04:00Z">
              <w:rPr>
                <w:rStyle w:val="SubtleEmphasis"/>
                <w:rFonts w:ascii="Bell MT" w:hAnsi="Bell MT"/>
                <w:sz w:val="44"/>
                <w:szCs w:val="44"/>
              </w:rPr>
            </w:rPrChange>
          </w:rPr>
          <w:t>m1.ticketManager.(</w:t>
        </w:r>
        <w:proofErr w:type="spellStart"/>
        <w:r w:rsidRPr="005432E1">
          <w:rPr>
            <w:rStyle w:val="SubtleEmphasis"/>
            <w:rFonts w:cstheme="minorHAnsi"/>
            <w:sz w:val="24"/>
            <w:szCs w:val="24"/>
            <w:rPrChange w:id="907"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908"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909"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91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911" w:author="Cristian Sbrolli" w:date="2020-12-04T22:04:00Z">
              <w:rPr>
                <w:rStyle w:val="SubtleEmphasis"/>
                <w:rFonts w:ascii="Bell MT" w:hAnsi="Bell MT"/>
                <w:sz w:val="44"/>
                <w:szCs w:val="44"/>
              </w:rPr>
            </w:rPrChange>
          </w:rPr>
          <w:t>m.ticketManager</w:t>
        </w:r>
        <w:proofErr w:type="spellEnd"/>
        <w:r w:rsidRPr="005432E1">
          <w:rPr>
            <w:rStyle w:val="SubtleEmphasis"/>
            <w:rFonts w:cstheme="minorHAnsi"/>
            <w:sz w:val="24"/>
            <w:szCs w:val="24"/>
            <w:rPrChange w:id="912"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913"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914"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915"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916" w:author="Cristian Sbrolli" w:date="2020-12-04T22:04:00Z">
              <w:rPr>
                <w:rStyle w:val="SubtleEmphasis"/>
                <w:rFonts w:ascii="Bell MT" w:hAnsi="Bell MT"/>
                <w:sz w:val="44"/>
                <w:szCs w:val="44"/>
              </w:rPr>
            </w:rPrChange>
          </w:rPr>
          <w:t xml:space="preserve">)  and </w:t>
        </w:r>
      </w:ins>
    </w:p>
    <w:p w14:paraId="32EF964F" w14:textId="77777777" w:rsidR="005432E1" w:rsidRPr="005432E1" w:rsidRDefault="005432E1" w:rsidP="005432E1">
      <w:pPr>
        <w:pStyle w:val="ListParagraph"/>
        <w:spacing w:line="240" w:lineRule="auto"/>
        <w:ind w:left="360"/>
        <w:rPr>
          <w:ins w:id="917" w:author="Cristian Sbrolli" w:date="2020-12-04T22:03:00Z"/>
          <w:rStyle w:val="SubtleEmphasis"/>
          <w:rFonts w:cstheme="minorHAnsi"/>
          <w:sz w:val="24"/>
          <w:szCs w:val="24"/>
          <w:rPrChange w:id="918" w:author="Cristian Sbrolli" w:date="2020-12-04T22:04:00Z">
            <w:rPr>
              <w:ins w:id="919" w:author="Cristian Sbrolli" w:date="2020-12-04T22:03:00Z"/>
              <w:rStyle w:val="SubtleEmphasis"/>
              <w:rFonts w:ascii="Bell MT" w:hAnsi="Bell MT"/>
              <w:sz w:val="44"/>
              <w:szCs w:val="44"/>
            </w:rPr>
          </w:rPrChange>
        </w:rPr>
      </w:pPr>
      <w:ins w:id="920" w:author="Cristian Sbrolli" w:date="2020-12-04T22:03:00Z">
        <w:r w:rsidRPr="005432E1">
          <w:rPr>
            <w:rStyle w:val="SubtleEmphasis"/>
            <w:rFonts w:cstheme="minorHAnsi"/>
            <w:sz w:val="24"/>
            <w:szCs w:val="24"/>
            <w:rPrChange w:id="921" w:author="Cristian Sbrolli" w:date="2020-12-04T22:04:00Z">
              <w:rPr>
                <w:rStyle w:val="SubtleEmphasis"/>
                <w:rFonts w:ascii="Bell MT" w:hAnsi="Bell MT"/>
                <w:sz w:val="44"/>
                <w:szCs w:val="44"/>
              </w:rPr>
            </w:rPrChange>
          </w:rPr>
          <w:t xml:space="preserve">m1.ticketManager.line= </w:t>
        </w:r>
        <w:proofErr w:type="spellStart"/>
        <w:r w:rsidRPr="005432E1">
          <w:rPr>
            <w:rStyle w:val="SubtleEmphasis"/>
            <w:rFonts w:cstheme="minorHAnsi"/>
            <w:sz w:val="24"/>
            <w:szCs w:val="24"/>
            <w:rPrChange w:id="922" w:author="Cristian Sbrolli" w:date="2020-12-04T22:04:00Z">
              <w:rPr>
                <w:rStyle w:val="SubtleEmphasis"/>
                <w:rFonts w:ascii="Bell MT" w:hAnsi="Bell MT"/>
                <w:sz w:val="44"/>
                <w:szCs w:val="44"/>
              </w:rPr>
            </w:rPrChange>
          </w:rPr>
          <w:t>m.ticketManager.line</w:t>
        </w:r>
        <w:proofErr w:type="spellEnd"/>
        <w:r w:rsidRPr="005432E1">
          <w:rPr>
            <w:rStyle w:val="SubtleEmphasis"/>
            <w:rFonts w:cstheme="minorHAnsi"/>
            <w:sz w:val="24"/>
            <w:szCs w:val="24"/>
            <w:rPrChange w:id="923" w:author="Cristian Sbrolli" w:date="2020-12-04T22:04:00Z">
              <w:rPr>
                <w:rStyle w:val="SubtleEmphasis"/>
                <w:rFonts w:ascii="Bell MT" w:hAnsi="Bell MT"/>
                <w:sz w:val="44"/>
                <w:szCs w:val="44"/>
              </w:rPr>
            </w:rPrChange>
          </w:rPr>
          <w:t xml:space="preserve"> + t and</w:t>
        </w:r>
      </w:ins>
    </w:p>
    <w:p w14:paraId="2C662A92" w14:textId="77777777" w:rsidR="005432E1" w:rsidRPr="005432E1" w:rsidRDefault="005432E1" w:rsidP="005432E1">
      <w:pPr>
        <w:pStyle w:val="ListParagraph"/>
        <w:spacing w:line="240" w:lineRule="auto"/>
        <w:ind w:left="360"/>
        <w:rPr>
          <w:ins w:id="924" w:author="Cristian Sbrolli" w:date="2020-12-04T22:03:00Z"/>
          <w:rStyle w:val="SubtleEmphasis"/>
          <w:rFonts w:cstheme="minorHAnsi"/>
          <w:sz w:val="24"/>
          <w:szCs w:val="24"/>
          <w:rPrChange w:id="925" w:author="Cristian Sbrolli" w:date="2020-12-04T22:04:00Z">
            <w:rPr>
              <w:ins w:id="926" w:author="Cristian Sbrolli" w:date="2020-12-04T22:03:00Z"/>
              <w:rStyle w:val="SubtleEmphasis"/>
              <w:rFonts w:ascii="Bell MT" w:hAnsi="Bell MT"/>
              <w:sz w:val="44"/>
              <w:szCs w:val="44"/>
            </w:rPr>
          </w:rPrChange>
        </w:rPr>
      </w:pPr>
      <w:ins w:id="927" w:author="Cristian Sbrolli" w:date="2020-12-04T22:03:00Z">
        <w:r w:rsidRPr="005432E1">
          <w:rPr>
            <w:rStyle w:val="SubtleEmphasis"/>
            <w:rFonts w:cstheme="minorHAnsi"/>
            <w:sz w:val="24"/>
            <w:szCs w:val="24"/>
            <w:rPrChange w:id="928" w:author="Cristian Sbrolli" w:date="2020-12-04T22:04:00Z">
              <w:rPr>
                <w:rStyle w:val="SubtleEmphasis"/>
                <w:rFonts w:ascii="Bell MT" w:hAnsi="Bell MT"/>
                <w:sz w:val="44"/>
                <w:szCs w:val="44"/>
              </w:rPr>
            </w:rPrChange>
          </w:rPr>
          <w:t>m1.dispensers=</w:t>
        </w:r>
        <w:proofErr w:type="spellStart"/>
        <w:r w:rsidRPr="005432E1">
          <w:rPr>
            <w:rStyle w:val="SubtleEmphasis"/>
            <w:rFonts w:cstheme="minorHAnsi"/>
            <w:sz w:val="24"/>
            <w:szCs w:val="24"/>
            <w:rPrChange w:id="929" w:author="Cristian Sbrolli" w:date="2020-12-04T22:04:00Z">
              <w:rPr>
                <w:rStyle w:val="SubtleEmphasis"/>
                <w:rFonts w:ascii="Bell MT" w:hAnsi="Bell MT"/>
                <w:sz w:val="44"/>
                <w:szCs w:val="44"/>
              </w:rPr>
            </w:rPrChange>
          </w:rPr>
          <w:t>m.dispensers</w:t>
        </w:r>
        <w:proofErr w:type="spellEnd"/>
        <w:r w:rsidRPr="005432E1">
          <w:rPr>
            <w:rStyle w:val="SubtleEmphasis"/>
            <w:rFonts w:cstheme="minorHAnsi"/>
            <w:sz w:val="24"/>
            <w:szCs w:val="24"/>
            <w:rPrChange w:id="930" w:author="Cristian Sbrolli" w:date="2020-12-04T22:04:00Z">
              <w:rPr>
                <w:rStyle w:val="SubtleEmphasis"/>
                <w:rFonts w:ascii="Bell MT" w:hAnsi="Bell MT"/>
                <w:sz w:val="44"/>
                <w:szCs w:val="44"/>
              </w:rPr>
            </w:rPrChange>
          </w:rPr>
          <w:t xml:space="preserve"> and m1.cashDesks=</w:t>
        </w:r>
        <w:proofErr w:type="spellStart"/>
        <w:r w:rsidRPr="005432E1">
          <w:rPr>
            <w:rStyle w:val="SubtleEmphasis"/>
            <w:rFonts w:cstheme="minorHAnsi"/>
            <w:sz w:val="24"/>
            <w:szCs w:val="24"/>
            <w:rPrChange w:id="931" w:author="Cristian Sbrolli" w:date="2020-12-04T22:04:00Z">
              <w:rPr>
                <w:rStyle w:val="SubtleEmphasis"/>
                <w:rFonts w:ascii="Bell MT" w:hAnsi="Bell MT"/>
                <w:sz w:val="44"/>
                <w:szCs w:val="44"/>
              </w:rPr>
            </w:rPrChange>
          </w:rPr>
          <w:t>m.cashDesks</w:t>
        </w:r>
        <w:proofErr w:type="spellEnd"/>
        <w:r w:rsidRPr="005432E1">
          <w:rPr>
            <w:rStyle w:val="SubtleEmphasis"/>
            <w:rFonts w:cstheme="minorHAnsi"/>
            <w:sz w:val="24"/>
            <w:szCs w:val="24"/>
            <w:rPrChange w:id="932" w:author="Cristian Sbrolli" w:date="2020-12-04T22:04:00Z">
              <w:rPr>
                <w:rStyle w:val="SubtleEmphasis"/>
                <w:rFonts w:ascii="Bell MT" w:hAnsi="Bell MT"/>
                <w:sz w:val="44"/>
                <w:szCs w:val="44"/>
              </w:rPr>
            </w:rPrChange>
          </w:rPr>
          <w:t xml:space="preserve"> and m1.entrances=</w:t>
        </w:r>
        <w:proofErr w:type="spellStart"/>
        <w:r w:rsidRPr="005432E1">
          <w:rPr>
            <w:rStyle w:val="SubtleEmphasis"/>
            <w:rFonts w:cstheme="minorHAnsi"/>
            <w:sz w:val="24"/>
            <w:szCs w:val="24"/>
            <w:rPrChange w:id="933" w:author="Cristian Sbrolli" w:date="2020-12-04T22:04:00Z">
              <w:rPr>
                <w:rStyle w:val="SubtleEmphasis"/>
                <w:rFonts w:ascii="Bell MT" w:hAnsi="Bell MT"/>
                <w:sz w:val="44"/>
                <w:szCs w:val="44"/>
              </w:rPr>
            </w:rPrChange>
          </w:rPr>
          <w:t>m.entrances</w:t>
        </w:r>
        <w:proofErr w:type="spellEnd"/>
        <w:r w:rsidRPr="005432E1">
          <w:rPr>
            <w:rStyle w:val="SubtleEmphasis"/>
            <w:rFonts w:cstheme="minorHAnsi"/>
            <w:sz w:val="24"/>
            <w:szCs w:val="24"/>
            <w:rPrChange w:id="934" w:author="Cristian Sbrolli" w:date="2020-12-04T22:04:00Z">
              <w:rPr>
                <w:rStyle w:val="SubtleEmphasis"/>
                <w:rFonts w:ascii="Bell MT" w:hAnsi="Bell MT"/>
                <w:sz w:val="44"/>
                <w:szCs w:val="44"/>
              </w:rPr>
            </w:rPrChange>
          </w:rPr>
          <w:t xml:space="preserve"> and </w:t>
        </w:r>
      </w:ins>
    </w:p>
    <w:p w14:paraId="667BDCA8" w14:textId="77777777" w:rsidR="005432E1" w:rsidRPr="005432E1" w:rsidRDefault="005432E1" w:rsidP="005432E1">
      <w:pPr>
        <w:pStyle w:val="ListParagraph"/>
        <w:spacing w:line="240" w:lineRule="auto"/>
        <w:ind w:left="360"/>
        <w:rPr>
          <w:ins w:id="935" w:author="Cristian Sbrolli" w:date="2020-12-04T22:03:00Z"/>
          <w:rStyle w:val="SubtleEmphasis"/>
          <w:rFonts w:cstheme="minorHAnsi"/>
          <w:sz w:val="24"/>
          <w:szCs w:val="24"/>
          <w:rPrChange w:id="936" w:author="Cristian Sbrolli" w:date="2020-12-04T22:04:00Z">
            <w:rPr>
              <w:ins w:id="937" w:author="Cristian Sbrolli" w:date="2020-12-04T22:03:00Z"/>
              <w:rStyle w:val="SubtleEmphasis"/>
              <w:rFonts w:ascii="Bell MT" w:hAnsi="Bell MT"/>
              <w:sz w:val="44"/>
              <w:szCs w:val="44"/>
            </w:rPr>
          </w:rPrChange>
        </w:rPr>
      </w:pPr>
      <w:ins w:id="938" w:author="Cristian Sbrolli" w:date="2020-12-04T22:03:00Z">
        <w:r w:rsidRPr="005432E1">
          <w:rPr>
            <w:rStyle w:val="SubtleEmphasis"/>
            <w:rFonts w:cstheme="minorHAnsi"/>
            <w:sz w:val="24"/>
            <w:szCs w:val="24"/>
            <w:rPrChange w:id="939" w:author="Cristian Sbrolli" w:date="2020-12-04T22:04:00Z">
              <w:rPr>
                <w:rStyle w:val="SubtleEmphasis"/>
                <w:rFonts w:ascii="Bell MT" w:hAnsi="Bell MT"/>
                <w:sz w:val="44"/>
                <w:szCs w:val="44"/>
              </w:rPr>
            </w:rPrChange>
          </w:rPr>
          <w:t>m1.freeExit=</w:t>
        </w:r>
        <w:proofErr w:type="spellStart"/>
        <w:r w:rsidRPr="005432E1">
          <w:rPr>
            <w:rStyle w:val="SubtleEmphasis"/>
            <w:rFonts w:cstheme="minorHAnsi"/>
            <w:sz w:val="24"/>
            <w:szCs w:val="24"/>
            <w:rPrChange w:id="940" w:author="Cristian Sbrolli" w:date="2020-12-04T22:04:00Z">
              <w:rPr>
                <w:rStyle w:val="SubtleEmphasis"/>
                <w:rFonts w:ascii="Bell MT" w:hAnsi="Bell MT"/>
                <w:sz w:val="44"/>
                <w:szCs w:val="44"/>
              </w:rPr>
            </w:rPrChange>
          </w:rPr>
          <w:t>m.freeExit</w:t>
        </w:r>
        <w:proofErr w:type="spellEnd"/>
        <w:r w:rsidRPr="005432E1">
          <w:rPr>
            <w:rStyle w:val="SubtleEmphasis"/>
            <w:rFonts w:cstheme="minorHAnsi"/>
            <w:sz w:val="24"/>
            <w:szCs w:val="24"/>
            <w:rPrChange w:id="941" w:author="Cristian Sbrolli" w:date="2020-12-04T22:04:00Z">
              <w:rPr>
                <w:rStyle w:val="SubtleEmphasis"/>
                <w:rFonts w:ascii="Bell MT" w:hAnsi="Bell MT"/>
                <w:sz w:val="44"/>
                <w:szCs w:val="44"/>
              </w:rPr>
            </w:rPrChange>
          </w:rPr>
          <w:t xml:space="preserve"> and m1.manager=</w:t>
        </w:r>
        <w:proofErr w:type="spellStart"/>
        <w:r w:rsidRPr="005432E1">
          <w:rPr>
            <w:rStyle w:val="SubtleEmphasis"/>
            <w:rFonts w:cstheme="minorHAnsi"/>
            <w:sz w:val="24"/>
            <w:szCs w:val="24"/>
            <w:rPrChange w:id="942" w:author="Cristian Sbrolli" w:date="2020-12-04T22:04:00Z">
              <w:rPr>
                <w:rStyle w:val="SubtleEmphasis"/>
                <w:rFonts w:ascii="Bell MT" w:hAnsi="Bell MT"/>
                <w:sz w:val="44"/>
                <w:szCs w:val="44"/>
              </w:rPr>
            </w:rPrChange>
          </w:rPr>
          <w:t>m.manager</w:t>
        </w:r>
        <w:proofErr w:type="spellEnd"/>
        <w:r w:rsidRPr="005432E1">
          <w:rPr>
            <w:rStyle w:val="SubtleEmphasis"/>
            <w:rFonts w:cstheme="minorHAnsi"/>
            <w:sz w:val="24"/>
            <w:szCs w:val="24"/>
            <w:rPrChange w:id="943" w:author="Cristian Sbrolli" w:date="2020-12-04T22:04:00Z">
              <w:rPr>
                <w:rStyle w:val="SubtleEmphasis"/>
                <w:rFonts w:ascii="Bell MT" w:hAnsi="Bell MT"/>
                <w:sz w:val="44"/>
                <w:szCs w:val="44"/>
              </w:rPr>
            </w:rPrChange>
          </w:rPr>
          <w:t xml:space="preserve"> and m1.departments=</w:t>
        </w:r>
        <w:proofErr w:type="spellStart"/>
        <w:r w:rsidRPr="005432E1">
          <w:rPr>
            <w:rStyle w:val="SubtleEmphasis"/>
            <w:rFonts w:cstheme="minorHAnsi"/>
            <w:sz w:val="24"/>
            <w:szCs w:val="24"/>
            <w:rPrChange w:id="944" w:author="Cristian Sbrolli" w:date="2020-12-04T22:04:00Z">
              <w:rPr>
                <w:rStyle w:val="SubtleEmphasis"/>
                <w:rFonts w:ascii="Bell MT" w:hAnsi="Bell MT"/>
                <w:sz w:val="44"/>
                <w:szCs w:val="44"/>
              </w:rPr>
            </w:rPrChange>
          </w:rPr>
          <w:t>m.departments</w:t>
        </w:r>
        <w:proofErr w:type="spellEnd"/>
      </w:ins>
    </w:p>
    <w:p w14:paraId="38CD0D05" w14:textId="77777777" w:rsidR="005432E1" w:rsidRPr="005432E1" w:rsidRDefault="005432E1" w:rsidP="005432E1">
      <w:pPr>
        <w:pStyle w:val="ListParagraph"/>
        <w:spacing w:line="240" w:lineRule="auto"/>
        <w:ind w:left="360"/>
        <w:rPr>
          <w:ins w:id="945" w:author="Cristian Sbrolli" w:date="2020-12-04T22:03:00Z"/>
          <w:rStyle w:val="SubtleEmphasis"/>
          <w:rFonts w:cstheme="minorHAnsi"/>
          <w:sz w:val="24"/>
          <w:szCs w:val="24"/>
          <w:rPrChange w:id="946" w:author="Cristian Sbrolli" w:date="2020-12-04T22:04:00Z">
            <w:rPr>
              <w:ins w:id="947" w:author="Cristian Sbrolli" w:date="2020-12-04T22:03:00Z"/>
              <w:rStyle w:val="SubtleEmphasis"/>
              <w:rFonts w:ascii="Bell MT" w:hAnsi="Bell MT"/>
              <w:sz w:val="44"/>
              <w:szCs w:val="44"/>
            </w:rPr>
          </w:rPrChange>
        </w:rPr>
      </w:pPr>
      <w:ins w:id="948" w:author="Cristian Sbrolli" w:date="2020-12-04T22:03:00Z">
        <w:r w:rsidRPr="005432E1">
          <w:rPr>
            <w:rStyle w:val="SubtleEmphasis"/>
            <w:rFonts w:cstheme="minorHAnsi"/>
            <w:sz w:val="24"/>
            <w:szCs w:val="24"/>
            <w:rPrChange w:id="949" w:author="Cristian Sbrolli" w:date="2020-12-04T22:04:00Z">
              <w:rPr>
                <w:rStyle w:val="SubtleEmphasis"/>
                <w:rFonts w:ascii="Bell MT" w:hAnsi="Bell MT"/>
                <w:sz w:val="44"/>
                <w:szCs w:val="44"/>
              </w:rPr>
            </w:rPrChange>
          </w:rPr>
          <w:t>}</w:t>
        </w:r>
      </w:ins>
    </w:p>
    <w:p w14:paraId="2D79598D" w14:textId="77777777" w:rsidR="005432E1" w:rsidRPr="005432E1" w:rsidRDefault="005432E1" w:rsidP="005432E1">
      <w:pPr>
        <w:pStyle w:val="ListParagraph"/>
        <w:spacing w:line="240" w:lineRule="auto"/>
        <w:ind w:left="360"/>
        <w:rPr>
          <w:ins w:id="950" w:author="Cristian Sbrolli" w:date="2020-12-04T22:03:00Z"/>
          <w:rStyle w:val="SubtleEmphasis"/>
          <w:rFonts w:cstheme="minorHAnsi"/>
          <w:sz w:val="24"/>
          <w:szCs w:val="24"/>
          <w:rPrChange w:id="951" w:author="Cristian Sbrolli" w:date="2020-12-04T22:04:00Z">
            <w:rPr>
              <w:ins w:id="952" w:author="Cristian Sbrolli" w:date="2020-12-04T22:03:00Z"/>
              <w:rStyle w:val="SubtleEmphasis"/>
              <w:rFonts w:ascii="Bell MT" w:hAnsi="Bell MT"/>
              <w:sz w:val="44"/>
              <w:szCs w:val="44"/>
            </w:rPr>
          </w:rPrChange>
        </w:rPr>
      </w:pPr>
    </w:p>
    <w:p w14:paraId="236D3CCF" w14:textId="77777777" w:rsidR="005432E1" w:rsidRPr="005432E1" w:rsidRDefault="005432E1" w:rsidP="005432E1">
      <w:pPr>
        <w:pStyle w:val="ListParagraph"/>
        <w:spacing w:line="240" w:lineRule="auto"/>
        <w:ind w:left="360"/>
        <w:rPr>
          <w:ins w:id="953" w:author="Cristian Sbrolli" w:date="2020-12-04T22:03:00Z"/>
          <w:rStyle w:val="SubtleEmphasis"/>
          <w:rFonts w:cstheme="minorHAnsi"/>
          <w:sz w:val="24"/>
          <w:szCs w:val="24"/>
          <w:rPrChange w:id="954" w:author="Cristian Sbrolli" w:date="2020-12-04T22:04:00Z">
            <w:rPr>
              <w:ins w:id="955" w:author="Cristian Sbrolli" w:date="2020-12-04T22:03:00Z"/>
              <w:rStyle w:val="SubtleEmphasis"/>
              <w:rFonts w:ascii="Bell MT" w:hAnsi="Bell MT"/>
              <w:sz w:val="44"/>
              <w:szCs w:val="44"/>
            </w:rPr>
          </w:rPrChange>
        </w:rPr>
      </w:pPr>
      <w:ins w:id="956" w:author="Cristian Sbrolli" w:date="2020-12-04T22:03:00Z">
        <w:r w:rsidRPr="005432E1">
          <w:rPr>
            <w:rStyle w:val="SubtleEmphasis"/>
            <w:rFonts w:cstheme="minorHAnsi"/>
            <w:sz w:val="24"/>
            <w:szCs w:val="24"/>
            <w:rPrChange w:id="957" w:author="Cristian Sbrolli" w:date="2020-12-04T22:04:00Z">
              <w:rPr>
                <w:rStyle w:val="SubtleEmphasis"/>
                <w:rFonts w:ascii="Bell MT" w:hAnsi="Bell MT"/>
                <w:sz w:val="44"/>
                <w:szCs w:val="44"/>
              </w:rPr>
            </w:rPrChange>
          </w:rPr>
          <w:t>//checks if the two users are the result of a new virtual ticket insertion</w:t>
        </w:r>
      </w:ins>
    </w:p>
    <w:p w14:paraId="30C288B9" w14:textId="77777777" w:rsidR="005432E1" w:rsidRPr="005432E1" w:rsidRDefault="005432E1" w:rsidP="005432E1">
      <w:pPr>
        <w:pStyle w:val="ListParagraph"/>
        <w:spacing w:line="240" w:lineRule="auto"/>
        <w:ind w:left="360"/>
        <w:rPr>
          <w:ins w:id="958" w:author="Cristian Sbrolli" w:date="2020-12-04T22:03:00Z"/>
          <w:rStyle w:val="SubtleEmphasis"/>
          <w:rFonts w:cstheme="minorHAnsi"/>
          <w:sz w:val="24"/>
          <w:szCs w:val="24"/>
          <w:rPrChange w:id="959" w:author="Cristian Sbrolli" w:date="2020-12-04T22:04:00Z">
            <w:rPr>
              <w:ins w:id="960" w:author="Cristian Sbrolli" w:date="2020-12-04T22:03:00Z"/>
              <w:rStyle w:val="SubtleEmphasis"/>
              <w:rFonts w:ascii="Bell MT" w:hAnsi="Bell MT"/>
              <w:sz w:val="44"/>
              <w:szCs w:val="44"/>
            </w:rPr>
          </w:rPrChange>
        </w:rPr>
      </w:pPr>
      <w:proofErr w:type="spellStart"/>
      <w:ins w:id="961" w:author="Cristian Sbrolli" w:date="2020-12-04T22:03:00Z">
        <w:r w:rsidRPr="005432E1">
          <w:rPr>
            <w:rStyle w:val="SubtleEmphasis"/>
            <w:rFonts w:cstheme="minorHAnsi"/>
            <w:sz w:val="24"/>
            <w:szCs w:val="24"/>
            <w:rPrChange w:id="962"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963"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964" w:author="Cristian Sbrolli" w:date="2020-12-04T22:04:00Z">
              <w:rPr>
                <w:rStyle w:val="SubtleEmphasis"/>
                <w:rFonts w:ascii="Bell MT" w:hAnsi="Bell MT"/>
                <w:sz w:val="44"/>
                <w:szCs w:val="44"/>
              </w:rPr>
            </w:rPrChange>
          </w:rPr>
          <w:t>checkEqualStateVUserPlusNewTicket</w:t>
        </w:r>
        <w:proofErr w:type="spellEnd"/>
        <w:r w:rsidRPr="005432E1">
          <w:rPr>
            <w:rStyle w:val="SubtleEmphasis"/>
            <w:rFonts w:cstheme="minorHAnsi"/>
            <w:sz w:val="24"/>
            <w:szCs w:val="24"/>
            <w:rPrChange w:id="965" w:author="Cristian Sbrolli" w:date="2020-12-04T22:04:00Z">
              <w:rPr>
                <w:rStyle w:val="SubtleEmphasis"/>
                <w:rFonts w:ascii="Bell MT" w:hAnsi="Bell MT"/>
                <w:sz w:val="44"/>
                <w:szCs w:val="44"/>
              </w:rPr>
            </w:rPrChange>
          </w:rPr>
          <w:t xml:space="preserve">[t: </w:t>
        </w:r>
        <w:proofErr w:type="spellStart"/>
        <w:r w:rsidRPr="005432E1">
          <w:rPr>
            <w:rStyle w:val="SubtleEmphasis"/>
            <w:rFonts w:cstheme="minorHAnsi"/>
            <w:sz w:val="24"/>
            <w:szCs w:val="24"/>
            <w:rPrChange w:id="966"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967" w:author="Cristian Sbrolli" w:date="2020-12-04T22:04:00Z">
              <w:rPr>
                <w:rStyle w:val="SubtleEmphasis"/>
                <w:rFonts w:ascii="Bell MT" w:hAnsi="Bell MT"/>
                <w:sz w:val="44"/>
                <w:szCs w:val="44"/>
              </w:rPr>
            </w:rPrChange>
          </w:rPr>
          <w:t xml:space="preserve">, u,u1: </w:t>
        </w:r>
        <w:proofErr w:type="spellStart"/>
        <w:r w:rsidRPr="005432E1">
          <w:rPr>
            <w:rStyle w:val="SubtleEmphasis"/>
            <w:rFonts w:cstheme="minorHAnsi"/>
            <w:sz w:val="24"/>
            <w:szCs w:val="24"/>
            <w:rPrChange w:id="968"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969" w:author="Cristian Sbrolli" w:date="2020-12-04T22:04:00Z">
              <w:rPr>
                <w:rStyle w:val="SubtleEmphasis"/>
                <w:rFonts w:ascii="Bell MT" w:hAnsi="Bell MT"/>
                <w:sz w:val="44"/>
                <w:szCs w:val="44"/>
              </w:rPr>
            </w:rPrChange>
          </w:rPr>
          <w:t>]{</w:t>
        </w:r>
      </w:ins>
    </w:p>
    <w:p w14:paraId="3203EB89" w14:textId="77777777" w:rsidR="005432E1" w:rsidRPr="005432E1" w:rsidRDefault="005432E1" w:rsidP="005432E1">
      <w:pPr>
        <w:pStyle w:val="ListParagraph"/>
        <w:spacing w:line="240" w:lineRule="auto"/>
        <w:ind w:left="360"/>
        <w:rPr>
          <w:ins w:id="970" w:author="Cristian Sbrolli" w:date="2020-12-04T22:03:00Z"/>
          <w:rStyle w:val="SubtleEmphasis"/>
          <w:rFonts w:cstheme="minorHAnsi"/>
          <w:sz w:val="24"/>
          <w:szCs w:val="24"/>
          <w:rPrChange w:id="971" w:author="Cristian Sbrolli" w:date="2020-12-04T22:04:00Z">
            <w:rPr>
              <w:ins w:id="972" w:author="Cristian Sbrolli" w:date="2020-12-04T22:03:00Z"/>
              <w:rStyle w:val="SubtleEmphasis"/>
              <w:rFonts w:ascii="Bell MT" w:hAnsi="Bell MT"/>
              <w:sz w:val="44"/>
              <w:szCs w:val="44"/>
            </w:rPr>
          </w:rPrChange>
        </w:rPr>
      </w:pPr>
      <w:ins w:id="973" w:author="Cristian Sbrolli" w:date="2020-12-04T22:03:00Z">
        <w:r w:rsidRPr="005432E1">
          <w:rPr>
            <w:rStyle w:val="SubtleEmphasis"/>
            <w:rFonts w:cstheme="minorHAnsi"/>
            <w:sz w:val="24"/>
            <w:szCs w:val="24"/>
            <w:rPrChange w:id="974" w:author="Cristian Sbrolli" w:date="2020-12-04T22:04:00Z">
              <w:rPr>
                <w:rStyle w:val="SubtleEmphasis"/>
                <w:rFonts w:ascii="Bell MT" w:hAnsi="Bell MT"/>
                <w:sz w:val="44"/>
                <w:szCs w:val="44"/>
              </w:rPr>
            </w:rPrChange>
          </w:rPr>
          <w:t>u1.userVTickets=</w:t>
        </w:r>
        <w:proofErr w:type="spellStart"/>
        <w:r w:rsidRPr="005432E1">
          <w:rPr>
            <w:rStyle w:val="SubtleEmphasis"/>
            <w:rFonts w:cstheme="minorHAnsi"/>
            <w:sz w:val="24"/>
            <w:szCs w:val="24"/>
            <w:rPrChange w:id="975" w:author="Cristian Sbrolli" w:date="2020-12-04T22:04:00Z">
              <w:rPr>
                <w:rStyle w:val="SubtleEmphasis"/>
                <w:rFonts w:ascii="Bell MT" w:hAnsi="Bell MT"/>
                <w:sz w:val="44"/>
                <w:szCs w:val="44"/>
              </w:rPr>
            </w:rPrChange>
          </w:rPr>
          <w:t>u.userVTickets</w:t>
        </w:r>
        <w:proofErr w:type="spellEnd"/>
        <w:r w:rsidRPr="005432E1">
          <w:rPr>
            <w:rStyle w:val="SubtleEmphasis"/>
            <w:rFonts w:cstheme="minorHAnsi"/>
            <w:sz w:val="24"/>
            <w:szCs w:val="24"/>
            <w:rPrChange w:id="976" w:author="Cristian Sbrolli" w:date="2020-12-04T22:04:00Z">
              <w:rPr>
                <w:rStyle w:val="SubtleEmphasis"/>
                <w:rFonts w:ascii="Bell MT" w:hAnsi="Bell MT"/>
                <w:sz w:val="44"/>
                <w:szCs w:val="44"/>
              </w:rPr>
            </w:rPrChange>
          </w:rPr>
          <w:t xml:space="preserve"> + t and u1.userVisits = </w:t>
        </w:r>
        <w:proofErr w:type="spellStart"/>
        <w:r w:rsidRPr="005432E1">
          <w:rPr>
            <w:rStyle w:val="SubtleEmphasis"/>
            <w:rFonts w:cstheme="minorHAnsi"/>
            <w:sz w:val="24"/>
            <w:szCs w:val="24"/>
            <w:rPrChange w:id="977" w:author="Cristian Sbrolli" w:date="2020-12-04T22:04:00Z">
              <w:rPr>
                <w:rStyle w:val="SubtleEmphasis"/>
                <w:rFonts w:ascii="Bell MT" w:hAnsi="Bell MT"/>
                <w:sz w:val="44"/>
                <w:szCs w:val="44"/>
              </w:rPr>
            </w:rPrChange>
          </w:rPr>
          <w:t>u.userVisits</w:t>
        </w:r>
        <w:proofErr w:type="spellEnd"/>
        <w:r w:rsidRPr="005432E1">
          <w:rPr>
            <w:rStyle w:val="SubtleEmphasis"/>
            <w:rFonts w:cstheme="minorHAnsi"/>
            <w:sz w:val="24"/>
            <w:szCs w:val="24"/>
            <w:rPrChange w:id="978" w:author="Cristian Sbrolli" w:date="2020-12-04T22:04:00Z">
              <w:rPr>
                <w:rStyle w:val="SubtleEmphasis"/>
                <w:rFonts w:ascii="Bell MT" w:hAnsi="Bell MT"/>
                <w:sz w:val="44"/>
                <w:szCs w:val="44"/>
              </w:rPr>
            </w:rPrChange>
          </w:rPr>
          <w:t xml:space="preserve"> and u1.userDevice = </w:t>
        </w:r>
        <w:proofErr w:type="spellStart"/>
        <w:r w:rsidRPr="005432E1">
          <w:rPr>
            <w:rStyle w:val="SubtleEmphasis"/>
            <w:rFonts w:cstheme="minorHAnsi"/>
            <w:sz w:val="24"/>
            <w:szCs w:val="24"/>
            <w:rPrChange w:id="979" w:author="Cristian Sbrolli" w:date="2020-12-04T22:04:00Z">
              <w:rPr>
                <w:rStyle w:val="SubtleEmphasis"/>
                <w:rFonts w:ascii="Bell MT" w:hAnsi="Bell MT"/>
                <w:sz w:val="44"/>
                <w:szCs w:val="44"/>
              </w:rPr>
            </w:rPrChange>
          </w:rPr>
          <w:t>u.userDevice</w:t>
        </w:r>
        <w:proofErr w:type="spellEnd"/>
      </w:ins>
    </w:p>
    <w:p w14:paraId="5B6FC7CD" w14:textId="77777777" w:rsidR="005432E1" w:rsidRPr="005432E1" w:rsidRDefault="005432E1" w:rsidP="005432E1">
      <w:pPr>
        <w:pStyle w:val="ListParagraph"/>
        <w:spacing w:line="240" w:lineRule="auto"/>
        <w:ind w:left="360"/>
        <w:rPr>
          <w:ins w:id="980" w:author="Cristian Sbrolli" w:date="2020-12-04T22:03:00Z"/>
          <w:rStyle w:val="SubtleEmphasis"/>
          <w:rFonts w:cstheme="minorHAnsi"/>
          <w:sz w:val="24"/>
          <w:szCs w:val="24"/>
          <w:rPrChange w:id="981" w:author="Cristian Sbrolli" w:date="2020-12-04T22:04:00Z">
            <w:rPr>
              <w:ins w:id="982" w:author="Cristian Sbrolli" w:date="2020-12-04T22:03:00Z"/>
              <w:rStyle w:val="SubtleEmphasis"/>
              <w:rFonts w:ascii="Bell MT" w:hAnsi="Bell MT"/>
              <w:sz w:val="44"/>
              <w:szCs w:val="44"/>
            </w:rPr>
          </w:rPrChange>
        </w:rPr>
      </w:pPr>
      <w:ins w:id="983" w:author="Cristian Sbrolli" w:date="2020-12-04T22:03:00Z">
        <w:r w:rsidRPr="005432E1">
          <w:rPr>
            <w:rStyle w:val="SubtleEmphasis"/>
            <w:rFonts w:cstheme="minorHAnsi"/>
            <w:sz w:val="24"/>
            <w:szCs w:val="24"/>
            <w:rPrChange w:id="984" w:author="Cristian Sbrolli" w:date="2020-12-04T22:04:00Z">
              <w:rPr>
                <w:rStyle w:val="SubtleEmphasis"/>
                <w:rFonts w:ascii="Bell MT" w:hAnsi="Bell MT"/>
                <w:sz w:val="44"/>
                <w:szCs w:val="44"/>
              </w:rPr>
            </w:rPrChange>
          </w:rPr>
          <w:t>}</w:t>
        </w:r>
      </w:ins>
    </w:p>
    <w:p w14:paraId="6A50E5ED" w14:textId="77777777" w:rsidR="005432E1" w:rsidRPr="005432E1" w:rsidRDefault="005432E1" w:rsidP="005432E1">
      <w:pPr>
        <w:pStyle w:val="ListParagraph"/>
        <w:spacing w:line="240" w:lineRule="auto"/>
        <w:ind w:left="360"/>
        <w:rPr>
          <w:ins w:id="985" w:author="Cristian Sbrolli" w:date="2020-12-04T22:03:00Z"/>
          <w:rStyle w:val="SubtleEmphasis"/>
          <w:rFonts w:cstheme="minorHAnsi"/>
          <w:sz w:val="24"/>
          <w:szCs w:val="24"/>
          <w:rPrChange w:id="986" w:author="Cristian Sbrolli" w:date="2020-12-04T22:04:00Z">
            <w:rPr>
              <w:ins w:id="987" w:author="Cristian Sbrolli" w:date="2020-12-04T22:03:00Z"/>
              <w:rStyle w:val="SubtleEmphasis"/>
              <w:rFonts w:ascii="Bell MT" w:hAnsi="Bell MT"/>
              <w:sz w:val="44"/>
              <w:szCs w:val="44"/>
            </w:rPr>
          </w:rPrChange>
        </w:rPr>
      </w:pPr>
    </w:p>
    <w:p w14:paraId="3C91A8DD" w14:textId="77777777" w:rsidR="005432E1" w:rsidRPr="005432E1" w:rsidRDefault="005432E1" w:rsidP="005432E1">
      <w:pPr>
        <w:pStyle w:val="ListParagraph"/>
        <w:spacing w:line="240" w:lineRule="auto"/>
        <w:ind w:left="360"/>
        <w:rPr>
          <w:ins w:id="988" w:author="Cristian Sbrolli" w:date="2020-12-04T22:03:00Z"/>
          <w:rStyle w:val="SubtleEmphasis"/>
          <w:rFonts w:cstheme="minorHAnsi"/>
          <w:sz w:val="24"/>
          <w:szCs w:val="24"/>
          <w:rPrChange w:id="989" w:author="Cristian Sbrolli" w:date="2020-12-04T22:04:00Z">
            <w:rPr>
              <w:ins w:id="990" w:author="Cristian Sbrolli" w:date="2020-12-04T22:03:00Z"/>
              <w:rStyle w:val="SubtleEmphasis"/>
              <w:rFonts w:ascii="Bell MT" w:hAnsi="Bell MT"/>
              <w:sz w:val="44"/>
              <w:szCs w:val="44"/>
            </w:rPr>
          </w:rPrChange>
        </w:rPr>
      </w:pPr>
      <w:ins w:id="991" w:author="Cristian Sbrolli" w:date="2020-12-04T22:03:00Z">
        <w:r w:rsidRPr="005432E1">
          <w:rPr>
            <w:rStyle w:val="SubtleEmphasis"/>
            <w:rFonts w:cstheme="minorHAnsi"/>
            <w:sz w:val="24"/>
            <w:szCs w:val="24"/>
            <w:rPrChange w:id="992" w:author="Cristian Sbrolli" w:date="2020-12-04T22:04:00Z">
              <w:rPr>
                <w:rStyle w:val="SubtleEmphasis"/>
                <w:rFonts w:ascii="Bell MT" w:hAnsi="Bell MT"/>
                <w:sz w:val="44"/>
                <w:szCs w:val="44"/>
              </w:rPr>
            </w:rPrChange>
          </w:rPr>
          <w:t>//checks if the two users are the result of a new visit insertion</w:t>
        </w:r>
      </w:ins>
    </w:p>
    <w:p w14:paraId="3B07F21D" w14:textId="77777777" w:rsidR="005432E1" w:rsidRPr="005432E1" w:rsidRDefault="005432E1" w:rsidP="005432E1">
      <w:pPr>
        <w:pStyle w:val="ListParagraph"/>
        <w:spacing w:line="240" w:lineRule="auto"/>
        <w:ind w:left="360"/>
        <w:rPr>
          <w:ins w:id="993" w:author="Cristian Sbrolli" w:date="2020-12-04T22:03:00Z"/>
          <w:rStyle w:val="SubtleEmphasis"/>
          <w:rFonts w:cstheme="minorHAnsi"/>
          <w:sz w:val="24"/>
          <w:szCs w:val="24"/>
          <w:rPrChange w:id="994" w:author="Cristian Sbrolli" w:date="2020-12-04T22:04:00Z">
            <w:rPr>
              <w:ins w:id="995" w:author="Cristian Sbrolli" w:date="2020-12-04T22:03:00Z"/>
              <w:rStyle w:val="SubtleEmphasis"/>
              <w:rFonts w:ascii="Bell MT" w:hAnsi="Bell MT"/>
              <w:sz w:val="44"/>
              <w:szCs w:val="44"/>
            </w:rPr>
          </w:rPrChange>
        </w:rPr>
      </w:pPr>
      <w:proofErr w:type="spellStart"/>
      <w:ins w:id="996" w:author="Cristian Sbrolli" w:date="2020-12-04T22:03:00Z">
        <w:r w:rsidRPr="005432E1">
          <w:rPr>
            <w:rStyle w:val="SubtleEmphasis"/>
            <w:rFonts w:cstheme="minorHAnsi"/>
            <w:sz w:val="24"/>
            <w:szCs w:val="24"/>
            <w:rPrChange w:id="997"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998"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999" w:author="Cristian Sbrolli" w:date="2020-12-04T22:04:00Z">
              <w:rPr>
                <w:rStyle w:val="SubtleEmphasis"/>
                <w:rFonts w:ascii="Bell MT" w:hAnsi="Bell MT"/>
                <w:sz w:val="44"/>
                <w:szCs w:val="44"/>
              </w:rPr>
            </w:rPrChange>
          </w:rPr>
          <w:t>checkEqualStateVUserPlusNewVisit</w:t>
        </w:r>
        <w:proofErr w:type="spellEnd"/>
        <w:r w:rsidRPr="005432E1">
          <w:rPr>
            <w:rStyle w:val="SubtleEmphasis"/>
            <w:rFonts w:cstheme="minorHAnsi"/>
            <w:sz w:val="24"/>
            <w:szCs w:val="24"/>
            <w:rPrChange w:id="1000" w:author="Cristian Sbrolli" w:date="2020-12-04T22:04:00Z">
              <w:rPr>
                <w:rStyle w:val="SubtleEmphasis"/>
                <w:rFonts w:ascii="Bell MT" w:hAnsi="Bell MT"/>
                <w:sz w:val="44"/>
                <w:szCs w:val="44"/>
              </w:rPr>
            </w:rPrChange>
          </w:rPr>
          <w:t xml:space="preserve">[v: Visit, u,u1: </w:t>
        </w:r>
        <w:proofErr w:type="spellStart"/>
        <w:r w:rsidRPr="005432E1">
          <w:rPr>
            <w:rStyle w:val="SubtleEmphasis"/>
            <w:rFonts w:cstheme="minorHAnsi"/>
            <w:sz w:val="24"/>
            <w:szCs w:val="24"/>
            <w:rPrChange w:id="1001"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002" w:author="Cristian Sbrolli" w:date="2020-12-04T22:04:00Z">
              <w:rPr>
                <w:rStyle w:val="SubtleEmphasis"/>
                <w:rFonts w:ascii="Bell MT" w:hAnsi="Bell MT"/>
                <w:sz w:val="44"/>
                <w:szCs w:val="44"/>
              </w:rPr>
            </w:rPrChange>
          </w:rPr>
          <w:t>]{</w:t>
        </w:r>
      </w:ins>
    </w:p>
    <w:p w14:paraId="3AE0157B" w14:textId="77777777" w:rsidR="005432E1" w:rsidRPr="005432E1" w:rsidRDefault="005432E1" w:rsidP="005432E1">
      <w:pPr>
        <w:pStyle w:val="ListParagraph"/>
        <w:spacing w:line="240" w:lineRule="auto"/>
        <w:ind w:left="360"/>
        <w:rPr>
          <w:ins w:id="1003" w:author="Cristian Sbrolli" w:date="2020-12-04T22:03:00Z"/>
          <w:rStyle w:val="SubtleEmphasis"/>
          <w:rFonts w:cstheme="minorHAnsi"/>
          <w:sz w:val="24"/>
          <w:szCs w:val="24"/>
          <w:rPrChange w:id="1004" w:author="Cristian Sbrolli" w:date="2020-12-04T22:04:00Z">
            <w:rPr>
              <w:ins w:id="1005" w:author="Cristian Sbrolli" w:date="2020-12-04T22:03:00Z"/>
              <w:rStyle w:val="SubtleEmphasis"/>
              <w:rFonts w:ascii="Bell MT" w:hAnsi="Bell MT"/>
              <w:sz w:val="44"/>
              <w:szCs w:val="44"/>
            </w:rPr>
          </w:rPrChange>
        </w:rPr>
      </w:pPr>
      <w:ins w:id="1006" w:author="Cristian Sbrolli" w:date="2020-12-04T22:03:00Z">
        <w:r w:rsidRPr="005432E1">
          <w:rPr>
            <w:rStyle w:val="SubtleEmphasis"/>
            <w:rFonts w:cstheme="minorHAnsi"/>
            <w:sz w:val="24"/>
            <w:szCs w:val="24"/>
            <w:rPrChange w:id="1007" w:author="Cristian Sbrolli" w:date="2020-12-04T22:04:00Z">
              <w:rPr>
                <w:rStyle w:val="SubtleEmphasis"/>
                <w:rFonts w:ascii="Bell MT" w:hAnsi="Bell MT"/>
                <w:sz w:val="44"/>
                <w:szCs w:val="44"/>
              </w:rPr>
            </w:rPrChange>
          </w:rPr>
          <w:t>u1.userVTickets=</w:t>
        </w:r>
        <w:proofErr w:type="spellStart"/>
        <w:r w:rsidRPr="005432E1">
          <w:rPr>
            <w:rStyle w:val="SubtleEmphasis"/>
            <w:rFonts w:cstheme="minorHAnsi"/>
            <w:sz w:val="24"/>
            <w:szCs w:val="24"/>
            <w:rPrChange w:id="1008" w:author="Cristian Sbrolli" w:date="2020-12-04T22:04:00Z">
              <w:rPr>
                <w:rStyle w:val="SubtleEmphasis"/>
                <w:rFonts w:ascii="Bell MT" w:hAnsi="Bell MT"/>
                <w:sz w:val="44"/>
                <w:szCs w:val="44"/>
              </w:rPr>
            </w:rPrChange>
          </w:rPr>
          <w:t>u.userVTickets</w:t>
        </w:r>
        <w:proofErr w:type="spellEnd"/>
        <w:r w:rsidRPr="005432E1">
          <w:rPr>
            <w:rStyle w:val="SubtleEmphasis"/>
            <w:rFonts w:cstheme="minorHAnsi"/>
            <w:sz w:val="24"/>
            <w:szCs w:val="24"/>
            <w:rPrChange w:id="1009" w:author="Cristian Sbrolli" w:date="2020-12-04T22:04:00Z">
              <w:rPr>
                <w:rStyle w:val="SubtleEmphasis"/>
                <w:rFonts w:ascii="Bell MT" w:hAnsi="Bell MT"/>
                <w:sz w:val="44"/>
                <w:szCs w:val="44"/>
              </w:rPr>
            </w:rPrChange>
          </w:rPr>
          <w:t xml:space="preserve">  and u1.userVisits = </w:t>
        </w:r>
        <w:proofErr w:type="spellStart"/>
        <w:r w:rsidRPr="005432E1">
          <w:rPr>
            <w:rStyle w:val="SubtleEmphasis"/>
            <w:rFonts w:cstheme="minorHAnsi"/>
            <w:sz w:val="24"/>
            <w:szCs w:val="24"/>
            <w:rPrChange w:id="1010" w:author="Cristian Sbrolli" w:date="2020-12-04T22:04:00Z">
              <w:rPr>
                <w:rStyle w:val="SubtleEmphasis"/>
                <w:rFonts w:ascii="Bell MT" w:hAnsi="Bell MT"/>
                <w:sz w:val="44"/>
                <w:szCs w:val="44"/>
              </w:rPr>
            </w:rPrChange>
          </w:rPr>
          <w:t>u.userVisits</w:t>
        </w:r>
        <w:proofErr w:type="spellEnd"/>
        <w:r w:rsidRPr="005432E1">
          <w:rPr>
            <w:rStyle w:val="SubtleEmphasis"/>
            <w:rFonts w:cstheme="minorHAnsi"/>
            <w:sz w:val="24"/>
            <w:szCs w:val="24"/>
            <w:rPrChange w:id="1011" w:author="Cristian Sbrolli" w:date="2020-12-04T22:04:00Z">
              <w:rPr>
                <w:rStyle w:val="SubtleEmphasis"/>
                <w:rFonts w:ascii="Bell MT" w:hAnsi="Bell MT"/>
                <w:sz w:val="44"/>
                <w:szCs w:val="44"/>
              </w:rPr>
            </w:rPrChange>
          </w:rPr>
          <w:t xml:space="preserve"> + v and u1.userDevice = </w:t>
        </w:r>
        <w:proofErr w:type="spellStart"/>
        <w:r w:rsidRPr="005432E1">
          <w:rPr>
            <w:rStyle w:val="SubtleEmphasis"/>
            <w:rFonts w:cstheme="minorHAnsi"/>
            <w:sz w:val="24"/>
            <w:szCs w:val="24"/>
            <w:rPrChange w:id="1012" w:author="Cristian Sbrolli" w:date="2020-12-04T22:04:00Z">
              <w:rPr>
                <w:rStyle w:val="SubtleEmphasis"/>
                <w:rFonts w:ascii="Bell MT" w:hAnsi="Bell MT"/>
                <w:sz w:val="44"/>
                <w:szCs w:val="44"/>
              </w:rPr>
            </w:rPrChange>
          </w:rPr>
          <w:t>u.userDevice</w:t>
        </w:r>
        <w:proofErr w:type="spellEnd"/>
      </w:ins>
    </w:p>
    <w:p w14:paraId="41A4EC72" w14:textId="77777777" w:rsidR="005432E1" w:rsidRPr="005432E1" w:rsidRDefault="005432E1" w:rsidP="005432E1">
      <w:pPr>
        <w:pStyle w:val="ListParagraph"/>
        <w:spacing w:line="240" w:lineRule="auto"/>
        <w:ind w:left="360"/>
        <w:rPr>
          <w:ins w:id="1013" w:author="Cristian Sbrolli" w:date="2020-12-04T22:03:00Z"/>
          <w:rStyle w:val="SubtleEmphasis"/>
          <w:rFonts w:cstheme="minorHAnsi"/>
          <w:sz w:val="24"/>
          <w:szCs w:val="24"/>
          <w:rPrChange w:id="1014" w:author="Cristian Sbrolli" w:date="2020-12-04T22:04:00Z">
            <w:rPr>
              <w:ins w:id="1015" w:author="Cristian Sbrolli" w:date="2020-12-04T22:03:00Z"/>
              <w:rStyle w:val="SubtleEmphasis"/>
              <w:rFonts w:ascii="Bell MT" w:hAnsi="Bell MT"/>
              <w:sz w:val="44"/>
              <w:szCs w:val="44"/>
            </w:rPr>
          </w:rPrChange>
        </w:rPr>
      </w:pPr>
      <w:ins w:id="1016" w:author="Cristian Sbrolli" w:date="2020-12-04T22:03:00Z">
        <w:r w:rsidRPr="005432E1">
          <w:rPr>
            <w:rStyle w:val="SubtleEmphasis"/>
            <w:rFonts w:cstheme="minorHAnsi"/>
            <w:sz w:val="24"/>
            <w:szCs w:val="24"/>
            <w:rPrChange w:id="1017" w:author="Cristian Sbrolli" w:date="2020-12-04T22:04:00Z">
              <w:rPr>
                <w:rStyle w:val="SubtleEmphasis"/>
                <w:rFonts w:ascii="Bell MT" w:hAnsi="Bell MT"/>
                <w:sz w:val="44"/>
                <w:szCs w:val="44"/>
              </w:rPr>
            </w:rPrChange>
          </w:rPr>
          <w:t>}</w:t>
        </w:r>
      </w:ins>
    </w:p>
    <w:p w14:paraId="6F0FA64E" w14:textId="77777777" w:rsidR="005432E1" w:rsidRPr="005432E1" w:rsidRDefault="005432E1" w:rsidP="005432E1">
      <w:pPr>
        <w:pStyle w:val="ListParagraph"/>
        <w:spacing w:line="240" w:lineRule="auto"/>
        <w:ind w:left="360"/>
        <w:rPr>
          <w:ins w:id="1018" w:author="Cristian Sbrolli" w:date="2020-12-04T22:03:00Z"/>
          <w:rStyle w:val="SubtleEmphasis"/>
          <w:rFonts w:cstheme="minorHAnsi"/>
          <w:sz w:val="24"/>
          <w:szCs w:val="24"/>
          <w:rPrChange w:id="1019" w:author="Cristian Sbrolli" w:date="2020-12-04T22:04:00Z">
            <w:rPr>
              <w:ins w:id="1020" w:author="Cristian Sbrolli" w:date="2020-12-04T22:03:00Z"/>
              <w:rStyle w:val="SubtleEmphasis"/>
              <w:rFonts w:ascii="Bell MT" w:hAnsi="Bell MT"/>
              <w:sz w:val="44"/>
              <w:szCs w:val="44"/>
            </w:rPr>
          </w:rPrChange>
        </w:rPr>
      </w:pPr>
    </w:p>
    <w:p w14:paraId="466BF6D2" w14:textId="77777777" w:rsidR="005432E1" w:rsidRPr="005432E1" w:rsidRDefault="005432E1" w:rsidP="005432E1">
      <w:pPr>
        <w:pStyle w:val="ListParagraph"/>
        <w:spacing w:line="240" w:lineRule="auto"/>
        <w:ind w:left="360"/>
        <w:rPr>
          <w:ins w:id="1021" w:author="Cristian Sbrolli" w:date="2020-12-04T22:03:00Z"/>
          <w:rStyle w:val="SubtleEmphasis"/>
          <w:rFonts w:cstheme="minorHAnsi"/>
          <w:sz w:val="24"/>
          <w:szCs w:val="24"/>
          <w:rPrChange w:id="1022" w:author="Cristian Sbrolli" w:date="2020-12-04T22:04:00Z">
            <w:rPr>
              <w:ins w:id="1023" w:author="Cristian Sbrolli" w:date="2020-12-04T22:03:00Z"/>
              <w:rStyle w:val="SubtleEmphasis"/>
              <w:rFonts w:ascii="Bell MT" w:hAnsi="Bell MT"/>
              <w:sz w:val="44"/>
              <w:szCs w:val="44"/>
            </w:rPr>
          </w:rPrChange>
        </w:rPr>
      </w:pPr>
      <w:ins w:id="1024" w:author="Cristian Sbrolli" w:date="2020-12-04T22:03:00Z">
        <w:r w:rsidRPr="005432E1">
          <w:rPr>
            <w:rStyle w:val="SubtleEmphasis"/>
            <w:rFonts w:cstheme="minorHAnsi"/>
            <w:sz w:val="24"/>
            <w:szCs w:val="24"/>
            <w:rPrChange w:id="1025" w:author="Cristian Sbrolli" w:date="2020-12-04T22:04:00Z">
              <w:rPr>
                <w:rStyle w:val="SubtleEmphasis"/>
                <w:rFonts w:ascii="Bell MT" w:hAnsi="Bell MT"/>
                <w:sz w:val="44"/>
                <w:szCs w:val="44"/>
              </w:rPr>
            </w:rPrChange>
          </w:rPr>
          <w:t>//checks if the two users are the result of a new physical ticket insertion</w:t>
        </w:r>
      </w:ins>
    </w:p>
    <w:p w14:paraId="36E8B320" w14:textId="77777777" w:rsidR="005432E1" w:rsidRPr="005432E1" w:rsidRDefault="005432E1" w:rsidP="005432E1">
      <w:pPr>
        <w:pStyle w:val="ListParagraph"/>
        <w:spacing w:line="240" w:lineRule="auto"/>
        <w:ind w:left="360"/>
        <w:rPr>
          <w:ins w:id="1026" w:author="Cristian Sbrolli" w:date="2020-12-04T22:03:00Z"/>
          <w:rStyle w:val="SubtleEmphasis"/>
          <w:rFonts w:cstheme="minorHAnsi"/>
          <w:sz w:val="24"/>
          <w:szCs w:val="24"/>
          <w:rPrChange w:id="1027" w:author="Cristian Sbrolli" w:date="2020-12-04T22:04:00Z">
            <w:rPr>
              <w:ins w:id="1028" w:author="Cristian Sbrolli" w:date="2020-12-04T22:03:00Z"/>
              <w:rStyle w:val="SubtleEmphasis"/>
              <w:rFonts w:ascii="Bell MT" w:hAnsi="Bell MT"/>
              <w:sz w:val="44"/>
              <w:szCs w:val="44"/>
            </w:rPr>
          </w:rPrChange>
        </w:rPr>
      </w:pPr>
      <w:proofErr w:type="spellStart"/>
      <w:ins w:id="1029" w:author="Cristian Sbrolli" w:date="2020-12-04T22:03:00Z">
        <w:r w:rsidRPr="005432E1">
          <w:rPr>
            <w:rStyle w:val="SubtleEmphasis"/>
            <w:rFonts w:cstheme="minorHAnsi"/>
            <w:sz w:val="24"/>
            <w:szCs w:val="24"/>
            <w:rPrChange w:id="1030"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03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032" w:author="Cristian Sbrolli" w:date="2020-12-04T22:04:00Z">
              <w:rPr>
                <w:rStyle w:val="SubtleEmphasis"/>
                <w:rFonts w:ascii="Bell MT" w:hAnsi="Bell MT"/>
                <w:sz w:val="44"/>
                <w:szCs w:val="44"/>
              </w:rPr>
            </w:rPrChange>
          </w:rPr>
          <w:t>checkEqualStatePUserPlusNewTicket</w:t>
        </w:r>
        <w:proofErr w:type="spellEnd"/>
        <w:r w:rsidRPr="005432E1">
          <w:rPr>
            <w:rStyle w:val="SubtleEmphasis"/>
            <w:rFonts w:cstheme="minorHAnsi"/>
            <w:sz w:val="24"/>
            <w:szCs w:val="24"/>
            <w:rPrChange w:id="1033" w:author="Cristian Sbrolli" w:date="2020-12-04T22:04:00Z">
              <w:rPr>
                <w:rStyle w:val="SubtleEmphasis"/>
                <w:rFonts w:ascii="Bell MT" w:hAnsi="Bell MT"/>
                <w:sz w:val="44"/>
                <w:szCs w:val="44"/>
              </w:rPr>
            </w:rPrChange>
          </w:rPr>
          <w:t xml:space="preserve">[t: </w:t>
        </w:r>
        <w:proofErr w:type="spellStart"/>
        <w:r w:rsidRPr="005432E1">
          <w:rPr>
            <w:rStyle w:val="SubtleEmphasis"/>
            <w:rFonts w:cstheme="minorHAnsi"/>
            <w:sz w:val="24"/>
            <w:szCs w:val="24"/>
            <w:rPrChange w:id="1034"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1035" w:author="Cristian Sbrolli" w:date="2020-12-04T22:04:00Z">
              <w:rPr>
                <w:rStyle w:val="SubtleEmphasis"/>
                <w:rFonts w:ascii="Bell MT" w:hAnsi="Bell MT"/>
                <w:sz w:val="44"/>
                <w:szCs w:val="44"/>
              </w:rPr>
            </w:rPrChange>
          </w:rPr>
          <w:t xml:space="preserve">, u,u1: </w:t>
        </w:r>
        <w:proofErr w:type="spellStart"/>
        <w:r w:rsidRPr="005432E1">
          <w:rPr>
            <w:rStyle w:val="SubtleEmphasis"/>
            <w:rFonts w:cstheme="minorHAnsi"/>
            <w:sz w:val="24"/>
            <w:szCs w:val="24"/>
            <w:rPrChange w:id="1036"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1037" w:author="Cristian Sbrolli" w:date="2020-12-04T22:04:00Z">
              <w:rPr>
                <w:rStyle w:val="SubtleEmphasis"/>
                <w:rFonts w:ascii="Bell MT" w:hAnsi="Bell MT"/>
                <w:sz w:val="44"/>
                <w:szCs w:val="44"/>
              </w:rPr>
            </w:rPrChange>
          </w:rPr>
          <w:t>]{</w:t>
        </w:r>
      </w:ins>
    </w:p>
    <w:p w14:paraId="182CAE7D" w14:textId="77777777" w:rsidR="005432E1" w:rsidRPr="005432E1" w:rsidRDefault="005432E1" w:rsidP="005432E1">
      <w:pPr>
        <w:pStyle w:val="ListParagraph"/>
        <w:spacing w:line="240" w:lineRule="auto"/>
        <w:ind w:left="360"/>
        <w:rPr>
          <w:ins w:id="1038" w:author="Cristian Sbrolli" w:date="2020-12-04T22:03:00Z"/>
          <w:rStyle w:val="SubtleEmphasis"/>
          <w:rFonts w:cstheme="minorHAnsi"/>
          <w:sz w:val="24"/>
          <w:szCs w:val="24"/>
          <w:rPrChange w:id="1039" w:author="Cristian Sbrolli" w:date="2020-12-04T22:04:00Z">
            <w:rPr>
              <w:ins w:id="1040" w:author="Cristian Sbrolli" w:date="2020-12-04T22:03:00Z"/>
              <w:rStyle w:val="SubtleEmphasis"/>
              <w:rFonts w:ascii="Bell MT" w:hAnsi="Bell MT"/>
              <w:sz w:val="44"/>
              <w:szCs w:val="44"/>
            </w:rPr>
          </w:rPrChange>
        </w:rPr>
      </w:pPr>
      <w:ins w:id="1041" w:author="Cristian Sbrolli" w:date="2020-12-04T22:03:00Z">
        <w:r w:rsidRPr="005432E1">
          <w:rPr>
            <w:rStyle w:val="SubtleEmphasis"/>
            <w:rFonts w:cstheme="minorHAnsi"/>
            <w:sz w:val="24"/>
            <w:szCs w:val="24"/>
            <w:rPrChange w:id="1042" w:author="Cristian Sbrolli" w:date="2020-12-04T22:04:00Z">
              <w:rPr>
                <w:rStyle w:val="SubtleEmphasis"/>
                <w:rFonts w:ascii="Bell MT" w:hAnsi="Bell MT"/>
                <w:sz w:val="44"/>
                <w:szCs w:val="44"/>
              </w:rPr>
            </w:rPrChange>
          </w:rPr>
          <w:t>u1.userPTickets=</w:t>
        </w:r>
        <w:proofErr w:type="spellStart"/>
        <w:r w:rsidRPr="005432E1">
          <w:rPr>
            <w:rStyle w:val="SubtleEmphasis"/>
            <w:rFonts w:cstheme="minorHAnsi"/>
            <w:sz w:val="24"/>
            <w:szCs w:val="24"/>
            <w:rPrChange w:id="1043" w:author="Cristian Sbrolli" w:date="2020-12-04T22:04:00Z">
              <w:rPr>
                <w:rStyle w:val="SubtleEmphasis"/>
                <w:rFonts w:ascii="Bell MT" w:hAnsi="Bell MT"/>
                <w:sz w:val="44"/>
                <w:szCs w:val="44"/>
              </w:rPr>
            </w:rPrChange>
          </w:rPr>
          <w:t>u.userPTickets</w:t>
        </w:r>
        <w:proofErr w:type="spellEnd"/>
        <w:r w:rsidRPr="005432E1">
          <w:rPr>
            <w:rStyle w:val="SubtleEmphasis"/>
            <w:rFonts w:cstheme="minorHAnsi"/>
            <w:sz w:val="24"/>
            <w:szCs w:val="24"/>
            <w:rPrChange w:id="1044" w:author="Cristian Sbrolli" w:date="2020-12-04T22:04:00Z">
              <w:rPr>
                <w:rStyle w:val="SubtleEmphasis"/>
                <w:rFonts w:ascii="Bell MT" w:hAnsi="Bell MT"/>
                <w:sz w:val="44"/>
                <w:szCs w:val="44"/>
              </w:rPr>
            </w:rPrChange>
          </w:rPr>
          <w:t xml:space="preserve"> + t</w:t>
        </w:r>
      </w:ins>
    </w:p>
    <w:p w14:paraId="75F64407" w14:textId="053F31DA" w:rsidR="00D45746" w:rsidRDefault="005432E1" w:rsidP="00D45746">
      <w:pPr>
        <w:pStyle w:val="ListParagraph"/>
        <w:spacing w:line="240" w:lineRule="auto"/>
        <w:ind w:left="360"/>
        <w:rPr>
          <w:ins w:id="1045" w:author="Cristian Sbrolli" w:date="2020-12-05T01:45:00Z"/>
          <w:rStyle w:val="SubtleEmphasis"/>
          <w:rFonts w:cstheme="minorHAnsi"/>
          <w:sz w:val="24"/>
          <w:szCs w:val="24"/>
        </w:rPr>
      </w:pPr>
      <w:ins w:id="1046" w:author="Cristian Sbrolli" w:date="2020-12-04T22:03:00Z">
        <w:r w:rsidRPr="005432E1">
          <w:rPr>
            <w:rStyle w:val="SubtleEmphasis"/>
            <w:rFonts w:cstheme="minorHAnsi"/>
            <w:sz w:val="24"/>
            <w:szCs w:val="24"/>
            <w:rPrChange w:id="1047" w:author="Cristian Sbrolli" w:date="2020-12-04T22:04:00Z">
              <w:rPr>
                <w:rStyle w:val="SubtleEmphasis"/>
                <w:rFonts w:ascii="Bell MT" w:hAnsi="Bell MT"/>
                <w:sz w:val="44"/>
                <w:szCs w:val="44"/>
              </w:rPr>
            </w:rPrChange>
          </w:rPr>
          <w:t>}</w:t>
        </w:r>
      </w:ins>
    </w:p>
    <w:p w14:paraId="6468224E" w14:textId="77777777" w:rsidR="0071654A" w:rsidRDefault="0071654A" w:rsidP="00D45746">
      <w:pPr>
        <w:pStyle w:val="ListParagraph"/>
        <w:spacing w:line="240" w:lineRule="auto"/>
        <w:ind w:left="360"/>
        <w:rPr>
          <w:ins w:id="1048" w:author="Cristian Sbrolli" w:date="2020-12-04T22:46:00Z"/>
          <w:rStyle w:val="SubtleEmphasis"/>
          <w:rFonts w:cstheme="minorHAnsi"/>
          <w:sz w:val="24"/>
          <w:szCs w:val="24"/>
        </w:rPr>
      </w:pPr>
    </w:p>
    <w:p w14:paraId="2F41F0A8" w14:textId="15300933" w:rsidR="000477F7" w:rsidRPr="000477F7" w:rsidRDefault="000477F7" w:rsidP="000477F7">
      <w:pPr>
        <w:pStyle w:val="ListParagraph"/>
        <w:numPr>
          <w:ilvl w:val="0"/>
          <w:numId w:val="74"/>
        </w:numPr>
        <w:spacing w:line="240" w:lineRule="auto"/>
        <w:rPr>
          <w:ins w:id="1049" w:author="Cristian Sbrolli" w:date="2020-12-05T00:11:00Z"/>
          <w:rStyle w:val="SubtleEmphasis"/>
          <w:rFonts w:ascii="Bell MT" w:hAnsi="Bell MT" w:cstheme="minorHAnsi"/>
          <w:sz w:val="44"/>
          <w:szCs w:val="44"/>
          <w:rPrChange w:id="1050" w:author="Cristian Sbrolli" w:date="2020-12-05T00:13:00Z">
            <w:rPr>
              <w:ins w:id="1051" w:author="Cristian Sbrolli" w:date="2020-12-05T00:11:00Z"/>
              <w:rStyle w:val="SubtleEmphasis"/>
              <w:rFonts w:cstheme="minorHAnsi"/>
              <w:sz w:val="24"/>
              <w:szCs w:val="24"/>
            </w:rPr>
          </w:rPrChange>
        </w:rPr>
        <w:pPrChange w:id="1052" w:author="Cristian Sbrolli" w:date="2020-12-05T00:13:00Z">
          <w:pPr>
            <w:pStyle w:val="ListParagraph"/>
            <w:spacing w:line="240" w:lineRule="auto"/>
            <w:ind w:left="360"/>
          </w:pPr>
        </w:pPrChange>
      </w:pPr>
      <w:ins w:id="1053" w:author="Cristian Sbrolli" w:date="2020-12-05T00:11:00Z">
        <w:r w:rsidRPr="000477F7">
          <w:rPr>
            <w:rStyle w:val="SubtleEmphasis"/>
            <w:rFonts w:ascii="Bell MT" w:hAnsi="Bell MT" w:cstheme="minorHAnsi"/>
            <w:sz w:val="44"/>
            <w:szCs w:val="44"/>
            <w:rPrChange w:id="1054" w:author="Cristian Sbrolli" w:date="2020-12-05T00:13:00Z">
              <w:rPr>
                <w:rStyle w:val="SubtleEmphasis"/>
                <w:rFonts w:cstheme="minorHAnsi"/>
                <w:sz w:val="24"/>
                <w:szCs w:val="24"/>
              </w:rPr>
            </w:rPrChange>
          </w:rPr>
          <w:t>Facts</w:t>
        </w:r>
      </w:ins>
    </w:p>
    <w:p w14:paraId="7279817B" w14:textId="77777777" w:rsidR="000477F7" w:rsidRPr="005432E1" w:rsidRDefault="000477F7" w:rsidP="005432E1">
      <w:pPr>
        <w:pStyle w:val="ListParagraph"/>
        <w:spacing w:line="240" w:lineRule="auto"/>
        <w:ind w:left="360"/>
        <w:rPr>
          <w:ins w:id="1055" w:author="Cristian Sbrolli" w:date="2020-12-04T22:03:00Z"/>
          <w:rStyle w:val="SubtleEmphasis"/>
          <w:rFonts w:cstheme="minorHAnsi"/>
          <w:sz w:val="24"/>
          <w:szCs w:val="24"/>
          <w:rPrChange w:id="1056" w:author="Cristian Sbrolli" w:date="2020-12-04T22:04:00Z">
            <w:rPr>
              <w:ins w:id="1057" w:author="Cristian Sbrolli" w:date="2020-12-04T22:03:00Z"/>
              <w:rStyle w:val="SubtleEmphasis"/>
              <w:rFonts w:ascii="Bell MT" w:hAnsi="Bell MT"/>
              <w:sz w:val="44"/>
              <w:szCs w:val="44"/>
            </w:rPr>
          </w:rPrChange>
        </w:rPr>
      </w:pPr>
    </w:p>
    <w:p w14:paraId="574C5909" w14:textId="77777777" w:rsidR="005432E1" w:rsidRPr="005432E1" w:rsidRDefault="005432E1" w:rsidP="005432E1">
      <w:pPr>
        <w:pStyle w:val="ListParagraph"/>
        <w:spacing w:line="240" w:lineRule="auto"/>
        <w:ind w:left="360"/>
        <w:rPr>
          <w:ins w:id="1058" w:author="Cristian Sbrolli" w:date="2020-12-04T22:03:00Z"/>
          <w:rStyle w:val="SubtleEmphasis"/>
          <w:rFonts w:cstheme="minorHAnsi"/>
          <w:sz w:val="24"/>
          <w:szCs w:val="24"/>
          <w:rPrChange w:id="1059" w:author="Cristian Sbrolli" w:date="2020-12-04T22:04:00Z">
            <w:rPr>
              <w:ins w:id="1060" w:author="Cristian Sbrolli" w:date="2020-12-04T22:03:00Z"/>
              <w:rStyle w:val="SubtleEmphasis"/>
              <w:rFonts w:ascii="Bell MT" w:hAnsi="Bell MT"/>
              <w:sz w:val="44"/>
              <w:szCs w:val="44"/>
            </w:rPr>
          </w:rPrChange>
        </w:rPr>
      </w:pPr>
      <w:ins w:id="1061" w:author="Cristian Sbrolli" w:date="2020-12-04T22:03:00Z">
        <w:r w:rsidRPr="005432E1">
          <w:rPr>
            <w:rStyle w:val="SubtleEmphasis"/>
            <w:rFonts w:cstheme="minorHAnsi"/>
            <w:sz w:val="24"/>
            <w:szCs w:val="24"/>
            <w:rPrChange w:id="1062" w:author="Cristian Sbrolli" w:date="2020-12-04T22:04:00Z">
              <w:rPr>
                <w:rStyle w:val="SubtleEmphasis"/>
                <w:rFonts w:ascii="Bell MT" w:hAnsi="Bell MT"/>
                <w:sz w:val="44"/>
                <w:szCs w:val="44"/>
              </w:rPr>
            </w:rPrChange>
          </w:rPr>
          <w:t>//No market gives more tickets per time slot than the max allowed by the shop manager</w:t>
        </w:r>
      </w:ins>
    </w:p>
    <w:p w14:paraId="27008AF5" w14:textId="77777777" w:rsidR="005432E1" w:rsidRPr="005432E1" w:rsidRDefault="005432E1" w:rsidP="005432E1">
      <w:pPr>
        <w:pStyle w:val="ListParagraph"/>
        <w:spacing w:line="240" w:lineRule="auto"/>
        <w:ind w:left="360"/>
        <w:rPr>
          <w:ins w:id="1063" w:author="Cristian Sbrolli" w:date="2020-12-04T22:03:00Z"/>
          <w:rStyle w:val="SubtleEmphasis"/>
          <w:rFonts w:cstheme="minorHAnsi"/>
          <w:sz w:val="24"/>
          <w:szCs w:val="24"/>
          <w:rPrChange w:id="1064" w:author="Cristian Sbrolli" w:date="2020-12-04T22:04:00Z">
            <w:rPr>
              <w:ins w:id="1065" w:author="Cristian Sbrolli" w:date="2020-12-04T22:03:00Z"/>
              <w:rStyle w:val="SubtleEmphasis"/>
              <w:rFonts w:ascii="Bell MT" w:hAnsi="Bell MT"/>
              <w:sz w:val="44"/>
              <w:szCs w:val="44"/>
            </w:rPr>
          </w:rPrChange>
        </w:rPr>
      </w:pPr>
      <w:ins w:id="1066" w:author="Cristian Sbrolli" w:date="2020-12-04T22:03:00Z">
        <w:r w:rsidRPr="005432E1">
          <w:rPr>
            <w:rStyle w:val="SubtleEmphasis"/>
            <w:rFonts w:cstheme="minorHAnsi"/>
            <w:sz w:val="24"/>
            <w:szCs w:val="24"/>
            <w:rPrChange w:id="1067" w:author="Cristian Sbrolli" w:date="2020-12-04T22:04:00Z">
              <w:rPr>
                <w:rStyle w:val="SubtleEmphasis"/>
                <w:rFonts w:ascii="Bell MT" w:hAnsi="Bell MT"/>
                <w:sz w:val="44"/>
                <w:szCs w:val="44"/>
              </w:rPr>
            </w:rPrChange>
          </w:rPr>
          <w:t>fact{</w:t>
        </w:r>
      </w:ins>
    </w:p>
    <w:p w14:paraId="5ADFA6EE" w14:textId="77777777" w:rsidR="005432E1" w:rsidRPr="005432E1" w:rsidRDefault="005432E1" w:rsidP="005432E1">
      <w:pPr>
        <w:pStyle w:val="ListParagraph"/>
        <w:spacing w:line="240" w:lineRule="auto"/>
        <w:ind w:left="360"/>
        <w:rPr>
          <w:ins w:id="1068" w:author="Cristian Sbrolli" w:date="2020-12-04T22:03:00Z"/>
          <w:rStyle w:val="SubtleEmphasis"/>
          <w:rFonts w:cstheme="minorHAnsi"/>
          <w:sz w:val="24"/>
          <w:szCs w:val="24"/>
          <w:rPrChange w:id="1069" w:author="Cristian Sbrolli" w:date="2020-12-04T22:04:00Z">
            <w:rPr>
              <w:ins w:id="1070" w:author="Cristian Sbrolli" w:date="2020-12-04T22:03:00Z"/>
              <w:rStyle w:val="SubtleEmphasis"/>
              <w:rFonts w:ascii="Bell MT" w:hAnsi="Bell MT"/>
              <w:sz w:val="44"/>
              <w:szCs w:val="44"/>
            </w:rPr>
          </w:rPrChange>
        </w:rPr>
      </w:pPr>
      <w:ins w:id="1071" w:author="Cristian Sbrolli" w:date="2020-12-04T22:03:00Z">
        <w:r w:rsidRPr="005432E1">
          <w:rPr>
            <w:rStyle w:val="SubtleEmphasis"/>
            <w:rFonts w:cstheme="minorHAnsi"/>
            <w:sz w:val="24"/>
            <w:szCs w:val="24"/>
            <w:rPrChange w:id="1072" w:author="Cristian Sbrolli" w:date="2020-12-04T22:04:00Z">
              <w:rPr>
                <w:rStyle w:val="SubtleEmphasis"/>
                <w:rFonts w:ascii="Bell MT" w:hAnsi="Bell MT"/>
                <w:sz w:val="44"/>
                <w:szCs w:val="44"/>
              </w:rPr>
            </w:rPrChange>
          </w:rPr>
          <w:t xml:space="preserve">all m: Market, d: Date, t: </w:t>
        </w:r>
        <w:proofErr w:type="spellStart"/>
        <w:r w:rsidRPr="005432E1">
          <w:rPr>
            <w:rStyle w:val="SubtleEmphasis"/>
            <w:rFonts w:cstheme="minorHAnsi"/>
            <w:sz w:val="24"/>
            <w:szCs w:val="24"/>
            <w:rPrChange w:id="1073"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074" w:author="Cristian Sbrolli" w:date="2020-12-04T22:04:00Z">
              <w:rPr>
                <w:rStyle w:val="SubtleEmphasis"/>
                <w:rFonts w:ascii="Bell MT" w:hAnsi="Bell MT"/>
                <w:sz w:val="44"/>
                <w:szCs w:val="44"/>
              </w:rPr>
            </w:rPrChange>
          </w:rPr>
          <w:t xml:space="preserve"> | </w:t>
        </w:r>
      </w:ins>
    </w:p>
    <w:p w14:paraId="5113CEB4" w14:textId="77777777" w:rsidR="005432E1" w:rsidRPr="005432E1" w:rsidRDefault="005432E1" w:rsidP="005432E1">
      <w:pPr>
        <w:pStyle w:val="ListParagraph"/>
        <w:spacing w:line="240" w:lineRule="auto"/>
        <w:ind w:left="360"/>
        <w:rPr>
          <w:ins w:id="1075" w:author="Cristian Sbrolli" w:date="2020-12-04T22:03:00Z"/>
          <w:rStyle w:val="SubtleEmphasis"/>
          <w:rFonts w:cstheme="minorHAnsi"/>
          <w:sz w:val="24"/>
          <w:szCs w:val="24"/>
          <w:rPrChange w:id="1076" w:author="Cristian Sbrolli" w:date="2020-12-04T22:04:00Z">
            <w:rPr>
              <w:ins w:id="1077" w:author="Cristian Sbrolli" w:date="2020-12-04T22:03:00Z"/>
              <w:rStyle w:val="SubtleEmphasis"/>
              <w:rFonts w:ascii="Bell MT" w:hAnsi="Bell MT"/>
              <w:sz w:val="44"/>
              <w:szCs w:val="44"/>
            </w:rPr>
          </w:rPrChange>
        </w:rPr>
      </w:pPr>
      <w:ins w:id="1078" w:author="Cristian Sbrolli" w:date="2020-12-04T22:03:00Z">
        <w:r w:rsidRPr="005432E1">
          <w:rPr>
            <w:rStyle w:val="SubtleEmphasis"/>
            <w:rFonts w:cstheme="minorHAnsi"/>
            <w:sz w:val="24"/>
            <w:szCs w:val="24"/>
            <w:rPrChange w:id="1079" w:author="Cristian Sbrolli" w:date="2020-12-04T22:04:00Z">
              <w:rPr>
                <w:rStyle w:val="SubtleEmphasis"/>
                <w:rFonts w:ascii="Bell MT" w:hAnsi="Bell MT"/>
                <w:sz w:val="44"/>
                <w:szCs w:val="44"/>
              </w:rPr>
            </w:rPrChange>
          </w:rPr>
          <w:tab/>
          <w:t xml:space="preserve">let </w:t>
        </w:r>
        <w:proofErr w:type="spellStart"/>
        <w:r w:rsidRPr="005432E1">
          <w:rPr>
            <w:rStyle w:val="SubtleEmphasis"/>
            <w:rFonts w:cstheme="minorHAnsi"/>
            <w:sz w:val="24"/>
            <w:szCs w:val="24"/>
            <w:rPrChange w:id="1080" w:author="Cristian Sbrolli" w:date="2020-12-04T22:04:00Z">
              <w:rPr>
                <w:rStyle w:val="SubtleEmphasis"/>
                <w:rFonts w:ascii="Bell MT" w:hAnsi="Bell MT"/>
                <w:sz w:val="44"/>
                <w:szCs w:val="44"/>
              </w:rPr>
            </w:rPrChange>
          </w:rPr>
          <w:t>marketTickets</w:t>
        </w:r>
        <w:proofErr w:type="spellEnd"/>
        <w:r w:rsidRPr="005432E1">
          <w:rPr>
            <w:rStyle w:val="SubtleEmphasis"/>
            <w:rFonts w:cstheme="minorHAnsi"/>
            <w:sz w:val="24"/>
            <w:szCs w:val="24"/>
            <w:rPrChange w:id="108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082"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1083"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084" w:author="Cristian Sbrolli" w:date="2020-12-04T22:04:00Z">
              <w:rPr>
                <w:rStyle w:val="SubtleEmphasis"/>
                <w:rFonts w:ascii="Bell MT" w:hAnsi="Bell MT"/>
                <w:sz w:val="44"/>
                <w:szCs w:val="44"/>
              </w:rPr>
            </w:rPrChange>
          </w:rPr>
          <w:t>m.ticketManager</w:t>
        </w:r>
        <w:proofErr w:type="spellEnd"/>
        <w:r w:rsidRPr="005432E1">
          <w:rPr>
            <w:rStyle w:val="SubtleEmphasis"/>
            <w:rFonts w:cstheme="minorHAnsi"/>
            <w:sz w:val="24"/>
            <w:szCs w:val="24"/>
            <w:rPrChange w:id="1085" w:author="Cristian Sbrolli" w:date="2020-12-04T22:04:00Z">
              <w:rPr>
                <w:rStyle w:val="SubtleEmphasis"/>
                <w:rFonts w:ascii="Bell MT" w:hAnsi="Bell MT"/>
                <w:sz w:val="44"/>
                <w:szCs w:val="44"/>
              </w:rPr>
            </w:rPrChange>
          </w:rPr>
          <w:t>] |</w:t>
        </w:r>
      </w:ins>
    </w:p>
    <w:p w14:paraId="7FEDABD9" w14:textId="77777777" w:rsidR="005432E1" w:rsidRPr="005432E1" w:rsidRDefault="005432E1" w:rsidP="005432E1">
      <w:pPr>
        <w:pStyle w:val="ListParagraph"/>
        <w:spacing w:line="240" w:lineRule="auto"/>
        <w:ind w:left="360"/>
        <w:rPr>
          <w:ins w:id="1086" w:author="Cristian Sbrolli" w:date="2020-12-04T22:03:00Z"/>
          <w:rStyle w:val="SubtleEmphasis"/>
          <w:rFonts w:cstheme="minorHAnsi"/>
          <w:sz w:val="24"/>
          <w:szCs w:val="24"/>
          <w:rPrChange w:id="1087" w:author="Cristian Sbrolli" w:date="2020-12-04T22:04:00Z">
            <w:rPr>
              <w:ins w:id="1088" w:author="Cristian Sbrolli" w:date="2020-12-04T22:03:00Z"/>
              <w:rStyle w:val="SubtleEmphasis"/>
              <w:rFonts w:ascii="Bell MT" w:hAnsi="Bell MT"/>
              <w:sz w:val="44"/>
              <w:szCs w:val="44"/>
            </w:rPr>
          </w:rPrChange>
        </w:rPr>
      </w:pPr>
      <w:ins w:id="1089" w:author="Cristian Sbrolli" w:date="2020-12-04T22:03:00Z">
        <w:r w:rsidRPr="005432E1">
          <w:rPr>
            <w:rStyle w:val="SubtleEmphasis"/>
            <w:rFonts w:cstheme="minorHAnsi"/>
            <w:sz w:val="24"/>
            <w:szCs w:val="24"/>
            <w:rPrChange w:id="109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091" w:author="Cristian Sbrolli" w:date="2020-12-04T22:04:00Z">
              <w:rPr>
                <w:rStyle w:val="SubtleEmphasis"/>
                <w:rFonts w:ascii="Bell MT" w:hAnsi="Bell MT"/>
                <w:sz w:val="44"/>
                <w:szCs w:val="44"/>
              </w:rPr>
            </w:rPrChange>
          </w:rPr>
          <w:tab/>
          <w:t xml:space="preserve">#(marketTickets &amp; </w:t>
        </w:r>
        <w:proofErr w:type="spellStart"/>
        <w:r w:rsidRPr="005432E1">
          <w:rPr>
            <w:rStyle w:val="SubtleEmphasis"/>
            <w:rFonts w:cstheme="minorHAnsi"/>
            <w:sz w:val="24"/>
            <w:szCs w:val="24"/>
            <w:rPrChange w:id="1092" w:author="Cristian Sbrolli" w:date="2020-12-04T22:04:00Z">
              <w:rPr>
                <w:rStyle w:val="SubtleEmphasis"/>
                <w:rFonts w:ascii="Bell MT" w:hAnsi="Bell MT"/>
                <w:sz w:val="44"/>
                <w:szCs w:val="44"/>
              </w:rPr>
            </w:rPrChange>
          </w:rPr>
          <w:t>ticketDate.d</w:t>
        </w:r>
        <w:proofErr w:type="spellEnd"/>
        <w:r w:rsidRPr="005432E1">
          <w:rPr>
            <w:rStyle w:val="SubtleEmphasis"/>
            <w:rFonts w:cstheme="minorHAnsi"/>
            <w:sz w:val="24"/>
            <w:szCs w:val="24"/>
            <w:rPrChange w:id="1093" w:author="Cristian Sbrolli" w:date="2020-12-04T22:04:00Z">
              <w:rPr>
                <w:rStyle w:val="SubtleEmphasis"/>
                <w:rFonts w:ascii="Bell MT" w:hAnsi="Bell MT"/>
                <w:sz w:val="44"/>
                <w:szCs w:val="44"/>
              </w:rPr>
            </w:rPrChange>
          </w:rPr>
          <w:t xml:space="preserve"> &amp; ticketTimeSlot.t) &lt;= </w:t>
        </w:r>
        <w:proofErr w:type="spellStart"/>
        <w:r w:rsidRPr="005432E1">
          <w:rPr>
            <w:rStyle w:val="SubtleEmphasis"/>
            <w:rFonts w:cstheme="minorHAnsi"/>
            <w:sz w:val="24"/>
            <w:szCs w:val="24"/>
            <w:rPrChange w:id="1094" w:author="Cristian Sbrolli" w:date="2020-12-04T22:04:00Z">
              <w:rPr>
                <w:rStyle w:val="SubtleEmphasis"/>
                <w:rFonts w:ascii="Bell MT" w:hAnsi="Bell MT"/>
                <w:sz w:val="44"/>
                <w:szCs w:val="44"/>
              </w:rPr>
            </w:rPrChange>
          </w:rPr>
          <w:t>m.ticketManager.maxUsersPerSlot</w:t>
        </w:r>
        <w:proofErr w:type="spellEnd"/>
      </w:ins>
    </w:p>
    <w:p w14:paraId="5BE6A994" w14:textId="77777777" w:rsidR="005432E1" w:rsidRPr="005432E1" w:rsidRDefault="005432E1" w:rsidP="005432E1">
      <w:pPr>
        <w:pStyle w:val="ListParagraph"/>
        <w:spacing w:line="240" w:lineRule="auto"/>
        <w:ind w:left="360"/>
        <w:rPr>
          <w:ins w:id="1095" w:author="Cristian Sbrolli" w:date="2020-12-04T22:03:00Z"/>
          <w:rStyle w:val="SubtleEmphasis"/>
          <w:rFonts w:cstheme="minorHAnsi"/>
          <w:sz w:val="24"/>
          <w:szCs w:val="24"/>
          <w:rPrChange w:id="1096" w:author="Cristian Sbrolli" w:date="2020-12-04T22:04:00Z">
            <w:rPr>
              <w:ins w:id="1097" w:author="Cristian Sbrolli" w:date="2020-12-04T22:03:00Z"/>
              <w:rStyle w:val="SubtleEmphasis"/>
              <w:rFonts w:ascii="Bell MT" w:hAnsi="Bell MT"/>
              <w:sz w:val="44"/>
              <w:szCs w:val="44"/>
            </w:rPr>
          </w:rPrChange>
        </w:rPr>
      </w:pPr>
      <w:ins w:id="1098" w:author="Cristian Sbrolli" w:date="2020-12-04T22:03:00Z">
        <w:r w:rsidRPr="005432E1">
          <w:rPr>
            <w:rStyle w:val="SubtleEmphasis"/>
            <w:rFonts w:cstheme="minorHAnsi"/>
            <w:sz w:val="24"/>
            <w:szCs w:val="24"/>
            <w:rPrChange w:id="1099" w:author="Cristian Sbrolli" w:date="2020-12-04T22:04:00Z">
              <w:rPr>
                <w:rStyle w:val="SubtleEmphasis"/>
                <w:rFonts w:ascii="Bell MT" w:hAnsi="Bell MT"/>
                <w:sz w:val="44"/>
                <w:szCs w:val="44"/>
              </w:rPr>
            </w:rPrChange>
          </w:rPr>
          <w:t>}</w:t>
        </w:r>
      </w:ins>
    </w:p>
    <w:p w14:paraId="3B047572" w14:textId="77777777" w:rsidR="005432E1" w:rsidRPr="005432E1" w:rsidRDefault="005432E1" w:rsidP="005432E1">
      <w:pPr>
        <w:pStyle w:val="ListParagraph"/>
        <w:spacing w:line="240" w:lineRule="auto"/>
        <w:ind w:left="360"/>
        <w:rPr>
          <w:ins w:id="1100" w:author="Cristian Sbrolli" w:date="2020-12-04T22:03:00Z"/>
          <w:rStyle w:val="SubtleEmphasis"/>
          <w:rFonts w:cstheme="minorHAnsi"/>
          <w:sz w:val="24"/>
          <w:szCs w:val="24"/>
          <w:rPrChange w:id="1101" w:author="Cristian Sbrolli" w:date="2020-12-04T22:04:00Z">
            <w:rPr>
              <w:ins w:id="1102" w:author="Cristian Sbrolli" w:date="2020-12-04T22:03:00Z"/>
              <w:rStyle w:val="SubtleEmphasis"/>
              <w:rFonts w:ascii="Bell MT" w:hAnsi="Bell MT"/>
              <w:sz w:val="44"/>
              <w:szCs w:val="44"/>
            </w:rPr>
          </w:rPrChange>
        </w:rPr>
      </w:pPr>
    </w:p>
    <w:p w14:paraId="351A78B9" w14:textId="77777777" w:rsidR="005432E1" w:rsidRPr="005432E1" w:rsidRDefault="005432E1" w:rsidP="005432E1">
      <w:pPr>
        <w:pStyle w:val="ListParagraph"/>
        <w:spacing w:line="240" w:lineRule="auto"/>
        <w:ind w:left="360"/>
        <w:rPr>
          <w:ins w:id="1103" w:author="Cristian Sbrolli" w:date="2020-12-04T22:03:00Z"/>
          <w:rStyle w:val="SubtleEmphasis"/>
          <w:rFonts w:cstheme="minorHAnsi"/>
          <w:sz w:val="24"/>
          <w:szCs w:val="24"/>
          <w:rPrChange w:id="1104" w:author="Cristian Sbrolli" w:date="2020-12-04T22:04:00Z">
            <w:rPr>
              <w:ins w:id="1105" w:author="Cristian Sbrolli" w:date="2020-12-04T22:03:00Z"/>
              <w:rStyle w:val="SubtleEmphasis"/>
              <w:rFonts w:ascii="Bell MT" w:hAnsi="Bell MT"/>
              <w:sz w:val="44"/>
              <w:szCs w:val="44"/>
            </w:rPr>
          </w:rPrChange>
        </w:rPr>
      </w:pPr>
      <w:ins w:id="1106" w:author="Cristian Sbrolli" w:date="2020-12-04T22:03:00Z">
        <w:r w:rsidRPr="005432E1">
          <w:rPr>
            <w:rStyle w:val="SubtleEmphasis"/>
            <w:rFonts w:cstheme="minorHAnsi"/>
            <w:sz w:val="24"/>
            <w:szCs w:val="24"/>
            <w:rPrChange w:id="1107" w:author="Cristian Sbrolli" w:date="2020-12-04T22:04:00Z">
              <w:rPr>
                <w:rStyle w:val="SubtleEmphasis"/>
                <w:rFonts w:ascii="Bell MT" w:hAnsi="Bell MT"/>
                <w:sz w:val="44"/>
                <w:szCs w:val="44"/>
              </w:rPr>
            </w:rPrChange>
          </w:rPr>
          <w:t>//definition of user safety</w:t>
        </w:r>
      </w:ins>
    </w:p>
    <w:p w14:paraId="539610AC" w14:textId="77777777" w:rsidR="005432E1" w:rsidRPr="005432E1" w:rsidRDefault="005432E1" w:rsidP="005432E1">
      <w:pPr>
        <w:pStyle w:val="ListParagraph"/>
        <w:spacing w:line="240" w:lineRule="auto"/>
        <w:ind w:left="360"/>
        <w:rPr>
          <w:ins w:id="1108" w:author="Cristian Sbrolli" w:date="2020-12-04T22:03:00Z"/>
          <w:rStyle w:val="SubtleEmphasis"/>
          <w:rFonts w:cstheme="minorHAnsi"/>
          <w:sz w:val="24"/>
          <w:szCs w:val="24"/>
          <w:rPrChange w:id="1109" w:author="Cristian Sbrolli" w:date="2020-12-04T22:04:00Z">
            <w:rPr>
              <w:ins w:id="1110" w:author="Cristian Sbrolli" w:date="2020-12-04T22:03:00Z"/>
              <w:rStyle w:val="SubtleEmphasis"/>
              <w:rFonts w:ascii="Bell MT" w:hAnsi="Bell MT"/>
              <w:sz w:val="44"/>
              <w:szCs w:val="44"/>
            </w:rPr>
          </w:rPrChange>
        </w:rPr>
      </w:pPr>
      <w:ins w:id="1111" w:author="Cristian Sbrolli" w:date="2020-12-04T22:03:00Z">
        <w:r w:rsidRPr="005432E1">
          <w:rPr>
            <w:rStyle w:val="SubtleEmphasis"/>
            <w:rFonts w:cstheme="minorHAnsi"/>
            <w:sz w:val="24"/>
            <w:szCs w:val="24"/>
            <w:rPrChange w:id="1112" w:author="Cristian Sbrolli" w:date="2020-12-04T22:04:00Z">
              <w:rPr>
                <w:rStyle w:val="SubtleEmphasis"/>
                <w:rFonts w:ascii="Bell MT" w:hAnsi="Bell MT"/>
                <w:sz w:val="44"/>
                <w:szCs w:val="44"/>
              </w:rPr>
            </w:rPrChange>
          </w:rPr>
          <w:t>fact{</w:t>
        </w:r>
      </w:ins>
    </w:p>
    <w:p w14:paraId="3F0A6A8E" w14:textId="77777777" w:rsidR="005432E1" w:rsidRPr="005432E1" w:rsidRDefault="005432E1" w:rsidP="005432E1">
      <w:pPr>
        <w:pStyle w:val="ListParagraph"/>
        <w:spacing w:line="240" w:lineRule="auto"/>
        <w:ind w:left="360"/>
        <w:rPr>
          <w:ins w:id="1113" w:author="Cristian Sbrolli" w:date="2020-12-04T22:03:00Z"/>
          <w:rStyle w:val="SubtleEmphasis"/>
          <w:rFonts w:cstheme="minorHAnsi"/>
          <w:sz w:val="24"/>
          <w:szCs w:val="24"/>
          <w:rPrChange w:id="1114" w:author="Cristian Sbrolli" w:date="2020-12-04T22:04:00Z">
            <w:rPr>
              <w:ins w:id="1115" w:author="Cristian Sbrolli" w:date="2020-12-04T22:03:00Z"/>
              <w:rStyle w:val="SubtleEmphasis"/>
              <w:rFonts w:ascii="Bell MT" w:hAnsi="Bell MT"/>
              <w:sz w:val="44"/>
              <w:szCs w:val="44"/>
            </w:rPr>
          </w:rPrChange>
        </w:rPr>
      </w:pPr>
      <w:ins w:id="1116" w:author="Cristian Sbrolli" w:date="2020-12-04T22:03:00Z">
        <w:r w:rsidRPr="005432E1">
          <w:rPr>
            <w:rStyle w:val="SubtleEmphasis"/>
            <w:rFonts w:cstheme="minorHAnsi"/>
            <w:sz w:val="24"/>
            <w:szCs w:val="24"/>
            <w:rPrChange w:id="1117" w:author="Cristian Sbrolli" w:date="2020-12-04T22:04:00Z">
              <w:rPr>
                <w:rStyle w:val="SubtleEmphasis"/>
                <w:rFonts w:ascii="Bell MT" w:hAnsi="Bell MT"/>
                <w:sz w:val="44"/>
                <w:szCs w:val="44"/>
              </w:rPr>
            </w:rPrChange>
          </w:rPr>
          <w:t xml:space="preserve">all vu: </w:t>
        </w:r>
        <w:proofErr w:type="spellStart"/>
        <w:r w:rsidRPr="005432E1">
          <w:rPr>
            <w:rStyle w:val="SubtleEmphasis"/>
            <w:rFonts w:cstheme="minorHAnsi"/>
            <w:sz w:val="24"/>
            <w:szCs w:val="24"/>
            <w:rPrChange w:id="1118"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11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120" w:author="Cristian Sbrolli" w:date="2020-12-04T22:04:00Z">
              <w:rPr>
                <w:rStyle w:val="SubtleEmphasis"/>
                <w:rFonts w:ascii="Bell MT" w:hAnsi="Bell MT"/>
                <w:sz w:val="44"/>
                <w:szCs w:val="44"/>
              </w:rPr>
            </w:rPrChange>
          </w:rPr>
          <w:t>vu.userStatus</w:t>
        </w:r>
        <w:proofErr w:type="spellEnd"/>
        <w:r w:rsidRPr="005432E1">
          <w:rPr>
            <w:rStyle w:val="SubtleEmphasis"/>
            <w:rFonts w:cstheme="minorHAnsi"/>
            <w:sz w:val="24"/>
            <w:szCs w:val="24"/>
            <w:rPrChange w:id="1121" w:author="Cristian Sbrolli" w:date="2020-12-04T22:04:00Z">
              <w:rPr>
                <w:rStyle w:val="SubtleEmphasis"/>
                <w:rFonts w:ascii="Bell MT" w:hAnsi="Bell MT"/>
                <w:sz w:val="44"/>
                <w:szCs w:val="44"/>
              </w:rPr>
            </w:rPrChange>
          </w:rPr>
          <w:t xml:space="preserve"> = Safe </w:t>
        </w:r>
        <w:proofErr w:type="spellStart"/>
        <w:r w:rsidRPr="005432E1">
          <w:rPr>
            <w:rStyle w:val="SubtleEmphasis"/>
            <w:rFonts w:cstheme="minorHAnsi"/>
            <w:sz w:val="24"/>
            <w:szCs w:val="24"/>
            <w:rPrChange w:id="1122"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1123" w:author="Cristian Sbrolli" w:date="2020-12-04T22:04:00Z">
              <w:rPr>
                <w:rStyle w:val="SubtleEmphasis"/>
                <w:rFonts w:ascii="Bell MT" w:hAnsi="Bell MT"/>
                <w:sz w:val="44"/>
                <w:szCs w:val="44"/>
              </w:rPr>
            </w:rPrChange>
          </w:rPr>
          <w:t xml:space="preserve"> </w:t>
        </w:r>
      </w:ins>
    </w:p>
    <w:p w14:paraId="0DA69BC9" w14:textId="77777777" w:rsidR="005432E1" w:rsidRPr="005432E1" w:rsidRDefault="005432E1" w:rsidP="005432E1">
      <w:pPr>
        <w:pStyle w:val="ListParagraph"/>
        <w:spacing w:line="240" w:lineRule="auto"/>
        <w:ind w:left="360"/>
        <w:rPr>
          <w:ins w:id="1124" w:author="Cristian Sbrolli" w:date="2020-12-04T22:03:00Z"/>
          <w:rStyle w:val="SubtleEmphasis"/>
          <w:rFonts w:cstheme="minorHAnsi"/>
          <w:sz w:val="24"/>
          <w:szCs w:val="24"/>
          <w:rPrChange w:id="1125" w:author="Cristian Sbrolli" w:date="2020-12-04T22:04:00Z">
            <w:rPr>
              <w:ins w:id="1126" w:author="Cristian Sbrolli" w:date="2020-12-04T22:03:00Z"/>
              <w:rStyle w:val="SubtleEmphasis"/>
              <w:rFonts w:ascii="Bell MT" w:hAnsi="Bell MT"/>
              <w:sz w:val="44"/>
              <w:szCs w:val="44"/>
            </w:rPr>
          </w:rPrChange>
        </w:rPr>
      </w:pPr>
      <w:ins w:id="1127" w:author="Cristian Sbrolli" w:date="2020-12-04T22:03:00Z">
        <w:r w:rsidRPr="005432E1">
          <w:rPr>
            <w:rStyle w:val="SubtleEmphasis"/>
            <w:rFonts w:cstheme="minorHAnsi"/>
            <w:sz w:val="24"/>
            <w:szCs w:val="24"/>
            <w:rPrChange w:id="112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2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3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31" w:author="Cristian Sbrolli" w:date="2020-12-04T22:04:00Z">
              <w:rPr>
                <w:rStyle w:val="SubtleEmphasis"/>
                <w:rFonts w:ascii="Bell MT" w:hAnsi="Bell MT"/>
                <w:sz w:val="44"/>
                <w:szCs w:val="44"/>
              </w:rPr>
            </w:rPrChange>
          </w:rPr>
          <w:tab/>
          <w:t xml:space="preserve">( </w:t>
        </w:r>
        <w:proofErr w:type="spellStart"/>
        <w:r w:rsidRPr="005432E1">
          <w:rPr>
            <w:rStyle w:val="SubtleEmphasis"/>
            <w:rFonts w:cstheme="minorHAnsi"/>
            <w:sz w:val="24"/>
            <w:szCs w:val="24"/>
            <w:rPrChange w:id="1132" w:author="Cristian Sbrolli" w:date="2020-12-04T22:04:00Z">
              <w:rPr>
                <w:rStyle w:val="SubtleEmphasis"/>
                <w:rFonts w:ascii="Bell MT" w:hAnsi="Bell MT"/>
                <w:sz w:val="44"/>
                <w:szCs w:val="44"/>
              </w:rPr>
            </w:rPrChange>
          </w:rPr>
          <w:t>no t</w:t>
        </w:r>
        <w:proofErr w:type="spellEnd"/>
        <w:r w:rsidRPr="005432E1">
          <w:rPr>
            <w:rStyle w:val="SubtleEmphasis"/>
            <w:rFonts w:cstheme="minorHAnsi"/>
            <w:sz w:val="24"/>
            <w:szCs w:val="24"/>
            <w:rPrChange w:id="1133" w:author="Cristian Sbrolli" w:date="2020-12-04T22:04:00Z">
              <w:rPr>
                <w:rStyle w:val="SubtleEmphasis"/>
                <w:rFonts w:ascii="Bell MT" w:hAnsi="Bell MT"/>
                <w:sz w:val="44"/>
                <w:szCs w:val="44"/>
              </w:rPr>
            </w:rPrChange>
          </w:rPr>
          <w:t xml:space="preserve">: Ticket, </w:t>
        </w:r>
        <w:proofErr w:type="spellStart"/>
        <w:r w:rsidRPr="005432E1">
          <w:rPr>
            <w:rStyle w:val="SubtleEmphasis"/>
            <w:rFonts w:cstheme="minorHAnsi"/>
            <w:sz w:val="24"/>
            <w:szCs w:val="24"/>
            <w:rPrChange w:id="1134"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135"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136"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137" w:author="Cristian Sbrolli" w:date="2020-12-04T22:04:00Z">
              <w:rPr>
                <w:rStyle w:val="SubtleEmphasis"/>
                <w:rFonts w:ascii="Bell MT" w:hAnsi="Bell MT"/>
                <w:sz w:val="44"/>
                <w:szCs w:val="44"/>
              </w:rPr>
            </w:rPrChange>
          </w:rPr>
          <w:t xml:space="preserve">  | t != none and t in (</w:t>
        </w:r>
        <w:proofErr w:type="spellStart"/>
        <w:r w:rsidRPr="005432E1">
          <w:rPr>
            <w:rStyle w:val="SubtleEmphasis"/>
            <w:rFonts w:cstheme="minorHAnsi"/>
            <w:sz w:val="24"/>
            <w:szCs w:val="24"/>
            <w:rPrChange w:id="1138" w:author="Cristian Sbrolli" w:date="2020-12-04T22:04:00Z">
              <w:rPr>
                <w:rStyle w:val="SubtleEmphasis"/>
                <w:rFonts w:ascii="Bell MT" w:hAnsi="Bell MT"/>
                <w:sz w:val="44"/>
                <w:szCs w:val="44"/>
              </w:rPr>
            </w:rPrChange>
          </w:rPr>
          <w:t>vu.userVTickets</w:t>
        </w:r>
        <w:proofErr w:type="spellEnd"/>
        <w:r w:rsidRPr="005432E1">
          <w:rPr>
            <w:rStyle w:val="SubtleEmphasis"/>
            <w:rFonts w:cstheme="minorHAnsi"/>
            <w:sz w:val="24"/>
            <w:szCs w:val="24"/>
            <w:rPrChange w:id="113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140" w:author="Cristian Sbrolli" w:date="2020-12-04T22:04:00Z">
              <w:rPr>
                <w:rStyle w:val="SubtleEmphasis"/>
                <w:rFonts w:ascii="Bell MT" w:hAnsi="Bell MT"/>
                <w:sz w:val="44"/>
                <w:szCs w:val="44"/>
              </w:rPr>
            </w:rPrChange>
          </w:rPr>
          <w:t>vu.userVisits</w:t>
        </w:r>
        <w:proofErr w:type="spellEnd"/>
        <w:r w:rsidRPr="005432E1">
          <w:rPr>
            <w:rStyle w:val="SubtleEmphasis"/>
            <w:rFonts w:cstheme="minorHAnsi"/>
            <w:sz w:val="24"/>
            <w:szCs w:val="24"/>
            <w:rPrChange w:id="1141" w:author="Cristian Sbrolli" w:date="2020-12-04T22:04:00Z">
              <w:rPr>
                <w:rStyle w:val="SubtleEmphasis"/>
                <w:rFonts w:ascii="Bell MT" w:hAnsi="Bell MT"/>
                <w:sz w:val="44"/>
                <w:szCs w:val="44"/>
              </w:rPr>
            </w:rPrChange>
          </w:rPr>
          <w:t>) and</w:t>
        </w:r>
      </w:ins>
    </w:p>
    <w:p w14:paraId="4BB32B76" w14:textId="77777777" w:rsidR="005432E1" w:rsidRPr="005432E1" w:rsidRDefault="005432E1" w:rsidP="005432E1">
      <w:pPr>
        <w:pStyle w:val="ListParagraph"/>
        <w:spacing w:line="240" w:lineRule="auto"/>
        <w:ind w:left="360"/>
        <w:rPr>
          <w:ins w:id="1142" w:author="Cristian Sbrolli" w:date="2020-12-04T22:03:00Z"/>
          <w:rStyle w:val="SubtleEmphasis"/>
          <w:rFonts w:cstheme="minorHAnsi"/>
          <w:sz w:val="24"/>
          <w:szCs w:val="24"/>
          <w:rPrChange w:id="1143" w:author="Cristian Sbrolli" w:date="2020-12-04T22:04:00Z">
            <w:rPr>
              <w:ins w:id="1144" w:author="Cristian Sbrolli" w:date="2020-12-04T22:03:00Z"/>
              <w:rStyle w:val="SubtleEmphasis"/>
              <w:rFonts w:ascii="Bell MT" w:hAnsi="Bell MT"/>
              <w:sz w:val="44"/>
              <w:szCs w:val="44"/>
            </w:rPr>
          </w:rPrChange>
        </w:rPr>
      </w:pPr>
      <w:ins w:id="1145" w:author="Cristian Sbrolli" w:date="2020-12-04T22:03:00Z">
        <w:r w:rsidRPr="005432E1">
          <w:rPr>
            <w:rStyle w:val="SubtleEmphasis"/>
            <w:rFonts w:cstheme="minorHAnsi"/>
            <w:sz w:val="24"/>
            <w:szCs w:val="24"/>
            <w:rPrChange w:id="114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4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4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4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50" w:author="Cristian Sbrolli" w:date="2020-12-04T22:04:00Z">
              <w:rPr>
                <w:rStyle w:val="SubtleEmphasis"/>
                <w:rFonts w:ascii="Bell MT" w:hAnsi="Bell MT"/>
                <w:sz w:val="44"/>
                <w:szCs w:val="44"/>
              </w:rPr>
            </w:rPrChange>
          </w:rPr>
          <w:tab/>
          <w:t xml:space="preserve"> t in </w:t>
        </w:r>
        <w:proofErr w:type="spellStart"/>
        <w:r w:rsidRPr="005432E1">
          <w:rPr>
            <w:rStyle w:val="SubtleEmphasis"/>
            <w:rFonts w:cstheme="minorHAnsi"/>
            <w:sz w:val="24"/>
            <w:szCs w:val="24"/>
            <w:rPrChange w:id="1151"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1152" w:author="Cristian Sbrolli" w:date="2020-12-04T22:04:00Z">
              <w:rPr>
                <w:rStyle w:val="SubtleEmphasis"/>
                <w:rFonts w:ascii="Bell MT" w:hAnsi="Bell MT"/>
                <w:sz w:val="44"/>
                <w:szCs w:val="44"/>
              </w:rPr>
            </w:rPrChange>
          </w:rPr>
          <w:t xml:space="preserve"> and #(ts.insideMarket) &gt; </w:t>
        </w:r>
        <w:proofErr w:type="spellStart"/>
        <w:r w:rsidRPr="005432E1">
          <w:rPr>
            <w:rStyle w:val="SubtleEmphasis"/>
            <w:rFonts w:cstheme="minorHAnsi"/>
            <w:sz w:val="24"/>
            <w:szCs w:val="24"/>
            <w:rPrChange w:id="1153" w:author="Cristian Sbrolli" w:date="2020-12-04T22:04:00Z">
              <w:rPr>
                <w:rStyle w:val="SubtleEmphasis"/>
                <w:rFonts w:ascii="Bell MT" w:hAnsi="Bell MT"/>
                <w:sz w:val="44"/>
                <w:szCs w:val="44"/>
              </w:rPr>
            </w:rPrChange>
          </w:rPr>
          <w:t>ts.maxUsersPerSlot</w:t>
        </w:r>
        <w:proofErr w:type="spellEnd"/>
        <w:r w:rsidRPr="005432E1">
          <w:rPr>
            <w:rStyle w:val="SubtleEmphasis"/>
            <w:rFonts w:cstheme="minorHAnsi"/>
            <w:sz w:val="24"/>
            <w:szCs w:val="24"/>
            <w:rPrChange w:id="1154" w:author="Cristian Sbrolli" w:date="2020-12-04T22:04:00Z">
              <w:rPr>
                <w:rStyle w:val="SubtleEmphasis"/>
                <w:rFonts w:ascii="Bell MT" w:hAnsi="Bell MT"/>
                <w:sz w:val="44"/>
                <w:szCs w:val="44"/>
              </w:rPr>
            </w:rPrChange>
          </w:rPr>
          <w:t xml:space="preserve"> )</w:t>
        </w:r>
      </w:ins>
    </w:p>
    <w:p w14:paraId="3397259C" w14:textId="77777777" w:rsidR="005432E1" w:rsidRPr="005432E1" w:rsidRDefault="005432E1" w:rsidP="005432E1">
      <w:pPr>
        <w:pStyle w:val="ListParagraph"/>
        <w:spacing w:line="240" w:lineRule="auto"/>
        <w:ind w:left="360"/>
        <w:rPr>
          <w:ins w:id="1155" w:author="Cristian Sbrolli" w:date="2020-12-04T22:03:00Z"/>
          <w:rStyle w:val="SubtleEmphasis"/>
          <w:rFonts w:cstheme="minorHAnsi"/>
          <w:sz w:val="24"/>
          <w:szCs w:val="24"/>
          <w:rPrChange w:id="1156" w:author="Cristian Sbrolli" w:date="2020-12-04T22:04:00Z">
            <w:rPr>
              <w:ins w:id="1157" w:author="Cristian Sbrolli" w:date="2020-12-04T22:03:00Z"/>
              <w:rStyle w:val="SubtleEmphasis"/>
              <w:rFonts w:ascii="Bell MT" w:hAnsi="Bell MT"/>
              <w:sz w:val="44"/>
              <w:szCs w:val="44"/>
            </w:rPr>
          </w:rPrChange>
        </w:rPr>
      </w:pPr>
      <w:ins w:id="1158" w:author="Cristian Sbrolli" w:date="2020-12-04T22:03:00Z">
        <w:r w:rsidRPr="005432E1">
          <w:rPr>
            <w:rStyle w:val="SubtleEmphasis"/>
            <w:rFonts w:cstheme="minorHAnsi"/>
            <w:sz w:val="24"/>
            <w:szCs w:val="24"/>
            <w:rPrChange w:id="1159"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1160" w:author="Cristian Sbrolli" w:date="2020-12-04T22:04:00Z">
              <w:rPr>
                <w:rStyle w:val="SubtleEmphasis"/>
                <w:rFonts w:ascii="Bell MT" w:hAnsi="Bell MT"/>
                <w:sz w:val="44"/>
                <w:szCs w:val="44"/>
              </w:rPr>
            </w:rPrChange>
          </w:rPr>
          <w:t>pu</w:t>
        </w:r>
        <w:proofErr w:type="spellEnd"/>
        <w:r w:rsidRPr="005432E1">
          <w:rPr>
            <w:rStyle w:val="SubtleEmphasis"/>
            <w:rFonts w:cstheme="minorHAnsi"/>
            <w:sz w:val="24"/>
            <w:szCs w:val="24"/>
            <w:rPrChange w:id="116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162"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116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164" w:author="Cristian Sbrolli" w:date="2020-12-04T22:04:00Z">
              <w:rPr>
                <w:rStyle w:val="SubtleEmphasis"/>
                <w:rFonts w:ascii="Bell MT" w:hAnsi="Bell MT"/>
                <w:sz w:val="44"/>
                <w:szCs w:val="44"/>
              </w:rPr>
            </w:rPrChange>
          </w:rPr>
          <w:t>pu.userStatus</w:t>
        </w:r>
        <w:proofErr w:type="spellEnd"/>
        <w:r w:rsidRPr="005432E1">
          <w:rPr>
            <w:rStyle w:val="SubtleEmphasis"/>
            <w:rFonts w:cstheme="minorHAnsi"/>
            <w:sz w:val="24"/>
            <w:szCs w:val="24"/>
            <w:rPrChange w:id="1165" w:author="Cristian Sbrolli" w:date="2020-12-04T22:04:00Z">
              <w:rPr>
                <w:rStyle w:val="SubtleEmphasis"/>
                <w:rFonts w:ascii="Bell MT" w:hAnsi="Bell MT"/>
                <w:sz w:val="44"/>
                <w:szCs w:val="44"/>
              </w:rPr>
            </w:rPrChange>
          </w:rPr>
          <w:t xml:space="preserve"> = Safe </w:t>
        </w:r>
        <w:proofErr w:type="spellStart"/>
        <w:r w:rsidRPr="005432E1">
          <w:rPr>
            <w:rStyle w:val="SubtleEmphasis"/>
            <w:rFonts w:cstheme="minorHAnsi"/>
            <w:sz w:val="24"/>
            <w:szCs w:val="24"/>
            <w:rPrChange w:id="1166"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1167" w:author="Cristian Sbrolli" w:date="2020-12-04T22:04:00Z">
              <w:rPr>
                <w:rStyle w:val="SubtleEmphasis"/>
                <w:rFonts w:ascii="Bell MT" w:hAnsi="Bell MT"/>
                <w:sz w:val="44"/>
                <w:szCs w:val="44"/>
              </w:rPr>
            </w:rPrChange>
          </w:rPr>
          <w:t xml:space="preserve"> </w:t>
        </w:r>
      </w:ins>
    </w:p>
    <w:p w14:paraId="488AA00C" w14:textId="77777777" w:rsidR="005432E1" w:rsidRPr="005432E1" w:rsidRDefault="005432E1" w:rsidP="005432E1">
      <w:pPr>
        <w:pStyle w:val="ListParagraph"/>
        <w:spacing w:line="240" w:lineRule="auto"/>
        <w:ind w:left="360"/>
        <w:rPr>
          <w:ins w:id="1168" w:author="Cristian Sbrolli" w:date="2020-12-04T22:03:00Z"/>
          <w:rStyle w:val="SubtleEmphasis"/>
          <w:rFonts w:cstheme="minorHAnsi"/>
          <w:sz w:val="24"/>
          <w:szCs w:val="24"/>
          <w:rPrChange w:id="1169" w:author="Cristian Sbrolli" w:date="2020-12-04T22:04:00Z">
            <w:rPr>
              <w:ins w:id="1170" w:author="Cristian Sbrolli" w:date="2020-12-04T22:03:00Z"/>
              <w:rStyle w:val="SubtleEmphasis"/>
              <w:rFonts w:ascii="Bell MT" w:hAnsi="Bell MT"/>
              <w:sz w:val="44"/>
              <w:szCs w:val="44"/>
            </w:rPr>
          </w:rPrChange>
        </w:rPr>
      </w:pPr>
      <w:ins w:id="1171" w:author="Cristian Sbrolli" w:date="2020-12-04T22:03:00Z">
        <w:r w:rsidRPr="005432E1">
          <w:rPr>
            <w:rStyle w:val="SubtleEmphasis"/>
            <w:rFonts w:cstheme="minorHAnsi"/>
            <w:sz w:val="24"/>
            <w:szCs w:val="24"/>
            <w:rPrChange w:id="117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7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7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75" w:author="Cristian Sbrolli" w:date="2020-12-04T22:04:00Z">
              <w:rPr>
                <w:rStyle w:val="SubtleEmphasis"/>
                <w:rFonts w:ascii="Bell MT" w:hAnsi="Bell MT"/>
                <w:sz w:val="44"/>
                <w:szCs w:val="44"/>
              </w:rPr>
            </w:rPrChange>
          </w:rPr>
          <w:tab/>
          <w:t xml:space="preserve">( </w:t>
        </w:r>
        <w:proofErr w:type="spellStart"/>
        <w:r w:rsidRPr="005432E1">
          <w:rPr>
            <w:rStyle w:val="SubtleEmphasis"/>
            <w:rFonts w:cstheme="minorHAnsi"/>
            <w:sz w:val="24"/>
            <w:szCs w:val="24"/>
            <w:rPrChange w:id="1176" w:author="Cristian Sbrolli" w:date="2020-12-04T22:04:00Z">
              <w:rPr>
                <w:rStyle w:val="SubtleEmphasis"/>
                <w:rFonts w:ascii="Bell MT" w:hAnsi="Bell MT"/>
                <w:sz w:val="44"/>
                <w:szCs w:val="44"/>
              </w:rPr>
            </w:rPrChange>
          </w:rPr>
          <w:t>no t</w:t>
        </w:r>
        <w:proofErr w:type="spellEnd"/>
        <w:r w:rsidRPr="005432E1">
          <w:rPr>
            <w:rStyle w:val="SubtleEmphasis"/>
            <w:rFonts w:cstheme="minorHAnsi"/>
            <w:sz w:val="24"/>
            <w:szCs w:val="24"/>
            <w:rPrChange w:id="1177" w:author="Cristian Sbrolli" w:date="2020-12-04T22:04:00Z">
              <w:rPr>
                <w:rStyle w:val="SubtleEmphasis"/>
                <w:rFonts w:ascii="Bell MT" w:hAnsi="Bell MT"/>
                <w:sz w:val="44"/>
                <w:szCs w:val="44"/>
              </w:rPr>
            </w:rPrChange>
          </w:rPr>
          <w:t xml:space="preserve">: Ticket, </w:t>
        </w:r>
        <w:proofErr w:type="spellStart"/>
        <w:r w:rsidRPr="005432E1">
          <w:rPr>
            <w:rStyle w:val="SubtleEmphasis"/>
            <w:rFonts w:cstheme="minorHAnsi"/>
            <w:sz w:val="24"/>
            <w:szCs w:val="24"/>
            <w:rPrChange w:id="1178"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179"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180"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181" w:author="Cristian Sbrolli" w:date="2020-12-04T22:04:00Z">
              <w:rPr>
                <w:rStyle w:val="SubtleEmphasis"/>
                <w:rFonts w:ascii="Bell MT" w:hAnsi="Bell MT"/>
                <w:sz w:val="44"/>
                <w:szCs w:val="44"/>
              </w:rPr>
            </w:rPrChange>
          </w:rPr>
          <w:t xml:space="preserve">  | t != none and t in </w:t>
        </w:r>
        <w:proofErr w:type="spellStart"/>
        <w:r w:rsidRPr="005432E1">
          <w:rPr>
            <w:rStyle w:val="SubtleEmphasis"/>
            <w:rFonts w:cstheme="minorHAnsi"/>
            <w:sz w:val="24"/>
            <w:szCs w:val="24"/>
            <w:rPrChange w:id="1182" w:author="Cristian Sbrolli" w:date="2020-12-04T22:04:00Z">
              <w:rPr>
                <w:rStyle w:val="SubtleEmphasis"/>
                <w:rFonts w:ascii="Bell MT" w:hAnsi="Bell MT"/>
                <w:sz w:val="44"/>
                <w:szCs w:val="44"/>
              </w:rPr>
            </w:rPrChange>
          </w:rPr>
          <w:t>pu.userPTickets</w:t>
        </w:r>
        <w:proofErr w:type="spellEnd"/>
        <w:r w:rsidRPr="005432E1">
          <w:rPr>
            <w:rStyle w:val="SubtleEmphasis"/>
            <w:rFonts w:cstheme="minorHAnsi"/>
            <w:sz w:val="24"/>
            <w:szCs w:val="24"/>
            <w:rPrChange w:id="1183" w:author="Cristian Sbrolli" w:date="2020-12-04T22:04:00Z">
              <w:rPr>
                <w:rStyle w:val="SubtleEmphasis"/>
                <w:rFonts w:ascii="Bell MT" w:hAnsi="Bell MT"/>
                <w:sz w:val="44"/>
                <w:szCs w:val="44"/>
              </w:rPr>
            </w:rPrChange>
          </w:rPr>
          <w:t xml:space="preserve"> and</w:t>
        </w:r>
      </w:ins>
    </w:p>
    <w:p w14:paraId="092AC60D" w14:textId="77777777" w:rsidR="005432E1" w:rsidRPr="005432E1" w:rsidRDefault="005432E1" w:rsidP="005432E1">
      <w:pPr>
        <w:pStyle w:val="ListParagraph"/>
        <w:spacing w:line="240" w:lineRule="auto"/>
        <w:ind w:left="360"/>
        <w:rPr>
          <w:ins w:id="1184" w:author="Cristian Sbrolli" w:date="2020-12-04T22:03:00Z"/>
          <w:rStyle w:val="SubtleEmphasis"/>
          <w:rFonts w:cstheme="minorHAnsi"/>
          <w:sz w:val="24"/>
          <w:szCs w:val="24"/>
          <w:rPrChange w:id="1185" w:author="Cristian Sbrolli" w:date="2020-12-04T22:04:00Z">
            <w:rPr>
              <w:ins w:id="1186" w:author="Cristian Sbrolli" w:date="2020-12-04T22:03:00Z"/>
              <w:rStyle w:val="SubtleEmphasis"/>
              <w:rFonts w:ascii="Bell MT" w:hAnsi="Bell MT"/>
              <w:sz w:val="44"/>
              <w:szCs w:val="44"/>
            </w:rPr>
          </w:rPrChange>
        </w:rPr>
      </w:pPr>
      <w:ins w:id="1187" w:author="Cristian Sbrolli" w:date="2020-12-04T22:03:00Z">
        <w:r w:rsidRPr="005432E1">
          <w:rPr>
            <w:rStyle w:val="SubtleEmphasis"/>
            <w:rFonts w:cstheme="minorHAnsi"/>
            <w:sz w:val="24"/>
            <w:szCs w:val="24"/>
            <w:rPrChange w:id="118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8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9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9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192" w:author="Cristian Sbrolli" w:date="2020-12-04T22:04:00Z">
              <w:rPr>
                <w:rStyle w:val="SubtleEmphasis"/>
                <w:rFonts w:ascii="Bell MT" w:hAnsi="Bell MT"/>
                <w:sz w:val="44"/>
                <w:szCs w:val="44"/>
              </w:rPr>
            </w:rPrChange>
          </w:rPr>
          <w:tab/>
          <w:t xml:space="preserve"> t in </w:t>
        </w:r>
        <w:proofErr w:type="spellStart"/>
        <w:r w:rsidRPr="005432E1">
          <w:rPr>
            <w:rStyle w:val="SubtleEmphasis"/>
            <w:rFonts w:cstheme="minorHAnsi"/>
            <w:sz w:val="24"/>
            <w:szCs w:val="24"/>
            <w:rPrChange w:id="1193"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1194" w:author="Cristian Sbrolli" w:date="2020-12-04T22:04:00Z">
              <w:rPr>
                <w:rStyle w:val="SubtleEmphasis"/>
                <w:rFonts w:ascii="Bell MT" w:hAnsi="Bell MT"/>
                <w:sz w:val="44"/>
                <w:szCs w:val="44"/>
              </w:rPr>
            </w:rPrChange>
          </w:rPr>
          <w:t xml:space="preserve"> and #(ts.insideMarket) &gt; </w:t>
        </w:r>
        <w:proofErr w:type="spellStart"/>
        <w:r w:rsidRPr="005432E1">
          <w:rPr>
            <w:rStyle w:val="SubtleEmphasis"/>
            <w:rFonts w:cstheme="minorHAnsi"/>
            <w:sz w:val="24"/>
            <w:szCs w:val="24"/>
            <w:rPrChange w:id="1195" w:author="Cristian Sbrolli" w:date="2020-12-04T22:04:00Z">
              <w:rPr>
                <w:rStyle w:val="SubtleEmphasis"/>
                <w:rFonts w:ascii="Bell MT" w:hAnsi="Bell MT"/>
                <w:sz w:val="44"/>
                <w:szCs w:val="44"/>
              </w:rPr>
            </w:rPrChange>
          </w:rPr>
          <w:t>ts.maxUsersPerSlot</w:t>
        </w:r>
        <w:proofErr w:type="spellEnd"/>
        <w:r w:rsidRPr="005432E1">
          <w:rPr>
            <w:rStyle w:val="SubtleEmphasis"/>
            <w:rFonts w:cstheme="minorHAnsi"/>
            <w:sz w:val="24"/>
            <w:szCs w:val="24"/>
            <w:rPrChange w:id="1196" w:author="Cristian Sbrolli" w:date="2020-12-04T22:04:00Z">
              <w:rPr>
                <w:rStyle w:val="SubtleEmphasis"/>
                <w:rFonts w:ascii="Bell MT" w:hAnsi="Bell MT"/>
                <w:sz w:val="44"/>
                <w:szCs w:val="44"/>
              </w:rPr>
            </w:rPrChange>
          </w:rPr>
          <w:t xml:space="preserve"> )</w:t>
        </w:r>
      </w:ins>
    </w:p>
    <w:p w14:paraId="48FCA475" w14:textId="77777777" w:rsidR="005432E1" w:rsidRPr="005432E1" w:rsidRDefault="005432E1" w:rsidP="005432E1">
      <w:pPr>
        <w:pStyle w:val="ListParagraph"/>
        <w:spacing w:line="240" w:lineRule="auto"/>
        <w:ind w:left="360"/>
        <w:rPr>
          <w:ins w:id="1197" w:author="Cristian Sbrolli" w:date="2020-12-04T22:03:00Z"/>
          <w:rStyle w:val="SubtleEmphasis"/>
          <w:rFonts w:cstheme="minorHAnsi"/>
          <w:sz w:val="24"/>
          <w:szCs w:val="24"/>
          <w:rPrChange w:id="1198" w:author="Cristian Sbrolli" w:date="2020-12-04T22:04:00Z">
            <w:rPr>
              <w:ins w:id="1199" w:author="Cristian Sbrolli" w:date="2020-12-04T22:03:00Z"/>
              <w:rStyle w:val="SubtleEmphasis"/>
              <w:rFonts w:ascii="Bell MT" w:hAnsi="Bell MT"/>
              <w:sz w:val="44"/>
              <w:szCs w:val="44"/>
            </w:rPr>
          </w:rPrChange>
        </w:rPr>
      </w:pPr>
      <w:ins w:id="1200" w:author="Cristian Sbrolli" w:date="2020-12-04T22:03:00Z">
        <w:r w:rsidRPr="005432E1">
          <w:rPr>
            <w:rStyle w:val="SubtleEmphasis"/>
            <w:rFonts w:cstheme="minorHAnsi"/>
            <w:sz w:val="24"/>
            <w:szCs w:val="24"/>
            <w:rPrChange w:id="1201" w:author="Cristian Sbrolli" w:date="2020-12-04T22:04:00Z">
              <w:rPr>
                <w:rStyle w:val="SubtleEmphasis"/>
                <w:rFonts w:ascii="Bell MT" w:hAnsi="Bell MT"/>
                <w:sz w:val="44"/>
                <w:szCs w:val="44"/>
              </w:rPr>
            </w:rPrChange>
          </w:rPr>
          <w:t>}</w:t>
        </w:r>
      </w:ins>
    </w:p>
    <w:p w14:paraId="1F3DFE23" w14:textId="77777777" w:rsidR="005432E1" w:rsidRPr="005432E1" w:rsidRDefault="005432E1" w:rsidP="005432E1">
      <w:pPr>
        <w:pStyle w:val="ListParagraph"/>
        <w:spacing w:line="240" w:lineRule="auto"/>
        <w:ind w:left="360"/>
        <w:rPr>
          <w:ins w:id="1202" w:author="Cristian Sbrolli" w:date="2020-12-04T22:03:00Z"/>
          <w:rStyle w:val="SubtleEmphasis"/>
          <w:rFonts w:cstheme="minorHAnsi"/>
          <w:sz w:val="24"/>
          <w:szCs w:val="24"/>
          <w:rPrChange w:id="1203" w:author="Cristian Sbrolli" w:date="2020-12-04T22:04:00Z">
            <w:rPr>
              <w:ins w:id="1204" w:author="Cristian Sbrolli" w:date="2020-12-04T22:03:00Z"/>
              <w:rStyle w:val="SubtleEmphasis"/>
              <w:rFonts w:ascii="Bell MT" w:hAnsi="Bell MT"/>
              <w:sz w:val="44"/>
              <w:szCs w:val="44"/>
            </w:rPr>
          </w:rPrChange>
        </w:rPr>
      </w:pPr>
    </w:p>
    <w:p w14:paraId="284B5231" w14:textId="77777777" w:rsidR="005432E1" w:rsidRPr="005432E1" w:rsidRDefault="005432E1" w:rsidP="005432E1">
      <w:pPr>
        <w:pStyle w:val="ListParagraph"/>
        <w:spacing w:line="240" w:lineRule="auto"/>
        <w:ind w:left="360"/>
        <w:rPr>
          <w:ins w:id="1205" w:author="Cristian Sbrolli" w:date="2020-12-04T22:03:00Z"/>
          <w:rStyle w:val="SubtleEmphasis"/>
          <w:rFonts w:cstheme="minorHAnsi"/>
          <w:sz w:val="24"/>
          <w:szCs w:val="24"/>
          <w:rPrChange w:id="1206" w:author="Cristian Sbrolli" w:date="2020-12-04T22:04:00Z">
            <w:rPr>
              <w:ins w:id="1207" w:author="Cristian Sbrolli" w:date="2020-12-04T22:03:00Z"/>
              <w:rStyle w:val="SubtleEmphasis"/>
              <w:rFonts w:ascii="Bell MT" w:hAnsi="Bell MT"/>
              <w:sz w:val="44"/>
              <w:szCs w:val="44"/>
            </w:rPr>
          </w:rPrChange>
        </w:rPr>
      </w:pPr>
      <w:ins w:id="1208" w:author="Cristian Sbrolli" w:date="2020-12-04T22:03:00Z">
        <w:r w:rsidRPr="005432E1">
          <w:rPr>
            <w:rStyle w:val="SubtleEmphasis"/>
            <w:rFonts w:cstheme="minorHAnsi"/>
            <w:sz w:val="24"/>
            <w:szCs w:val="24"/>
            <w:rPrChange w:id="1209" w:author="Cristian Sbrolli" w:date="2020-12-04T22:04:00Z">
              <w:rPr>
                <w:rStyle w:val="SubtleEmphasis"/>
                <w:rFonts w:ascii="Bell MT" w:hAnsi="Bell MT"/>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ListParagraph"/>
        <w:spacing w:line="240" w:lineRule="auto"/>
        <w:ind w:left="360"/>
        <w:rPr>
          <w:ins w:id="1210" w:author="Cristian Sbrolli" w:date="2020-12-04T22:03:00Z"/>
          <w:rStyle w:val="SubtleEmphasis"/>
          <w:rFonts w:cstheme="minorHAnsi"/>
          <w:sz w:val="24"/>
          <w:szCs w:val="24"/>
          <w:rPrChange w:id="1211" w:author="Cristian Sbrolli" w:date="2020-12-04T22:04:00Z">
            <w:rPr>
              <w:ins w:id="1212" w:author="Cristian Sbrolli" w:date="2020-12-04T22:03:00Z"/>
              <w:rStyle w:val="SubtleEmphasis"/>
              <w:rFonts w:ascii="Bell MT" w:hAnsi="Bell MT"/>
              <w:sz w:val="44"/>
              <w:szCs w:val="44"/>
            </w:rPr>
          </w:rPrChange>
        </w:rPr>
      </w:pPr>
      <w:ins w:id="1213" w:author="Cristian Sbrolli" w:date="2020-12-04T22:03:00Z">
        <w:r w:rsidRPr="005432E1">
          <w:rPr>
            <w:rStyle w:val="SubtleEmphasis"/>
            <w:rFonts w:cstheme="minorHAnsi"/>
            <w:sz w:val="24"/>
            <w:szCs w:val="24"/>
            <w:rPrChange w:id="1214" w:author="Cristian Sbrolli" w:date="2020-12-04T22:04:00Z">
              <w:rPr>
                <w:rStyle w:val="SubtleEmphasis"/>
                <w:rFonts w:ascii="Bell MT" w:hAnsi="Bell MT"/>
                <w:sz w:val="44"/>
                <w:szCs w:val="44"/>
              </w:rPr>
            </w:rPrChange>
          </w:rPr>
          <w:t>fact {</w:t>
        </w:r>
      </w:ins>
    </w:p>
    <w:p w14:paraId="5C606068" w14:textId="77777777" w:rsidR="005432E1" w:rsidRPr="005432E1" w:rsidRDefault="005432E1" w:rsidP="005432E1">
      <w:pPr>
        <w:pStyle w:val="ListParagraph"/>
        <w:spacing w:line="240" w:lineRule="auto"/>
        <w:ind w:left="360"/>
        <w:rPr>
          <w:ins w:id="1215" w:author="Cristian Sbrolli" w:date="2020-12-04T22:03:00Z"/>
          <w:rStyle w:val="SubtleEmphasis"/>
          <w:rFonts w:cstheme="minorHAnsi"/>
          <w:sz w:val="24"/>
          <w:szCs w:val="24"/>
          <w:rPrChange w:id="1216" w:author="Cristian Sbrolli" w:date="2020-12-04T22:04:00Z">
            <w:rPr>
              <w:ins w:id="1217" w:author="Cristian Sbrolli" w:date="2020-12-04T22:03:00Z"/>
              <w:rStyle w:val="SubtleEmphasis"/>
              <w:rFonts w:ascii="Bell MT" w:hAnsi="Bell MT"/>
              <w:sz w:val="44"/>
              <w:szCs w:val="44"/>
            </w:rPr>
          </w:rPrChange>
        </w:rPr>
      </w:pPr>
      <w:ins w:id="1218" w:author="Cristian Sbrolli" w:date="2020-12-04T22:03:00Z">
        <w:r w:rsidRPr="005432E1">
          <w:rPr>
            <w:rStyle w:val="SubtleEmphasis"/>
            <w:rFonts w:cstheme="minorHAnsi"/>
            <w:sz w:val="24"/>
            <w:szCs w:val="24"/>
            <w:rPrChange w:id="1219" w:author="Cristian Sbrolli" w:date="2020-12-04T22:04:00Z">
              <w:rPr>
                <w:rStyle w:val="SubtleEmphasis"/>
                <w:rFonts w:ascii="Bell MT" w:hAnsi="Bell MT"/>
                <w:sz w:val="44"/>
                <w:szCs w:val="44"/>
              </w:rPr>
            </w:rPrChange>
          </w:rPr>
          <w:t xml:space="preserve">all t:Ticket | </w:t>
        </w:r>
      </w:ins>
    </w:p>
    <w:p w14:paraId="30B4E476" w14:textId="42CF8541" w:rsidR="00D45746" w:rsidRPr="002C295C" w:rsidRDefault="005432E1" w:rsidP="002C295C">
      <w:pPr>
        <w:pStyle w:val="ListParagraph"/>
        <w:spacing w:line="240" w:lineRule="auto"/>
        <w:ind w:left="360"/>
        <w:rPr>
          <w:ins w:id="1220" w:author="Cristian Sbrolli" w:date="2020-12-04T22:46:00Z"/>
          <w:rStyle w:val="SubtleEmphasis"/>
          <w:rFonts w:cstheme="minorHAnsi"/>
          <w:sz w:val="24"/>
          <w:szCs w:val="24"/>
        </w:rPr>
      </w:pPr>
      <w:ins w:id="1221" w:author="Cristian Sbrolli" w:date="2020-12-04T22:03:00Z">
        <w:r w:rsidRPr="005432E1">
          <w:rPr>
            <w:rStyle w:val="SubtleEmphasis"/>
            <w:rFonts w:cstheme="minorHAnsi"/>
            <w:sz w:val="24"/>
            <w:szCs w:val="24"/>
            <w:rPrChange w:id="1222" w:author="Cristian Sbrolli" w:date="2020-12-04T22:04:00Z">
              <w:rPr>
                <w:rStyle w:val="SubtleEmphasis"/>
                <w:rFonts w:ascii="Bell MT" w:hAnsi="Bell MT"/>
                <w:sz w:val="44"/>
                <w:szCs w:val="44"/>
              </w:rPr>
            </w:rPrChange>
          </w:rPr>
          <w:tab/>
          <w:t>#scannedBy[t] &lt;= 2  and</w:t>
        </w:r>
      </w:ins>
    </w:p>
    <w:p w14:paraId="7BFCD2BD" w14:textId="039CC818" w:rsidR="005432E1" w:rsidRPr="005432E1" w:rsidRDefault="005432E1" w:rsidP="00D45746">
      <w:pPr>
        <w:pStyle w:val="ListParagraph"/>
        <w:spacing w:line="240" w:lineRule="auto"/>
        <w:ind w:left="360" w:firstLine="360"/>
        <w:rPr>
          <w:ins w:id="1223" w:author="Cristian Sbrolli" w:date="2020-12-04T22:03:00Z"/>
          <w:rStyle w:val="SubtleEmphasis"/>
          <w:rFonts w:cstheme="minorHAnsi"/>
          <w:sz w:val="24"/>
          <w:szCs w:val="24"/>
          <w:rPrChange w:id="1224" w:author="Cristian Sbrolli" w:date="2020-12-04T22:04:00Z">
            <w:rPr>
              <w:ins w:id="1225" w:author="Cristian Sbrolli" w:date="2020-12-04T22:03:00Z"/>
              <w:rStyle w:val="SubtleEmphasis"/>
              <w:rFonts w:ascii="Bell MT" w:hAnsi="Bell MT"/>
              <w:sz w:val="44"/>
              <w:szCs w:val="44"/>
            </w:rPr>
          </w:rPrChange>
        </w:rPr>
        <w:pPrChange w:id="1226" w:author="Cristian Sbrolli" w:date="2020-12-04T22:46:00Z">
          <w:pPr>
            <w:pStyle w:val="ListParagraph"/>
            <w:spacing w:line="240" w:lineRule="auto"/>
            <w:ind w:left="360"/>
          </w:pPr>
        </w:pPrChange>
      </w:pPr>
      <w:ins w:id="1227" w:author="Cristian Sbrolli" w:date="2020-12-04T22:03:00Z">
        <w:r w:rsidRPr="005432E1">
          <w:rPr>
            <w:rStyle w:val="SubtleEmphasis"/>
            <w:rFonts w:cstheme="minorHAnsi"/>
            <w:sz w:val="24"/>
            <w:szCs w:val="24"/>
            <w:rPrChange w:id="1228" w:author="Cristian Sbrolli" w:date="2020-12-04T22:04:00Z">
              <w:rPr>
                <w:rStyle w:val="SubtleEmphasis"/>
                <w:rFonts w:ascii="Bell MT" w:hAnsi="Bell MT"/>
                <w:sz w:val="44"/>
                <w:szCs w:val="44"/>
              </w:rPr>
            </w:rPrChange>
          </w:rPr>
          <w:t>//ticket is past if it has been scanned 2 times, one at entrance and one at exit</w:t>
        </w:r>
      </w:ins>
    </w:p>
    <w:p w14:paraId="2D2DA70E" w14:textId="77777777" w:rsidR="005432E1" w:rsidRPr="005432E1" w:rsidRDefault="005432E1" w:rsidP="005432E1">
      <w:pPr>
        <w:pStyle w:val="ListParagraph"/>
        <w:spacing w:line="240" w:lineRule="auto"/>
        <w:ind w:left="360"/>
        <w:rPr>
          <w:ins w:id="1229" w:author="Cristian Sbrolli" w:date="2020-12-04T22:03:00Z"/>
          <w:rStyle w:val="SubtleEmphasis"/>
          <w:rFonts w:cstheme="minorHAnsi"/>
          <w:sz w:val="24"/>
          <w:szCs w:val="24"/>
          <w:rPrChange w:id="1230" w:author="Cristian Sbrolli" w:date="2020-12-04T22:04:00Z">
            <w:rPr>
              <w:ins w:id="1231" w:author="Cristian Sbrolli" w:date="2020-12-04T22:03:00Z"/>
              <w:rStyle w:val="SubtleEmphasis"/>
              <w:rFonts w:ascii="Bell MT" w:hAnsi="Bell MT"/>
              <w:sz w:val="44"/>
              <w:szCs w:val="44"/>
            </w:rPr>
          </w:rPrChange>
        </w:rPr>
      </w:pPr>
      <w:ins w:id="1232" w:author="Cristian Sbrolli" w:date="2020-12-04T22:03:00Z">
        <w:r w:rsidRPr="005432E1">
          <w:rPr>
            <w:rStyle w:val="SubtleEmphasis"/>
            <w:rFonts w:cstheme="minorHAnsi"/>
            <w:sz w:val="24"/>
            <w:szCs w:val="24"/>
            <w:rPrChange w:id="1233" w:author="Cristian Sbrolli" w:date="2020-12-04T22:04:00Z">
              <w:rPr>
                <w:rStyle w:val="SubtleEmphasis"/>
                <w:rFonts w:ascii="Bell MT" w:hAnsi="Bell MT"/>
                <w:sz w:val="44"/>
                <w:szCs w:val="44"/>
              </w:rPr>
            </w:rPrChange>
          </w:rPr>
          <w:tab/>
          <w:t xml:space="preserve">( (#scannedBy[t]  = 2 ) implies ( let </w:t>
        </w:r>
        <w:proofErr w:type="spellStart"/>
        <w:r w:rsidRPr="005432E1">
          <w:rPr>
            <w:rStyle w:val="SubtleEmphasis"/>
            <w:rFonts w:cstheme="minorHAnsi"/>
            <w:sz w:val="24"/>
            <w:szCs w:val="24"/>
            <w:rPrChange w:id="1234"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235"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236"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237" w:author="Cristian Sbrolli" w:date="2020-12-04T22:04:00Z">
              <w:rPr>
                <w:rStyle w:val="SubtleEmphasis"/>
                <w:rFonts w:ascii="Bell MT" w:hAnsi="Bell MT"/>
                <w:sz w:val="44"/>
                <w:szCs w:val="44"/>
              </w:rPr>
            </w:rPrChange>
          </w:rPr>
          <w:t xml:space="preserve">[t] | t in </w:t>
        </w:r>
        <w:proofErr w:type="spellStart"/>
        <w:r w:rsidRPr="005432E1">
          <w:rPr>
            <w:rStyle w:val="SubtleEmphasis"/>
            <w:rFonts w:cstheme="minorHAnsi"/>
            <w:sz w:val="24"/>
            <w:szCs w:val="24"/>
            <w:rPrChange w:id="1238" w:author="Cristian Sbrolli" w:date="2020-12-04T22:04:00Z">
              <w:rPr>
                <w:rStyle w:val="SubtleEmphasis"/>
                <w:rFonts w:ascii="Bell MT" w:hAnsi="Bell MT"/>
                <w:sz w:val="44"/>
                <w:szCs w:val="44"/>
              </w:rPr>
            </w:rPrChange>
          </w:rPr>
          <w:t>ts.pastTickets</w:t>
        </w:r>
        <w:proofErr w:type="spellEnd"/>
        <w:r w:rsidRPr="005432E1">
          <w:rPr>
            <w:rStyle w:val="SubtleEmphasis"/>
            <w:rFonts w:cstheme="minorHAnsi"/>
            <w:sz w:val="24"/>
            <w:szCs w:val="24"/>
            <w:rPrChange w:id="1239" w:author="Cristian Sbrolli" w:date="2020-12-04T22:04:00Z">
              <w:rPr>
                <w:rStyle w:val="SubtleEmphasis"/>
                <w:rFonts w:ascii="Bell MT" w:hAnsi="Bell MT"/>
                <w:sz w:val="44"/>
                <w:szCs w:val="44"/>
              </w:rPr>
            </w:rPrChange>
          </w:rPr>
          <w:t xml:space="preserve"> and #(scannedBy[t]  &amp; (</w:t>
        </w:r>
        <w:proofErr w:type="spellStart"/>
        <w:r w:rsidRPr="005432E1">
          <w:rPr>
            <w:rStyle w:val="SubtleEmphasis"/>
            <w:rFonts w:cstheme="minorHAnsi"/>
            <w:sz w:val="24"/>
            <w:szCs w:val="24"/>
            <w:rPrChange w:id="1240"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1241" w:author="Cristian Sbrolli" w:date="2020-12-04T22:04:00Z">
              <w:rPr>
                <w:rStyle w:val="SubtleEmphasis"/>
                <w:rFonts w:ascii="Bell MT" w:hAnsi="Bell MT"/>
                <w:sz w:val="44"/>
                <w:szCs w:val="44"/>
              </w:rPr>
            </w:rPrChange>
          </w:rPr>
          <w:t>).entrances) = 1 and #(scannedBy[t]  &amp; ((</w:t>
        </w:r>
        <w:proofErr w:type="spellStart"/>
        <w:r w:rsidRPr="005432E1">
          <w:rPr>
            <w:rStyle w:val="SubtleEmphasis"/>
            <w:rFonts w:cstheme="minorHAnsi"/>
            <w:sz w:val="24"/>
            <w:szCs w:val="24"/>
            <w:rPrChange w:id="1242"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1243"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244" w:author="Cristian Sbrolli" w:date="2020-12-04T22:04:00Z">
              <w:rPr>
                <w:rStyle w:val="SubtleEmphasis"/>
                <w:rFonts w:ascii="Bell MT" w:hAnsi="Bell MT"/>
                <w:sz w:val="44"/>
                <w:szCs w:val="44"/>
              </w:rPr>
            </w:rPrChange>
          </w:rPr>
          <w:t>freeExit</w:t>
        </w:r>
        <w:proofErr w:type="spellEnd"/>
        <w:r w:rsidRPr="005432E1">
          <w:rPr>
            <w:rStyle w:val="SubtleEmphasis"/>
            <w:rFonts w:cstheme="minorHAnsi"/>
            <w:sz w:val="24"/>
            <w:szCs w:val="24"/>
            <w:rPrChange w:id="1245"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246"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1247"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248" w:author="Cristian Sbrolli" w:date="2020-12-04T22:04:00Z">
              <w:rPr>
                <w:rStyle w:val="SubtleEmphasis"/>
                <w:rFonts w:ascii="Bell MT" w:hAnsi="Bell MT"/>
                <w:sz w:val="44"/>
                <w:szCs w:val="44"/>
              </w:rPr>
            </w:rPrChange>
          </w:rPr>
          <w:t>cashDesks.reader</w:t>
        </w:r>
        <w:proofErr w:type="spellEnd"/>
        <w:r w:rsidRPr="005432E1">
          <w:rPr>
            <w:rStyle w:val="SubtleEmphasis"/>
            <w:rFonts w:cstheme="minorHAnsi"/>
            <w:sz w:val="24"/>
            <w:szCs w:val="24"/>
            <w:rPrChange w:id="1249" w:author="Cristian Sbrolli" w:date="2020-12-04T22:04:00Z">
              <w:rPr>
                <w:rStyle w:val="SubtleEmphasis"/>
                <w:rFonts w:ascii="Bell MT" w:hAnsi="Bell MT"/>
                <w:sz w:val="44"/>
                <w:szCs w:val="44"/>
              </w:rPr>
            </w:rPrChange>
          </w:rPr>
          <w:t>)) = 1)) and</w:t>
        </w:r>
      </w:ins>
    </w:p>
    <w:p w14:paraId="4B6E8A71" w14:textId="77777777" w:rsidR="005432E1" w:rsidRPr="005432E1" w:rsidRDefault="005432E1" w:rsidP="005432E1">
      <w:pPr>
        <w:pStyle w:val="ListParagraph"/>
        <w:spacing w:line="240" w:lineRule="auto"/>
        <w:ind w:left="360"/>
        <w:rPr>
          <w:ins w:id="1250" w:author="Cristian Sbrolli" w:date="2020-12-04T22:03:00Z"/>
          <w:rStyle w:val="SubtleEmphasis"/>
          <w:rFonts w:cstheme="minorHAnsi"/>
          <w:sz w:val="24"/>
          <w:szCs w:val="24"/>
          <w:rPrChange w:id="1251" w:author="Cristian Sbrolli" w:date="2020-12-04T22:04:00Z">
            <w:rPr>
              <w:ins w:id="1252" w:author="Cristian Sbrolli" w:date="2020-12-04T22:03:00Z"/>
              <w:rStyle w:val="SubtleEmphasis"/>
              <w:rFonts w:ascii="Bell MT" w:hAnsi="Bell MT"/>
              <w:sz w:val="44"/>
              <w:szCs w:val="44"/>
            </w:rPr>
          </w:rPrChange>
        </w:rPr>
      </w:pPr>
      <w:ins w:id="1253" w:author="Cristian Sbrolli" w:date="2020-12-04T22:03:00Z">
        <w:r w:rsidRPr="005432E1">
          <w:rPr>
            <w:rStyle w:val="SubtleEmphasis"/>
            <w:rFonts w:cstheme="minorHAnsi"/>
            <w:sz w:val="24"/>
            <w:szCs w:val="24"/>
            <w:rPrChange w:id="1254" w:author="Cristian Sbrolli" w:date="2020-12-04T22:04:00Z">
              <w:rPr>
                <w:rStyle w:val="SubtleEmphasis"/>
                <w:rFonts w:ascii="Bell MT" w:hAnsi="Bell MT"/>
                <w:sz w:val="44"/>
                <w:szCs w:val="44"/>
              </w:rPr>
            </w:rPrChange>
          </w:rPr>
          <w:tab/>
          <w:t>//ticket is inside if it has been scanned 1 time at entrance</w:t>
        </w:r>
      </w:ins>
    </w:p>
    <w:p w14:paraId="6AC20064" w14:textId="77777777" w:rsidR="005432E1" w:rsidRPr="005432E1" w:rsidRDefault="005432E1" w:rsidP="005432E1">
      <w:pPr>
        <w:pStyle w:val="ListParagraph"/>
        <w:spacing w:line="240" w:lineRule="auto"/>
        <w:ind w:left="360"/>
        <w:rPr>
          <w:ins w:id="1255" w:author="Cristian Sbrolli" w:date="2020-12-04T22:03:00Z"/>
          <w:rStyle w:val="SubtleEmphasis"/>
          <w:rFonts w:cstheme="minorHAnsi"/>
          <w:sz w:val="24"/>
          <w:szCs w:val="24"/>
          <w:rPrChange w:id="1256" w:author="Cristian Sbrolli" w:date="2020-12-04T22:04:00Z">
            <w:rPr>
              <w:ins w:id="1257" w:author="Cristian Sbrolli" w:date="2020-12-04T22:03:00Z"/>
              <w:rStyle w:val="SubtleEmphasis"/>
              <w:rFonts w:ascii="Bell MT" w:hAnsi="Bell MT"/>
              <w:sz w:val="44"/>
              <w:szCs w:val="44"/>
            </w:rPr>
          </w:rPrChange>
        </w:rPr>
      </w:pPr>
      <w:ins w:id="1258" w:author="Cristian Sbrolli" w:date="2020-12-04T22:03:00Z">
        <w:r w:rsidRPr="005432E1">
          <w:rPr>
            <w:rStyle w:val="SubtleEmphasis"/>
            <w:rFonts w:cstheme="minorHAnsi"/>
            <w:sz w:val="24"/>
            <w:szCs w:val="24"/>
            <w:rPrChange w:id="1259" w:author="Cristian Sbrolli" w:date="2020-12-04T22:04:00Z">
              <w:rPr>
                <w:rStyle w:val="SubtleEmphasis"/>
                <w:rFonts w:ascii="Bell MT" w:hAnsi="Bell MT"/>
                <w:sz w:val="44"/>
                <w:szCs w:val="44"/>
              </w:rPr>
            </w:rPrChange>
          </w:rPr>
          <w:tab/>
          <w:t xml:space="preserve">(#scannedBy[t]  = 1  </w:t>
        </w:r>
        <w:proofErr w:type="spellStart"/>
        <w:r w:rsidRPr="005432E1">
          <w:rPr>
            <w:rStyle w:val="SubtleEmphasis"/>
            <w:rFonts w:cstheme="minorHAnsi"/>
            <w:sz w:val="24"/>
            <w:szCs w:val="24"/>
            <w:rPrChange w:id="1260" w:author="Cristian Sbrolli" w:date="2020-12-04T22:04:00Z">
              <w:rPr>
                <w:rStyle w:val="SubtleEmphasis"/>
                <w:rFonts w:ascii="Bell MT" w:hAnsi="Bell MT"/>
                <w:sz w:val="44"/>
                <w:szCs w:val="44"/>
              </w:rPr>
            </w:rPrChange>
          </w:rPr>
          <w:t>iff</w:t>
        </w:r>
        <w:proofErr w:type="spellEnd"/>
        <w:r w:rsidRPr="005432E1">
          <w:rPr>
            <w:rStyle w:val="SubtleEmphasis"/>
            <w:rFonts w:cstheme="minorHAnsi"/>
            <w:sz w:val="24"/>
            <w:szCs w:val="24"/>
            <w:rPrChange w:id="1261" w:author="Cristian Sbrolli" w:date="2020-12-04T22:04:00Z">
              <w:rPr>
                <w:rStyle w:val="SubtleEmphasis"/>
                <w:rFonts w:ascii="Bell MT" w:hAnsi="Bell MT"/>
                <w:sz w:val="44"/>
                <w:szCs w:val="44"/>
              </w:rPr>
            </w:rPrChange>
          </w:rPr>
          <w:t xml:space="preserve"> let </w:t>
        </w:r>
        <w:proofErr w:type="spellStart"/>
        <w:r w:rsidRPr="005432E1">
          <w:rPr>
            <w:rStyle w:val="SubtleEmphasis"/>
            <w:rFonts w:cstheme="minorHAnsi"/>
            <w:sz w:val="24"/>
            <w:szCs w:val="24"/>
            <w:rPrChange w:id="1262"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26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264"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265" w:author="Cristian Sbrolli" w:date="2020-12-04T22:04:00Z">
              <w:rPr>
                <w:rStyle w:val="SubtleEmphasis"/>
                <w:rFonts w:ascii="Bell MT" w:hAnsi="Bell MT"/>
                <w:sz w:val="44"/>
                <w:szCs w:val="44"/>
              </w:rPr>
            </w:rPrChange>
          </w:rPr>
          <w:t xml:space="preserve">[t] | t in </w:t>
        </w:r>
        <w:proofErr w:type="spellStart"/>
        <w:r w:rsidRPr="005432E1">
          <w:rPr>
            <w:rStyle w:val="SubtleEmphasis"/>
            <w:rFonts w:cstheme="minorHAnsi"/>
            <w:sz w:val="24"/>
            <w:szCs w:val="24"/>
            <w:rPrChange w:id="1266" w:author="Cristian Sbrolli" w:date="2020-12-04T22:04:00Z">
              <w:rPr>
                <w:rStyle w:val="SubtleEmphasis"/>
                <w:rFonts w:ascii="Bell MT" w:hAnsi="Bell MT"/>
                <w:sz w:val="44"/>
                <w:szCs w:val="44"/>
              </w:rPr>
            </w:rPrChange>
          </w:rPr>
          <w:t>ts.insideMarket</w:t>
        </w:r>
        <w:proofErr w:type="spellEnd"/>
        <w:r w:rsidRPr="005432E1">
          <w:rPr>
            <w:rStyle w:val="SubtleEmphasis"/>
            <w:rFonts w:cstheme="minorHAnsi"/>
            <w:sz w:val="24"/>
            <w:szCs w:val="24"/>
            <w:rPrChange w:id="1267" w:author="Cristian Sbrolli" w:date="2020-12-04T22:04:00Z">
              <w:rPr>
                <w:rStyle w:val="SubtleEmphasis"/>
                <w:rFonts w:ascii="Bell MT" w:hAnsi="Bell MT"/>
                <w:sz w:val="44"/>
                <w:szCs w:val="44"/>
              </w:rPr>
            </w:rPrChange>
          </w:rPr>
          <w:t xml:space="preserve"> and #(scannedBy[t]  &amp; (</w:t>
        </w:r>
        <w:proofErr w:type="spellStart"/>
        <w:r w:rsidRPr="005432E1">
          <w:rPr>
            <w:rStyle w:val="SubtleEmphasis"/>
            <w:rFonts w:cstheme="minorHAnsi"/>
            <w:sz w:val="24"/>
            <w:szCs w:val="24"/>
            <w:rPrChange w:id="1268" w:author="Cristian Sbrolli" w:date="2020-12-04T22:04:00Z">
              <w:rPr>
                <w:rStyle w:val="SubtleEmphasis"/>
                <w:rFonts w:ascii="Bell MT" w:hAnsi="Bell MT"/>
                <w:sz w:val="44"/>
                <w:szCs w:val="44"/>
              </w:rPr>
            </w:rPrChange>
          </w:rPr>
          <w:t>ticketManager.ts</w:t>
        </w:r>
        <w:proofErr w:type="spellEnd"/>
        <w:r w:rsidRPr="005432E1">
          <w:rPr>
            <w:rStyle w:val="SubtleEmphasis"/>
            <w:rFonts w:cstheme="minorHAnsi"/>
            <w:sz w:val="24"/>
            <w:szCs w:val="24"/>
            <w:rPrChange w:id="1269" w:author="Cristian Sbrolli" w:date="2020-12-04T22:04:00Z">
              <w:rPr>
                <w:rStyle w:val="SubtleEmphasis"/>
                <w:rFonts w:ascii="Bell MT" w:hAnsi="Bell MT"/>
                <w:sz w:val="44"/>
                <w:szCs w:val="44"/>
              </w:rPr>
            </w:rPrChange>
          </w:rPr>
          <w:t>).entrances) = 1 ) and</w:t>
        </w:r>
      </w:ins>
    </w:p>
    <w:p w14:paraId="2F95F963" w14:textId="77777777" w:rsidR="005432E1" w:rsidRPr="005432E1" w:rsidRDefault="005432E1" w:rsidP="005432E1">
      <w:pPr>
        <w:pStyle w:val="ListParagraph"/>
        <w:spacing w:line="240" w:lineRule="auto"/>
        <w:ind w:left="360"/>
        <w:rPr>
          <w:ins w:id="1270" w:author="Cristian Sbrolli" w:date="2020-12-04T22:03:00Z"/>
          <w:rStyle w:val="SubtleEmphasis"/>
          <w:rFonts w:cstheme="minorHAnsi"/>
          <w:sz w:val="24"/>
          <w:szCs w:val="24"/>
          <w:rPrChange w:id="1271" w:author="Cristian Sbrolli" w:date="2020-12-04T22:04:00Z">
            <w:rPr>
              <w:ins w:id="1272" w:author="Cristian Sbrolli" w:date="2020-12-04T22:03:00Z"/>
              <w:rStyle w:val="SubtleEmphasis"/>
              <w:rFonts w:ascii="Bell MT" w:hAnsi="Bell MT"/>
              <w:sz w:val="44"/>
              <w:szCs w:val="44"/>
            </w:rPr>
          </w:rPrChange>
        </w:rPr>
      </w:pPr>
      <w:ins w:id="1273" w:author="Cristian Sbrolli" w:date="2020-12-04T22:03:00Z">
        <w:r w:rsidRPr="005432E1">
          <w:rPr>
            <w:rStyle w:val="SubtleEmphasis"/>
            <w:rFonts w:cstheme="minorHAnsi"/>
            <w:sz w:val="24"/>
            <w:szCs w:val="24"/>
            <w:rPrChange w:id="1274" w:author="Cristian Sbrolli" w:date="2020-12-04T22:04:00Z">
              <w:rPr>
                <w:rStyle w:val="SubtleEmphasis"/>
                <w:rFonts w:ascii="Bell MT" w:hAnsi="Bell MT"/>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ListParagraph"/>
        <w:spacing w:line="240" w:lineRule="auto"/>
        <w:ind w:left="360"/>
        <w:rPr>
          <w:ins w:id="1275" w:author="Cristian Sbrolli" w:date="2020-12-04T22:03:00Z"/>
          <w:rStyle w:val="SubtleEmphasis"/>
          <w:rFonts w:cstheme="minorHAnsi"/>
          <w:sz w:val="24"/>
          <w:szCs w:val="24"/>
          <w:rPrChange w:id="1276" w:author="Cristian Sbrolli" w:date="2020-12-04T22:04:00Z">
            <w:rPr>
              <w:ins w:id="1277" w:author="Cristian Sbrolli" w:date="2020-12-04T22:03:00Z"/>
              <w:rStyle w:val="SubtleEmphasis"/>
              <w:rFonts w:ascii="Bell MT" w:hAnsi="Bell MT"/>
              <w:sz w:val="44"/>
              <w:szCs w:val="44"/>
            </w:rPr>
          </w:rPrChange>
        </w:rPr>
      </w:pPr>
      <w:ins w:id="1278" w:author="Cristian Sbrolli" w:date="2020-12-04T22:03:00Z">
        <w:r w:rsidRPr="005432E1">
          <w:rPr>
            <w:rStyle w:val="SubtleEmphasis"/>
            <w:rFonts w:cstheme="minorHAnsi"/>
            <w:sz w:val="24"/>
            <w:szCs w:val="24"/>
            <w:rPrChange w:id="1279" w:author="Cristian Sbrolli" w:date="2020-12-04T22:04:00Z">
              <w:rPr>
                <w:rStyle w:val="SubtleEmphasis"/>
                <w:rFonts w:ascii="Bell MT" w:hAnsi="Bell MT"/>
                <w:sz w:val="44"/>
                <w:szCs w:val="44"/>
              </w:rPr>
            </w:rPrChange>
          </w:rPr>
          <w:lastRenderedPageBreak/>
          <w:tab/>
          <w:t xml:space="preserve">( #scannedBy[t]  = 0 implies ( (no t1: Ticket | t1 != t and </w:t>
        </w:r>
        <w:proofErr w:type="spellStart"/>
        <w:r w:rsidRPr="005432E1">
          <w:rPr>
            <w:rStyle w:val="SubtleEmphasis"/>
            <w:rFonts w:cstheme="minorHAnsi"/>
            <w:sz w:val="24"/>
            <w:szCs w:val="24"/>
            <w:rPrChange w:id="1280"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281" w:author="Cristian Sbrolli" w:date="2020-12-04T22:04:00Z">
              <w:rPr>
                <w:rStyle w:val="SubtleEmphasis"/>
                <w:rFonts w:ascii="Bell MT" w:hAnsi="Bell MT"/>
                <w:sz w:val="44"/>
                <w:szCs w:val="44"/>
              </w:rPr>
            </w:rPrChange>
          </w:rPr>
          <w:t xml:space="preserve">[t1] = </w:t>
        </w:r>
        <w:proofErr w:type="spellStart"/>
        <w:r w:rsidRPr="005432E1">
          <w:rPr>
            <w:rStyle w:val="SubtleEmphasis"/>
            <w:rFonts w:cstheme="minorHAnsi"/>
            <w:sz w:val="24"/>
            <w:szCs w:val="24"/>
            <w:rPrChange w:id="1282"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283" w:author="Cristian Sbrolli" w:date="2020-12-04T22:04:00Z">
              <w:rPr>
                <w:rStyle w:val="SubtleEmphasis"/>
                <w:rFonts w:ascii="Bell MT" w:hAnsi="Bell MT"/>
                <w:sz w:val="44"/>
                <w:szCs w:val="44"/>
              </w:rPr>
            </w:rPrChange>
          </w:rPr>
          <w:t xml:space="preserve">[t]  and t1 in </w:t>
        </w:r>
        <w:proofErr w:type="spellStart"/>
        <w:r w:rsidRPr="005432E1">
          <w:rPr>
            <w:rStyle w:val="SubtleEmphasis"/>
            <w:rFonts w:cstheme="minorHAnsi"/>
            <w:sz w:val="24"/>
            <w:szCs w:val="24"/>
            <w:rPrChange w:id="1284"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285" w:author="Cristian Sbrolli" w:date="2020-12-04T22:04:00Z">
              <w:rPr>
                <w:rStyle w:val="SubtleEmphasis"/>
                <w:rFonts w:ascii="Bell MT" w:hAnsi="Bell MT"/>
                <w:sz w:val="44"/>
                <w:szCs w:val="44"/>
              </w:rPr>
            </w:rPrChange>
          </w:rPr>
          <w:t>[t1].</w:t>
        </w:r>
        <w:proofErr w:type="spellStart"/>
        <w:r w:rsidRPr="005432E1">
          <w:rPr>
            <w:rStyle w:val="SubtleEmphasis"/>
            <w:rFonts w:cstheme="minorHAnsi"/>
            <w:sz w:val="24"/>
            <w:szCs w:val="24"/>
            <w:rPrChange w:id="1286"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287" w:author="Cristian Sbrolli" w:date="2020-12-04T22:04:00Z">
              <w:rPr>
                <w:rStyle w:val="SubtleEmphasis"/>
                <w:rFonts w:ascii="Bell MT" w:hAnsi="Bell MT"/>
                <w:sz w:val="44"/>
                <w:szCs w:val="44"/>
              </w:rPr>
            </w:rPrChange>
          </w:rPr>
          <w:t xml:space="preserve"> and #scannedBy[t1]  = 2 and </w:t>
        </w:r>
      </w:ins>
    </w:p>
    <w:p w14:paraId="67F2DC3F" w14:textId="77777777" w:rsidR="005432E1" w:rsidRPr="005432E1" w:rsidRDefault="005432E1" w:rsidP="005432E1">
      <w:pPr>
        <w:pStyle w:val="ListParagraph"/>
        <w:spacing w:line="240" w:lineRule="auto"/>
        <w:ind w:left="360"/>
        <w:rPr>
          <w:ins w:id="1288" w:author="Cristian Sbrolli" w:date="2020-12-04T22:03:00Z"/>
          <w:rStyle w:val="SubtleEmphasis"/>
          <w:rFonts w:cstheme="minorHAnsi"/>
          <w:sz w:val="24"/>
          <w:szCs w:val="24"/>
          <w:rPrChange w:id="1289" w:author="Cristian Sbrolli" w:date="2020-12-04T22:04:00Z">
            <w:rPr>
              <w:ins w:id="1290" w:author="Cristian Sbrolli" w:date="2020-12-04T22:03:00Z"/>
              <w:rStyle w:val="SubtleEmphasis"/>
              <w:rFonts w:ascii="Bell MT" w:hAnsi="Bell MT"/>
              <w:sz w:val="44"/>
              <w:szCs w:val="44"/>
            </w:rPr>
          </w:rPrChange>
        </w:rPr>
      </w:pPr>
      <w:ins w:id="1291" w:author="Cristian Sbrolli" w:date="2020-12-04T22:03:00Z">
        <w:r w:rsidRPr="005432E1">
          <w:rPr>
            <w:rStyle w:val="SubtleEmphasis"/>
            <w:rFonts w:cstheme="minorHAnsi"/>
            <w:sz w:val="24"/>
            <w:szCs w:val="24"/>
            <w:rPrChange w:id="129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9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9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9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9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9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9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29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0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01" w:author="Cristian Sbrolli" w:date="2020-12-04T22:04:00Z">
              <w:rPr>
                <w:rStyle w:val="SubtleEmphasis"/>
                <w:rFonts w:ascii="Bell MT" w:hAnsi="Bell MT"/>
                <w:sz w:val="44"/>
                <w:szCs w:val="44"/>
              </w:rPr>
            </w:rPrChange>
          </w:rPr>
          <w:tab/>
          <w:t xml:space="preserve">(t1.ticketDate != </w:t>
        </w:r>
        <w:proofErr w:type="spellStart"/>
        <w:r w:rsidRPr="005432E1">
          <w:rPr>
            <w:rStyle w:val="SubtleEmphasis"/>
            <w:rFonts w:cstheme="minorHAnsi"/>
            <w:sz w:val="24"/>
            <w:szCs w:val="24"/>
            <w:rPrChange w:id="1302"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303" w:author="Cristian Sbrolli" w:date="2020-12-04T22:04:00Z">
              <w:rPr>
                <w:rStyle w:val="SubtleEmphasis"/>
                <w:rFonts w:ascii="Bell MT" w:hAnsi="Bell MT"/>
                <w:sz w:val="44"/>
                <w:szCs w:val="44"/>
              </w:rPr>
            </w:rPrChange>
          </w:rPr>
          <w:t>[t1].</w:t>
        </w:r>
        <w:proofErr w:type="spellStart"/>
        <w:r w:rsidRPr="005432E1">
          <w:rPr>
            <w:rStyle w:val="SubtleEmphasis"/>
            <w:rFonts w:cstheme="minorHAnsi"/>
            <w:sz w:val="24"/>
            <w:szCs w:val="24"/>
            <w:rPrChange w:id="1304" w:author="Cristian Sbrolli" w:date="2020-12-04T22:04:00Z">
              <w:rPr>
                <w:rStyle w:val="SubtleEmphasis"/>
                <w:rFonts w:ascii="Bell MT" w:hAnsi="Bell MT"/>
                <w:sz w:val="44"/>
                <w:szCs w:val="44"/>
              </w:rPr>
            </w:rPrChange>
          </w:rPr>
          <w:t>currentDate</w:t>
        </w:r>
        <w:proofErr w:type="spellEnd"/>
        <w:r w:rsidRPr="005432E1">
          <w:rPr>
            <w:rStyle w:val="SubtleEmphasis"/>
            <w:rFonts w:cstheme="minorHAnsi"/>
            <w:sz w:val="24"/>
            <w:szCs w:val="24"/>
            <w:rPrChange w:id="1305"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306"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307" w:author="Cristian Sbrolli" w:date="2020-12-04T22:04:00Z">
              <w:rPr>
                <w:rStyle w:val="SubtleEmphasis"/>
                <w:rFonts w:ascii="Bell MT" w:hAnsi="Bell MT"/>
                <w:sz w:val="44"/>
                <w:szCs w:val="44"/>
              </w:rPr>
            </w:rPrChange>
          </w:rPr>
          <w:t xml:space="preserve"> = t1.ticketDate or </w:t>
        </w:r>
      </w:ins>
    </w:p>
    <w:p w14:paraId="6AF841BD" w14:textId="77777777" w:rsidR="005432E1" w:rsidRPr="005432E1" w:rsidRDefault="005432E1" w:rsidP="005432E1">
      <w:pPr>
        <w:pStyle w:val="ListParagraph"/>
        <w:spacing w:line="240" w:lineRule="auto"/>
        <w:ind w:left="360"/>
        <w:rPr>
          <w:ins w:id="1308" w:author="Cristian Sbrolli" w:date="2020-12-04T22:03:00Z"/>
          <w:rStyle w:val="SubtleEmphasis"/>
          <w:rFonts w:cstheme="minorHAnsi"/>
          <w:sz w:val="24"/>
          <w:szCs w:val="24"/>
          <w:rPrChange w:id="1309" w:author="Cristian Sbrolli" w:date="2020-12-04T22:04:00Z">
            <w:rPr>
              <w:ins w:id="1310" w:author="Cristian Sbrolli" w:date="2020-12-04T22:03:00Z"/>
              <w:rStyle w:val="SubtleEmphasis"/>
              <w:rFonts w:ascii="Bell MT" w:hAnsi="Bell MT"/>
              <w:sz w:val="44"/>
              <w:szCs w:val="44"/>
            </w:rPr>
          </w:rPrChange>
        </w:rPr>
      </w:pPr>
      <w:ins w:id="1311" w:author="Cristian Sbrolli" w:date="2020-12-04T22:03:00Z">
        <w:r w:rsidRPr="005432E1">
          <w:rPr>
            <w:rStyle w:val="SubtleEmphasis"/>
            <w:rFonts w:cstheme="minorHAnsi"/>
            <w:sz w:val="24"/>
            <w:szCs w:val="24"/>
            <w:rPrChange w:id="131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1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1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1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1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1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1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1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2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2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22" w:author="Cristian Sbrolli" w:date="2020-12-04T22:04:00Z">
              <w:rPr>
                <w:rStyle w:val="SubtleEmphasis"/>
                <w:rFonts w:ascii="Bell MT" w:hAnsi="Bell MT"/>
                <w:sz w:val="44"/>
                <w:szCs w:val="44"/>
              </w:rPr>
            </w:rPrChange>
          </w:rPr>
          <w:tab/>
          <w:t xml:space="preserve">t1.ticketTimeSlot != </w:t>
        </w:r>
        <w:proofErr w:type="spellStart"/>
        <w:r w:rsidRPr="005432E1">
          <w:rPr>
            <w:rStyle w:val="SubtleEmphasis"/>
            <w:rFonts w:cstheme="minorHAnsi"/>
            <w:sz w:val="24"/>
            <w:szCs w:val="24"/>
            <w:rPrChange w:id="1323"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324" w:author="Cristian Sbrolli" w:date="2020-12-04T22:04:00Z">
              <w:rPr>
                <w:rStyle w:val="SubtleEmphasis"/>
                <w:rFonts w:ascii="Bell MT" w:hAnsi="Bell MT"/>
                <w:sz w:val="44"/>
                <w:szCs w:val="44"/>
              </w:rPr>
            </w:rPrChange>
          </w:rPr>
          <w:t>[t1].</w:t>
        </w:r>
        <w:proofErr w:type="spellStart"/>
        <w:r w:rsidRPr="005432E1">
          <w:rPr>
            <w:rStyle w:val="SubtleEmphasis"/>
            <w:rFonts w:cstheme="minorHAnsi"/>
            <w:sz w:val="24"/>
            <w:szCs w:val="24"/>
            <w:rPrChange w:id="1325" w:author="Cristian Sbrolli" w:date="2020-12-04T22:04:00Z">
              <w:rPr>
                <w:rStyle w:val="SubtleEmphasis"/>
                <w:rFonts w:ascii="Bell MT" w:hAnsi="Bell MT"/>
                <w:sz w:val="44"/>
                <w:szCs w:val="44"/>
              </w:rPr>
            </w:rPrChange>
          </w:rPr>
          <w:t>currentTimeSlot</w:t>
        </w:r>
        <w:proofErr w:type="spellEnd"/>
        <w:r w:rsidRPr="005432E1">
          <w:rPr>
            <w:rStyle w:val="SubtleEmphasis"/>
            <w:rFonts w:cstheme="minorHAnsi"/>
            <w:sz w:val="24"/>
            <w:szCs w:val="24"/>
            <w:rPrChange w:id="1326"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327"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328" w:author="Cristian Sbrolli" w:date="2020-12-04T22:04:00Z">
              <w:rPr>
                <w:rStyle w:val="SubtleEmphasis"/>
                <w:rFonts w:ascii="Bell MT" w:hAnsi="Bell MT"/>
                <w:sz w:val="44"/>
                <w:szCs w:val="44"/>
              </w:rPr>
            </w:rPrChange>
          </w:rPr>
          <w:t xml:space="preserve"> = t1.ticketDate and </w:t>
        </w:r>
        <w:proofErr w:type="spellStart"/>
        <w:r w:rsidRPr="005432E1">
          <w:rPr>
            <w:rStyle w:val="SubtleEmphasis"/>
            <w:rFonts w:cstheme="minorHAnsi"/>
            <w:sz w:val="24"/>
            <w:szCs w:val="24"/>
            <w:rPrChange w:id="1329"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1330" w:author="Cristian Sbrolli" w:date="2020-12-04T22:04:00Z">
              <w:rPr>
                <w:rStyle w:val="SubtleEmphasis"/>
                <w:rFonts w:ascii="Bell MT" w:hAnsi="Bell MT"/>
                <w:sz w:val="44"/>
                <w:szCs w:val="44"/>
              </w:rPr>
            </w:rPrChange>
          </w:rPr>
          <w:t>=t1.ticketTimeSlot )) implies</w:t>
        </w:r>
      </w:ins>
    </w:p>
    <w:p w14:paraId="50FEDC3B" w14:textId="77777777" w:rsidR="005432E1" w:rsidRPr="005432E1" w:rsidRDefault="005432E1" w:rsidP="005432E1">
      <w:pPr>
        <w:pStyle w:val="ListParagraph"/>
        <w:spacing w:line="240" w:lineRule="auto"/>
        <w:ind w:left="360"/>
        <w:rPr>
          <w:ins w:id="1331" w:author="Cristian Sbrolli" w:date="2020-12-04T22:03:00Z"/>
          <w:rStyle w:val="SubtleEmphasis"/>
          <w:rFonts w:cstheme="minorHAnsi"/>
          <w:sz w:val="24"/>
          <w:szCs w:val="24"/>
          <w:rPrChange w:id="1332" w:author="Cristian Sbrolli" w:date="2020-12-04T22:04:00Z">
            <w:rPr>
              <w:ins w:id="1333" w:author="Cristian Sbrolli" w:date="2020-12-04T22:03:00Z"/>
              <w:rStyle w:val="SubtleEmphasis"/>
              <w:rFonts w:ascii="Bell MT" w:hAnsi="Bell MT"/>
              <w:sz w:val="44"/>
              <w:szCs w:val="44"/>
            </w:rPr>
          </w:rPrChange>
        </w:rPr>
      </w:pPr>
      <w:ins w:id="1334" w:author="Cristian Sbrolli" w:date="2020-12-04T22:03:00Z">
        <w:r w:rsidRPr="005432E1">
          <w:rPr>
            <w:rStyle w:val="SubtleEmphasis"/>
            <w:rFonts w:cstheme="minorHAnsi"/>
            <w:sz w:val="24"/>
            <w:szCs w:val="24"/>
            <w:rPrChange w:id="133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3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3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3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3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4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5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360" w:author="Cristian Sbrolli" w:date="2020-12-04T22:04:00Z">
              <w:rPr>
                <w:rStyle w:val="SubtleEmphasis"/>
                <w:rFonts w:ascii="Bell MT" w:hAnsi="Bell MT"/>
                <w:sz w:val="44"/>
                <w:szCs w:val="44"/>
              </w:rPr>
            </w:rPrChange>
          </w:rPr>
          <w:tab/>
          <w:t xml:space="preserve"> t in </w:t>
        </w:r>
        <w:proofErr w:type="spellStart"/>
        <w:r w:rsidRPr="005432E1">
          <w:rPr>
            <w:rStyle w:val="SubtleEmphasis"/>
            <w:rFonts w:cstheme="minorHAnsi"/>
            <w:sz w:val="24"/>
            <w:szCs w:val="24"/>
            <w:rPrChange w:id="1361"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362" w:author="Cristian Sbrolli" w:date="2020-12-04T22:04:00Z">
              <w:rPr>
                <w:rStyle w:val="SubtleEmphasis"/>
                <w:rFonts w:ascii="Bell MT" w:hAnsi="Bell MT"/>
                <w:sz w:val="44"/>
                <w:szCs w:val="44"/>
              </w:rPr>
            </w:rPrChange>
          </w:rPr>
          <w:t xml:space="preserve">[t].line else t in  </w:t>
        </w:r>
        <w:proofErr w:type="spellStart"/>
        <w:r w:rsidRPr="005432E1">
          <w:rPr>
            <w:rStyle w:val="SubtleEmphasis"/>
            <w:rFonts w:cstheme="minorHAnsi"/>
            <w:sz w:val="24"/>
            <w:szCs w:val="24"/>
            <w:rPrChange w:id="1363" w:author="Cristian Sbrolli" w:date="2020-12-04T22:04:00Z">
              <w:rPr>
                <w:rStyle w:val="SubtleEmphasis"/>
                <w:rFonts w:ascii="Bell MT" w:hAnsi="Bell MT"/>
                <w:sz w:val="44"/>
                <w:szCs w:val="44"/>
              </w:rPr>
            </w:rPrChange>
          </w:rPr>
          <w:t>getTicketManager</w:t>
        </w:r>
        <w:proofErr w:type="spellEnd"/>
        <w:r w:rsidRPr="005432E1">
          <w:rPr>
            <w:rStyle w:val="SubtleEmphasis"/>
            <w:rFonts w:cstheme="minorHAnsi"/>
            <w:sz w:val="24"/>
            <w:szCs w:val="24"/>
            <w:rPrChange w:id="1364" w:author="Cristian Sbrolli" w:date="2020-12-04T22:04:00Z">
              <w:rPr>
                <w:rStyle w:val="SubtleEmphasis"/>
                <w:rFonts w:ascii="Bell MT" w:hAnsi="Bell MT"/>
                <w:sz w:val="44"/>
                <w:szCs w:val="44"/>
              </w:rPr>
            </w:rPrChange>
          </w:rPr>
          <w:t>[t].</w:t>
        </w:r>
        <w:proofErr w:type="spellStart"/>
        <w:r w:rsidRPr="005432E1">
          <w:rPr>
            <w:rStyle w:val="SubtleEmphasis"/>
            <w:rFonts w:cstheme="minorHAnsi"/>
            <w:sz w:val="24"/>
            <w:szCs w:val="24"/>
            <w:rPrChange w:id="1365"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366" w:author="Cristian Sbrolli" w:date="2020-12-04T22:04:00Z">
              <w:rPr>
                <w:rStyle w:val="SubtleEmphasis"/>
                <w:rFonts w:ascii="Bell MT" w:hAnsi="Bell MT"/>
                <w:sz w:val="44"/>
                <w:szCs w:val="44"/>
              </w:rPr>
            </w:rPrChange>
          </w:rPr>
          <w:t>))</w:t>
        </w:r>
      </w:ins>
    </w:p>
    <w:p w14:paraId="5C53A4EA" w14:textId="77777777" w:rsidR="005432E1" w:rsidRPr="005432E1" w:rsidRDefault="005432E1" w:rsidP="005432E1">
      <w:pPr>
        <w:pStyle w:val="ListParagraph"/>
        <w:spacing w:line="240" w:lineRule="auto"/>
        <w:ind w:left="360"/>
        <w:rPr>
          <w:ins w:id="1367" w:author="Cristian Sbrolli" w:date="2020-12-04T22:03:00Z"/>
          <w:rStyle w:val="SubtleEmphasis"/>
          <w:rFonts w:cstheme="minorHAnsi"/>
          <w:sz w:val="24"/>
          <w:szCs w:val="24"/>
          <w:rPrChange w:id="1368" w:author="Cristian Sbrolli" w:date="2020-12-04T22:04:00Z">
            <w:rPr>
              <w:ins w:id="1369" w:author="Cristian Sbrolli" w:date="2020-12-04T22:03:00Z"/>
              <w:rStyle w:val="SubtleEmphasis"/>
              <w:rFonts w:ascii="Bell MT" w:hAnsi="Bell MT"/>
              <w:sz w:val="44"/>
              <w:szCs w:val="44"/>
            </w:rPr>
          </w:rPrChange>
        </w:rPr>
      </w:pPr>
      <w:ins w:id="1370" w:author="Cristian Sbrolli" w:date="2020-12-04T22:03:00Z">
        <w:r w:rsidRPr="005432E1">
          <w:rPr>
            <w:rStyle w:val="SubtleEmphasis"/>
            <w:rFonts w:cstheme="minorHAnsi"/>
            <w:sz w:val="24"/>
            <w:szCs w:val="24"/>
            <w:rPrChange w:id="1371" w:author="Cristian Sbrolli" w:date="2020-12-04T22:04:00Z">
              <w:rPr>
                <w:rStyle w:val="SubtleEmphasis"/>
                <w:rFonts w:ascii="Bell MT" w:hAnsi="Bell MT"/>
                <w:sz w:val="44"/>
                <w:szCs w:val="44"/>
              </w:rPr>
            </w:rPrChange>
          </w:rPr>
          <w:t>}</w:t>
        </w:r>
      </w:ins>
    </w:p>
    <w:p w14:paraId="0FEA8AEA" w14:textId="77777777" w:rsidR="005432E1" w:rsidRPr="005432E1" w:rsidRDefault="005432E1" w:rsidP="005432E1">
      <w:pPr>
        <w:pStyle w:val="ListParagraph"/>
        <w:spacing w:line="240" w:lineRule="auto"/>
        <w:ind w:left="360"/>
        <w:rPr>
          <w:ins w:id="1372" w:author="Cristian Sbrolli" w:date="2020-12-04T22:03:00Z"/>
          <w:rStyle w:val="SubtleEmphasis"/>
          <w:rFonts w:cstheme="minorHAnsi"/>
          <w:sz w:val="24"/>
          <w:szCs w:val="24"/>
          <w:rPrChange w:id="1373" w:author="Cristian Sbrolli" w:date="2020-12-04T22:04:00Z">
            <w:rPr>
              <w:ins w:id="1374" w:author="Cristian Sbrolli" w:date="2020-12-04T22:03:00Z"/>
              <w:rStyle w:val="SubtleEmphasis"/>
              <w:rFonts w:ascii="Bell MT" w:hAnsi="Bell MT"/>
              <w:sz w:val="44"/>
              <w:szCs w:val="44"/>
            </w:rPr>
          </w:rPrChange>
        </w:rPr>
      </w:pPr>
    </w:p>
    <w:p w14:paraId="33DFE7AF" w14:textId="77777777" w:rsidR="005432E1" w:rsidRPr="005432E1" w:rsidRDefault="005432E1" w:rsidP="005432E1">
      <w:pPr>
        <w:pStyle w:val="ListParagraph"/>
        <w:spacing w:line="240" w:lineRule="auto"/>
        <w:ind w:left="360"/>
        <w:rPr>
          <w:ins w:id="1375" w:author="Cristian Sbrolli" w:date="2020-12-04T22:03:00Z"/>
          <w:rStyle w:val="SubtleEmphasis"/>
          <w:rFonts w:cstheme="minorHAnsi"/>
          <w:sz w:val="24"/>
          <w:szCs w:val="24"/>
          <w:rPrChange w:id="1376" w:author="Cristian Sbrolli" w:date="2020-12-04T22:04:00Z">
            <w:rPr>
              <w:ins w:id="1377" w:author="Cristian Sbrolli" w:date="2020-12-04T22:03:00Z"/>
              <w:rStyle w:val="SubtleEmphasis"/>
              <w:rFonts w:ascii="Bell MT" w:hAnsi="Bell MT"/>
              <w:sz w:val="44"/>
              <w:szCs w:val="44"/>
            </w:rPr>
          </w:rPrChange>
        </w:rPr>
      </w:pPr>
      <w:ins w:id="1378" w:author="Cristian Sbrolli" w:date="2020-12-04T22:03:00Z">
        <w:r w:rsidRPr="005432E1">
          <w:rPr>
            <w:rStyle w:val="SubtleEmphasis"/>
            <w:rFonts w:cstheme="minorHAnsi"/>
            <w:sz w:val="24"/>
            <w:szCs w:val="24"/>
            <w:rPrChange w:id="1379" w:author="Cristian Sbrolli" w:date="2020-12-04T22:04:00Z">
              <w:rPr>
                <w:rStyle w:val="SubtleEmphasis"/>
                <w:rFonts w:ascii="Bell MT" w:hAnsi="Bell MT"/>
                <w:sz w:val="44"/>
                <w:szCs w:val="44"/>
              </w:rPr>
            </w:rPrChange>
          </w:rPr>
          <w:t>//each physical ticket is generated by one dispenser belonging to the ticket's market</w:t>
        </w:r>
      </w:ins>
    </w:p>
    <w:p w14:paraId="2FC7F2A7" w14:textId="77777777" w:rsidR="005432E1" w:rsidRPr="005432E1" w:rsidRDefault="005432E1" w:rsidP="005432E1">
      <w:pPr>
        <w:pStyle w:val="ListParagraph"/>
        <w:spacing w:line="240" w:lineRule="auto"/>
        <w:ind w:left="360"/>
        <w:rPr>
          <w:ins w:id="1380" w:author="Cristian Sbrolli" w:date="2020-12-04T22:03:00Z"/>
          <w:rStyle w:val="SubtleEmphasis"/>
          <w:rFonts w:cstheme="minorHAnsi"/>
          <w:sz w:val="24"/>
          <w:szCs w:val="24"/>
          <w:rPrChange w:id="1381" w:author="Cristian Sbrolli" w:date="2020-12-04T22:04:00Z">
            <w:rPr>
              <w:ins w:id="1382" w:author="Cristian Sbrolli" w:date="2020-12-04T22:03:00Z"/>
              <w:rStyle w:val="SubtleEmphasis"/>
              <w:rFonts w:ascii="Bell MT" w:hAnsi="Bell MT"/>
              <w:sz w:val="44"/>
              <w:szCs w:val="44"/>
            </w:rPr>
          </w:rPrChange>
        </w:rPr>
      </w:pPr>
      <w:ins w:id="1383" w:author="Cristian Sbrolli" w:date="2020-12-04T22:03:00Z">
        <w:r w:rsidRPr="005432E1">
          <w:rPr>
            <w:rStyle w:val="SubtleEmphasis"/>
            <w:rFonts w:cstheme="minorHAnsi"/>
            <w:sz w:val="24"/>
            <w:szCs w:val="24"/>
            <w:rPrChange w:id="1384" w:author="Cristian Sbrolli" w:date="2020-12-04T22:04:00Z">
              <w:rPr>
                <w:rStyle w:val="SubtleEmphasis"/>
                <w:rFonts w:ascii="Bell MT" w:hAnsi="Bell MT"/>
                <w:sz w:val="44"/>
                <w:szCs w:val="44"/>
              </w:rPr>
            </w:rPrChange>
          </w:rPr>
          <w:t>fact{</w:t>
        </w:r>
      </w:ins>
    </w:p>
    <w:p w14:paraId="24B4AE7C" w14:textId="77777777" w:rsidR="005432E1" w:rsidRPr="005432E1" w:rsidRDefault="005432E1" w:rsidP="005432E1">
      <w:pPr>
        <w:pStyle w:val="ListParagraph"/>
        <w:spacing w:line="240" w:lineRule="auto"/>
        <w:ind w:left="360"/>
        <w:rPr>
          <w:ins w:id="1385" w:author="Cristian Sbrolli" w:date="2020-12-04T22:03:00Z"/>
          <w:rStyle w:val="SubtleEmphasis"/>
          <w:rFonts w:cstheme="minorHAnsi"/>
          <w:sz w:val="24"/>
          <w:szCs w:val="24"/>
          <w:rPrChange w:id="1386" w:author="Cristian Sbrolli" w:date="2020-12-04T22:04:00Z">
            <w:rPr>
              <w:ins w:id="1387" w:author="Cristian Sbrolli" w:date="2020-12-04T22:03:00Z"/>
              <w:rStyle w:val="SubtleEmphasis"/>
              <w:rFonts w:ascii="Bell MT" w:hAnsi="Bell MT"/>
              <w:sz w:val="44"/>
              <w:szCs w:val="44"/>
            </w:rPr>
          </w:rPrChange>
        </w:rPr>
      </w:pPr>
      <w:ins w:id="1388" w:author="Cristian Sbrolli" w:date="2020-12-04T22:03:00Z">
        <w:r w:rsidRPr="005432E1">
          <w:rPr>
            <w:rStyle w:val="SubtleEmphasis"/>
            <w:rFonts w:cstheme="minorHAnsi"/>
            <w:sz w:val="24"/>
            <w:szCs w:val="24"/>
            <w:rPrChange w:id="1389"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1390"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139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392"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1393" w:author="Cristian Sbrolli" w:date="2020-12-04T22:04:00Z">
              <w:rPr>
                <w:rStyle w:val="SubtleEmphasis"/>
                <w:rFonts w:ascii="Bell MT" w:hAnsi="Bell MT"/>
                <w:sz w:val="44"/>
                <w:szCs w:val="44"/>
              </w:rPr>
            </w:rPrChange>
          </w:rPr>
          <w:t xml:space="preserve"> | one d: TicketDispenser | </w:t>
        </w:r>
        <w:proofErr w:type="spellStart"/>
        <w:r w:rsidRPr="005432E1">
          <w:rPr>
            <w:rStyle w:val="SubtleEmphasis"/>
            <w:rFonts w:cstheme="minorHAnsi"/>
            <w:sz w:val="24"/>
            <w:szCs w:val="24"/>
            <w:rPrChange w:id="1394"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1395"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1396" w:author="Cristian Sbrolli" w:date="2020-12-04T22:04:00Z">
              <w:rPr>
                <w:rStyle w:val="SubtleEmphasis"/>
                <w:rFonts w:ascii="Bell MT" w:hAnsi="Bell MT"/>
                <w:sz w:val="44"/>
                <w:szCs w:val="44"/>
              </w:rPr>
            </w:rPrChange>
          </w:rPr>
          <w:t>d.distributedTickets</w:t>
        </w:r>
        <w:proofErr w:type="spellEnd"/>
        <w:r w:rsidRPr="005432E1">
          <w:rPr>
            <w:rStyle w:val="SubtleEmphasis"/>
            <w:rFonts w:cstheme="minorHAnsi"/>
            <w:sz w:val="24"/>
            <w:szCs w:val="24"/>
            <w:rPrChange w:id="1397"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398" w:author="Cristian Sbrolli" w:date="2020-12-04T22:04:00Z">
              <w:rPr>
                <w:rStyle w:val="SubtleEmphasis"/>
                <w:rFonts w:ascii="Bell MT" w:hAnsi="Bell MT"/>
                <w:sz w:val="44"/>
                <w:szCs w:val="44"/>
              </w:rPr>
            </w:rPrChange>
          </w:rPr>
          <w:t>dispensers.d</w:t>
        </w:r>
        <w:proofErr w:type="spellEnd"/>
        <w:r w:rsidRPr="005432E1">
          <w:rPr>
            <w:rStyle w:val="SubtleEmphasis"/>
            <w:rFonts w:cstheme="minorHAnsi"/>
            <w:sz w:val="24"/>
            <w:szCs w:val="24"/>
            <w:rPrChange w:id="139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400" w:author="Cristian Sbrolli" w:date="2020-12-04T22:04:00Z">
              <w:rPr>
                <w:rStyle w:val="SubtleEmphasis"/>
                <w:rFonts w:ascii="Bell MT" w:hAnsi="Bell MT"/>
                <w:sz w:val="44"/>
                <w:szCs w:val="44"/>
              </w:rPr>
            </w:rPrChange>
          </w:rPr>
          <w:t>ticketManager</w:t>
        </w:r>
        <w:proofErr w:type="spellEnd"/>
        <w:r w:rsidRPr="005432E1">
          <w:rPr>
            <w:rStyle w:val="SubtleEmphasis"/>
            <w:rFonts w:cstheme="minorHAnsi"/>
            <w:sz w:val="24"/>
            <w:szCs w:val="24"/>
            <w:rPrChange w:id="1401" w:author="Cristian Sbrolli" w:date="2020-12-04T22:04:00Z">
              <w:rPr>
                <w:rStyle w:val="SubtleEmphasis"/>
                <w:rFonts w:ascii="Bell MT" w:hAnsi="Bell MT"/>
                <w:sz w:val="44"/>
                <w:szCs w:val="44"/>
              </w:rPr>
            </w:rPrChange>
          </w:rPr>
          <w:t xml:space="preserve">.((line + </w:t>
        </w:r>
        <w:proofErr w:type="spellStart"/>
        <w:r w:rsidRPr="005432E1">
          <w:rPr>
            <w:rStyle w:val="SubtleEmphasis"/>
            <w:rFonts w:cstheme="minorHAnsi"/>
            <w:sz w:val="24"/>
            <w:szCs w:val="24"/>
            <w:rPrChange w:id="1402" w:author="Cristian Sbrolli" w:date="2020-12-04T22:04:00Z">
              <w:rPr>
                <w:rStyle w:val="SubtleEmphasis"/>
                <w:rFonts w:ascii="Bell MT" w:hAnsi="Bell MT"/>
                <w:sz w:val="44"/>
                <w:szCs w:val="44"/>
              </w:rPr>
            </w:rPrChange>
          </w:rPr>
          <w:t>insideMarket</w:t>
        </w:r>
        <w:proofErr w:type="spellEnd"/>
        <w:r w:rsidRPr="005432E1">
          <w:rPr>
            <w:rStyle w:val="SubtleEmphasis"/>
            <w:rFonts w:cstheme="minorHAnsi"/>
            <w:sz w:val="24"/>
            <w:szCs w:val="24"/>
            <w:rPrChange w:id="1403"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404" w:author="Cristian Sbrolli" w:date="2020-12-04T22:04:00Z">
              <w:rPr>
                <w:rStyle w:val="SubtleEmphasis"/>
                <w:rFonts w:ascii="Bell MT" w:hAnsi="Bell MT"/>
                <w:sz w:val="44"/>
                <w:szCs w:val="44"/>
              </w:rPr>
            </w:rPrChange>
          </w:rPr>
          <w:t>pastTickets</w:t>
        </w:r>
        <w:proofErr w:type="spellEnd"/>
        <w:r w:rsidRPr="005432E1">
          <w:rPr>
            <w:rStyle w:val="SubtleEmphasis"/>
            <w:rFonts w:cstheme="minorHAnsi"/>
            <w:sz w:val="24"/>
            <w:szCs w:val="24"/>
            <w:rPrChange w:id="1405"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406"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1407" w:author="Cristian Sbrolli" w:date="2020-12-04T22:04:00Z">
              <w:rPr>
                <w:rStyle w:val="SubtleEmphasis"/>
                <w:rFonts w:ascii="Bell MT" w:hAnsi="Bell MT"/>
                <w:sz w:val="44"/>
                <w:szCs w:val="44"/>
              </w:rPr>
            </w:rPrChange>
          </w:rPr>
          <w:t>)</w:t>
        </w:r>
      </w:ins>
    </w:p>
    <w:p w14:paraId="42969F44" w14:textId="77777777" w:rsidR="005432E1" w:rsidRPr="005432E1" w:rsidRDefault="005432E1" w:rsidP="005432E1">
      <w:pPr>
        <w:pStyle w:val="ListParagraph"/>
        <w:spacing w:line="240" w:lineRule="auto"/>
        <w:ind w:left="360"/>
        <w:rPr>
          <w:ins w:id="1408" w:author="Cristian Sbrolli" w:date="2020-12-04T22:03:00Z"/>
          <w:rStyle w:val="SubtleEmphasis"/>
          <w:rFonts w:cstheme="minorHAnsi"/>
          <w:sz w:val="24"/>
          <w:szCs w:val="24"/>
          <w:rPrChange w:id="1409" w:author="Cristian Sbrolli" w:date="2020-12-04T22:04:00Z">
            <w:rPr>
              <w:ins w:id="1410" w:author="Cristian Sbrolli" w:date="2020-12-04T22:03:00Z"/>
              <w:rStyle w:val="SubtleEmphasis"/>
              <w:rFonts w:ascii="Bell MT" w:hAnsi="Bell MT"/>
              <w:sz w:val="44"/>
              <w:szCs w:val="44"/>
            </w:rPr>
          </w:rPrChange>
        </w:rPr>
      </w:pPr>
      <w:ins w:id="1411" w:author="Cristian Sbrolli" w:date="2020-12-04T22:03:00Z">
        <w:r w:rsidRPr="005432E1">
          <w:rPr>
            <w:rStyle w:val="SubtleEmphasis"/>
            <w:rFonts w:cstheme="minorHAnsi"/>
            <w:sz w:val="24"/>
            <w:szCs w:val="24"/>
            <w:rPrChange w:id="1412" w:author="Cristian Sbrolli" w:date="2020-12-04T22:04:00Z">
              <w:rPr>
                <w:rStyle w:val="SubtleEmphasis"/>
                <w:rFonts w:ascii="Bell MT" w:hAnsi="Bell MT"/>
                <w:sz w:val="44"/>
                <w:szCs w:val="44"/>
              </w:rPr>
            </w:rPrChange>
          </w:rPr>
          <w:t>}</w:t>
        </w:r>
      </w:ins>
    </w:p>
    <w:p w14:paraId="2768D3D7" w14:textId="77777777" w:rsidR="005432E1" w:rsidRPr="005432E1" w:rsidRDefault="005432E1" w:rsidP="005432E1">
      <w:pPr>
        <w:pStyle w:val="ListParagraph"/>
        <w:spacing w:line="240" w:lineRule="auto"/>
        <w:ind w:left="360"/>
        <w:rPr>
          <w:ins w:id="1413" w:author="Cristian Sbrolli" w:date="2020-12-04T22:03:00Z"/>
          <w:rStyle w:val="SubtleEmphasis"/>
          <w:rFonts w:cstheme="minorHAnsi"/>
          <w:sz w:val="24"/>
          <w:szCs w:val="24"/>
          <w:rPrChange w:id="1414" w:author="Cristian Sbrolli" w:date="2020-12-04T22:04:00Z">
            <w:rPr>
              <w:ins w:id="1415" w:author="Cristian Sbrolli" w:date="2020-12-04T22:03:00Z"/>
              <w:rStyle w:val="SubtleEmphasis"/>
              <w:rFonts w:ascii="Bell MT" w:hAnsi="Bell MT"/>
              <w:sz w:val="44"/>
              <w:szCs w:val="44"/>
            </w:rPr>
          </w:rPrChange>
        </w:rPr>
      </w:pPr>
    </w:p>
    <w:p w14:paraId="7B93944D" w14:textId="77777777" w:rsidR="005432E1" w:rsidRPr="005432E1" w:rsidRDefault="005432E1" w:rsidP="005432E1">
      <w:pPr>
        <w:pStyle w:val="ListParagraph"/>
        <w:spacing w:line="240" w:lineRule="auto"/>
        <w:ind w:left="360"/>
        <w:rPr>
          <w:ins w:id="1416" w:author="Cristian Sbrolli" w:date="2020-12-04T22:03:00Z"/>
          <w:rStyle w:val="SubtleEmphasis"/>
          <w:rFonts w:cstheme="minorHAnsi"/>
          <w:sz w:val="24"/>
          <w:szCs w:val="24"/>
          <w:rPrChange w:id="1417" w:author="Cristian Sbrolli" w:date="2020-12-04T22:04:00Z">
            <w:rPr>
              <w:ins w:id="1418" w:author="Cristian Sbrolli" w:date="2020-12-04T22:03:00Z"/>
              <w:rStyle w:val="SubtleEmphasis"/>
              <w:rFonts w:ascii="Bell MT" w:hAnsi="Bell MT"/>
              <w:sz w:val="44"/>
              <w:szCs w:val="44"/>
            </w:rPr>
          </w:rPrChange>
        </w:rPr>
      </w:pPr>
      <w:ins w:id="1419" w:author="Cristian Sbrolli" w:date="2020-12-04T22:03:00Z">
        <w:r w:rsidRPr="005432E1">
          <w:rPr>
            <w:rStyle w:val="SubtleEmphasis"/>
            <w:rFonts w:cstheme="minorHAnsi"/>
            <w:sz w:val="24"/>
            <w:szCs w:val="24"/>
            <w:rPrChange w:id="1420" w:author="Cristian Sbrolli" w:date="2020-12-04T22:04:00Z">
              <w:rPr>
                <w:rStyle w:val="SubtleEmphasis"/>
                <w:rFonts w:ascii="Bell MT" w:hAnsi="Bell MT"/>
                <w:sz w:val="44"/>
                <w:szCs w:val="44"/>
              </w:rPr>
            </w:rPrChange>
          </w:rPr>
          <w:t xml:space="preserve">//no same Ticket in two different markets' </w:t>
        </w:r>
        <w:proofErr w:type="spellStart"/>
        <w:r w:rsidRPr="005432E1">
          <w:rPr>
            <w:rStyle w:val="SubtleEmphasis"/>
            <w:rFonts w:cstheme="minorHAnsi"/>
            <w:sz w:val="24"/>
            <w:szCs w:val="24"/>
            <w:rPrChange w:id="1421"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422" w:author="Cristian Sbrolli" w:date="2020-12-04T22:04:00Z">
              <w:rPr>
                <w:rStyle w:val="SubtleEmphasis"/>
                <w:rFonts w:ascii="Bell MT" w:hAnsi="Bell MT"/>
                <w:sz w:val="44"/>
                <w:szCs w:val="44"/>
              </w:rPr>
            </w:rPrChange>
          </w:rPr>
          <w:t>, in any of the states (inside, past, in line)</w:t>
        </w:r>
      </w:ins>
    </w:p>
    <w:p w14:paraId="67AD4CD3" w14:textId="77777777" w:rsidR="005432E1" w:rsidRPr="005432E1" w:rsidRDefault="005432E1" w:rsidP="005432E1">
      <w:pPr>
        <w:pStyle w:val="ListParagraph"/>
        <w:spacing w:line="240" w:lineRule="auto"/>
        <w:ind w:left="360"/>
        <w:rPr>
          <w:ins w:id="1423" w:author="Cristian Sbrolli" w:date="2020-12-04T22:03:00Z"/>
          <w:rStyle w:val="SubtleEmphasis"/>
          <w:rFonts w:cstheme="minorHAnsi"/>
          <w:sz w:val="24"/>
          <w:szCs w:val="24"/>
          <w:rPrChange w:id="1424" w:author="Cristian Sbrolli" w:date="2020-12-04T22:04:00Z">
            <w:rPr>
              <w:ins w:id="1425" w:author="Cristian Sbrolli" w:date="2020-12-04T22:03:00Z"/>
              <w:rStyle w:val="SubtleEmphasis"/>
              <w:rFonts w:ascii="Bell MT" w:hAnsi="Bell MT"/>
              <w:sz w:val="44"/>
              <w:szCs w:val="44"/>
            </w:rPr>
          </w:rPrChange>
        </w:rPr>
      </w:pPr>
      <w:ins w:id="1426" w:author="Cristian Sbrolli" w:date="2020-12-04T22:03:00Z">
        <w:r w:rsidRPr="005432E1">
          <w:rPr>
            <w:rStyle w:val="SubtleEmphasis"/>
            <w:rFonts w:cstheme="minorHAnsi"/>
            <w:sz w:val="24"/>
            <w:szCs w:val="24"/>
            <w:rPrChange w:id="1427" w:author="Cristian Sbrolli" w:date="2020-12-04T22:04:00Z">
              <w:rPr>
                <w:rStyle w:val="SubtleEmphasis"/>
                <w:rFonts w:ascii="Bell MT" w:hAnsi="Bell MT"/>
                <w:sz w:val="44"/>
                <w:szCs w:val="44"/>
              </w:rPr>
            </w:rPrChange>
          </w:rPr>
          <w:t>fact {</w:t>
        </w:r>
      </w:ins>
    </w:p>
    <w:p w14:paraId="7E69286B" w14:textId="77777777" w:rsidR="005432E1" w:rsidRPr="005432E1" w:rsidRDefault="005432E1" w:rsidP="005432E1">
      <w:pPr>
        <w:pStyle w:val="ListParagraph"/>
        <w:spacing w:line="240" w:lineRule="auto"/>
        <w:ind w:left="360"/>
        <w:rPr>
          <w:ins w:id="1428" w:author="Cristian Sbrolli" w:date="2020-12-04T22:03:00Z"/>
          <w:rStyle w:val="SubtleEmphasis"/>
          <w:rFonts w:cstheme="minorHAnsi"/>
          <w:sz w:val="24"/>
          <w:szCs w:val="24"/>
          <w:rPrChange w:id="1429" w:author="Cristian Sbrolli" w:date="2020-12-04T22:04:00Z">
            <w:rPr>
              <w:ins w:id="1430" w:author="Cristian Sbrolli" w:date="2020-12-04T22:03:00Z"/>
              <w:rStyle w:val="SubtleEmphasis"/>
              <w:rFonts w:ascii="Bell MT" w:hAnsi="Bell MT"/>
              <w:sz w:val="44"/>
              <w:szCs w:val="44"/>
            </w:rPr>
          </w:rPrChange>
        </w:rPr>
      </w:pPr>
      <w:ins w:id="1431" w:author="Cristian Sbrolli" w:date="2020-12-04T22:03:00Z">
        <w:r w:rsidRPr="005432E1">
          <w:rPr>
            <w:rStyle w:val="SubtleEmphasis"/>
            <w:rFonts w:cstheme="minorHAnsi"/>
            <w:sz w:val="24"/>
            <w:szCs w:val="24"/>
            <w:rPrChange w:id="1432" w:author="Cristian Sbrolli" w:date="2020-12-04T22:04:00Z">
              <w:rPr>
                <w:rStyle w:val="SubtleEmphasis"/>
                <w:rFonts w:ascii="Bell MT" w:hAnsi="Bell MT"/>
                <w:sz w:val="44"/>
                <w:szCs w:val="44"/>
              </w:rPr>
            </w:rPrChange>
          </w:rPr>
          <w:t xml:space="preserve">no </w:t>
        </w:r>
        <w:proofErr w:type="spellStart"/>
        <w:r w:rsidRPr="005432E1">
          <w:rPr>
            <w:rStyle w:val="SubtleEmphasis"/>
            <w:rFonts w:cstheme="minorHAnsi"/>
            <w:sz w:val="24"/>
            <w:szCs w:val="24"/>
            <w:rPrChange w:id="1433"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1434" w:author="Cristian Sbrolli" w:date="2020-12-04T22:04:00Z">
              <w:rPr>
                <w:rStyle w:val="SubtleEmphasis"/>
                <w:rFonts w:ascii="Bell MT" w:hAnsi="Bell MT"/>
                <w:sz w:val="44"/>
                <w:szCs w:val="44"/>
              </w:rPr>
            </w:rPrChange>
          </w:rPr>
          <w:t xml:space="preserve"> ts1,ts2: </w:t>
        </w:r>
        <w:proofErr w:type="spellStart"/>
        <w:r w:rsidRPr="005432E1">
          <w:rPr>
            <w:rStyle w:val="SubtleEmphasis"/>
            <w:rFonts w:cstheme="minorHAnsi"/>
            <w:sz w:val="24"/>
            <w:szCs w:val="24"/>
            <w:rPrChange w:id="1435"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436" w:author="Cristian Sbrolli" w:date="2020-12-04T22:04:00Z">
              <w:rPr>
                <w:rStyle w:val="SubtleEmphasis"/>
                <w:rFonts w:ascii="Bell MT" w:hAnsi="Bell MT"/>
                <w:sz w:val="44"/>
                <w:szCs w:val="44"/>
              </w:rPr>
            </w:rPrChange>
          </w:rPr>
          <w:t xml:space="preserve"> |</w:t>
        </w:r>
      </w:ins>
    </w:p>
    <w:p w14:paraId="2340950C" w14:textId="77777777" w:rsidR="005432E1" w:rsidRPr="005432E1" w:rsidRDefault="005432E1" w:rsidP="005432E1">
      <w:pPr>
        <w:pStyle w:val="ListParagraph"/>
        <w:spacing w:line="240" w:lineRule="auto"/>
        <w:ind w:left="360"/>
        <w:rPr>
          <w:ins w:id="1437" w:author="Cristian Sbrolli" w:date="2020-12-04T22:03:00Z"/>
          <w:rStyle w:val="SubtleEmphasis"/>
          <w:rFonts w:cstheme="minorHAnsi"/>
          <w:sz w:val="24"/>
          <w:szCs w:val="24"/>
          <w:rPrChange w:id="1438" w:author="Cristian Sbrolli" w:date="2020-12-04T22:04:00Z">
            <w:rPr>
              <w:ins w:id="1439" w:author="Cristian Sbrolli" w:date="2020-12-04T22:03:00Z"/>
              <w:rStyle w:val="SubtleEmphasis"/>
              <w:rFonts w:ascii="Bell MT" w:hAnsi="Bell MT"/>
              <w:sz w:val="44"/>
              <w:szCs w:val="44"/>
            </w:rPr>
          </w:rPrChange>
        </w:rPr>
      </w:pPr>
      <w:ins w:id="1440" w:author="Cristian Sbrolli" w:date="2020-12-04T22:03:00Z">
        <w:r w:rsidRPr="005432E1">
          <w:rPr>
            <w:rStyle w:val="SubtleEmphasis"/>
            <w:rFonts w:cstheme="minorHAnsi"/>
            <w:sz w:val="24"/>
            <w:szCs w:val="24"/>
            <w:rPrChange w:id="1441" w:author="Cristian Sbrolli" w:date="2020-12-04T22:04:00Z">
              <w:rPr>
                <w:rStyle w:val="SubtleEmphasis"/>
                <w:rFonts w:ascii="Bell MT" w:hAnsi="Bell MT"/>
                <w:sz w:val="44"/>
                <w:szCs w:val="44"/>
              </w:rPr>
            </w:rPrChange>
          </w:rPr>
          <w:tab/>
          <w:t xml:space="preserve"> #( </w:t>
        </w:r>
        <w:proofErr w:type="spellStart"/>
        <w:r w:rsidRPr="005432E1">
          <w:rPr>
            <w:rStyle w:val="SubtleEmphasis"/>
            <w:rFonts w:cstheme="minorHAnsi"/>
            <w:sz w:val="24"/>
            <w:szCs w:val="24"/>
            <w:rPrChange w:id="1442"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1443" w:author="Cristian Sbrolli" w:date="2020-12-04T22:04:00Z">
              <w:rPr>
                <w:rStyle w:val="SubtleEmphasis"/>
                <w:rFonts w:ascii="Bell MT" w:hAnsi="Bell MT"/>
                <w:sz w:val="44"/>
                <w:szCs w:val="44"/>
              </w:rPr>
            </w:rPrChange>
          </w:rPr>
          <w:t xml:space="preserve">[ts1] &amp; </w:t>
        </w:r>
        <w:proofErr w:type="spellStart"/>
        <w:r w:rsidRPr="005432E1">
          <w:rPr>
            <w:rStyle w:val="SubtleEmphasis"/>
            <w:rFonts w:cstheme="minorHAnsi"/>
            <w:sz w:val="24"/>
            <w:szCs w:val="24"/>
            <w:rPrChange w:id="1444" w:author="Cristian Sbrolli" w:date="2020-12-04T22:04:00Z">
              <w:rPr>
                <w:rStyle w:val="SubtleEmphasis"/>
                <w:rFonts w:ascii="Bell MT" w:hAnsi="Bell MT"/>
                <w:sz w:val="44"/>
                <w:szCs w:val="44"/>
              </w:rPr>
            </w:rPrChange>
          </w:rPr>
          <w:t>getAllTickets</w:t>
        </w:r>
        <w:proofErr w:type="spellEnd"/>
        <w:r w:rsidRPr="005432E1">
          <w:rPr>
            <w:rStyle w:val="SubtleEmphasis"/>
            <w:rFonts w:cstheme="minorHAnsi"/>
            <w:sz w:val="24"/>
            <w:szCs w:val="24"/>
            <w:rPrChange w:id="1445" w:author="Cristian Sbrolli" w:date="2020-12-04T22:04:00Z">
              <w:rPr>
                <w:rStyle w:val="SubtleEmphasis"/>
                <w:rFonts w:ascii="Bell MT" w:hAnsi="Bell MT"/>
                <w:sz w:val="44"/>
                <w:szCs w:val="44"/>
              </w:rPr>
            </w:rPrChange>
          </w:rPr>
          <w:t>[ts2]) != 0</w:t>
        </w:r>
      </w:ins>
    </w:p>
    <w:p w14:paraId="7FA2B0B7" w14:textId="77777777" w:rsidR="005432E1" w:rsidRPr="005432E1" w:rsidRDefault="005432E1" w:rsidP="005432E1">
      <w:pPr>
        <w:pStyle w:val="ListParagraph"/>
        <w:spacing w:line="240" w:lineRule="auto"/>
        <w:ind w:left="360"/>
        <w:rPr>
          <w:ins w:id="1446" w:author="Cristian Sbrolli" w:date="2020-12-04T22:03:00Z"/>
          <w:rStyle w:val="SubtleEmphasis"/>
          <w:rFonts w:cstheme="minorHAnsi"/>
          <w:sz w:val="24"/>
          <w:szCs w:val="24"/>
          <w:rPrChange w:id="1447" w:author="Cristian Sbrolli" w:date="2020-12-04T22:04:00Z">
            <w:rPr>
              <w:ins w:id="1448" w:author="Cristian Sbrolli" w:date="2020-12-04T22:03:00Z"/>
              <w:rStyle w:val="SubtleEmphasis"/>
              <w:rFonts w:ascii="Bell MT" w:hAnsi="Bell MT"/>
              <w:sz w:val="44"/>
              <w:szCs w:val="44"/>
            </w:rPr>
          </w:rPrChange>
        </w:rPr>
      </w:pPr>
      <w:ins w:id="1449" w:author="Cristian Sbrolli" w:date="2020-12-04T22:03:00Z">
        <w:r w:rsidRPr="005432E1">
          <w:rPr>
            <w:rStyle w:val="SubtleEmphasis"/>
            <w:rFonts w:cstheme="minorHAnsi"/>
            <w:sz w:val="24"/>
            <w:szCs w:val="24"/>
            <w:rPrChange w:id="1450" w:author="Cristian Sbrolli" w:date="2020-12-04T22:04:00Z">
              <w:rPr>
                <w:rStyle w:val="SubtleEmphasis"/>
                <w:rFonts w:ascii="Bell MT" w:hAnsi="Bell MT"/>
                <w:sz w:val="44"/>
                <w:szCs w:val="44"/>
              </w:rPr>
            </w:rPrChange>
          </w:rPr>
          <w:t>}</w:t>
        </w:r>
      </w:ins>
    </w:p>
    <w:p w14:paraId="1F626800" w14:textId="77777777" w:rsidR="005432E1" w:rsidRPr="005432E1" w:rsidRDefault="005432E1" w:rsidP="005432E1">
      <w:pPr>
        <w:pStyle w:val="ListParagraph"/>
        <w:spacing w:line="240" w:lineRule="auto"/>
        <w:ind w:left="360"/>
        <w:rPr>
          <w:ins w:id="1451" w:author="Cristian Sbrolli" w:date="2020-12-04T22:03:00Z"/>
          <w:rStyle w:val="SubtleEmphasis"/>
          <w:rFonts w:cstheme="minorHAnsi"/>
          <w:sz w:val="24"/>
          <w:szCs w:val="24"/>
          <w:rPrChange w:id="1452" w:author="Cristian Sbrolli" w:date="2020-12-04T22:04:00Z">
            <w:rPr>
              <w:ins w:id="1453" w:author="Cristian Sbrolli" w:date="2020-12-04T22:03:00Z"/>
              <w:rStyle w:val="SubtleEmphasis"/>
              <w:rFonts w:ascii="Bell MT" w:hAnsi="Bell MT"/>
              <w:sz w:val="44"/>
              <w:szCs w:val="44"/>
            </w:rPr>
          </w:rPrChange>
        </w:rPr>
      </w:pPr>
    </w:p>
    <w:p w14:paraId="1D3C83DF" w14:textId="77777777" w:rsidR="005432E1" w:rsidRPr="005432E1" w:rsidRDefault="005432E1" w:rsidP="005432E1">
      <w:pPr>
        <w:pStyle w:val="ListParagraph"/>
        <w:spacing w:line="240" w:lineRule="auto"/>
        <w:ind w:left="360"/>
        <w:rPr>
          <w:ins w:id="1454" w:author="Cristian Sbrolli" w:date="2020-12-04T22:03:00Z"/>
          <w:rStyle w:val="SubtleEmphasis"/>
          <w:rFonts w:cstheme="minorHAnsi"/>
          <w:sz w:val="24"/>
          <w:szCs w:val="24"/>
          <w:rPrChange w:id="1455" w:author="Cristian Sbrolli" w:date="2020-12-04T22:04:00Z">
            <w:rPr>
              <w:ins w:id="1456" w:author="Cristian Sbrolli" w:date="2020-12-04T22:03:00Z"/>
              <w:rStyle w:val="SubtleEmphasis"/>
              <w:rFonts w:ascii="Bell MT" w:hAnsi="Bell MT"/>
              <w:sz w:val="44"/>
              <w:szCs w:val="44"/>
            </w:rPr>
          </w:rPrChange>
        </w:rPr>
      </w:pPr>
      <w:ins w:id="1457" w:author="Cristian Sbrolli" w:date="2020-12-04T22:03:00Z">
        <w:r w:rsidRPr="005432E1">
          <w:rPr>
            <w:rStyle w:val="SubtleEmphasis"/>
            <w:rFonts w:cstheme="minorHAnsi"/>
            <w:sz w:val="24"/>
            <w:szCs w:val="24"/>
            <w:rPrChange w:id="1458" w:author="Cristian Sbrolli" w:date="2020-12-04T22:04:00Z">
              <w:rPr>
                <w:rStyle w:val="SubtleEmphasis"/>
                <w:rFonts w:ascii="Bell MT" w:hAnsi="Bell MT"/>
                <w:sz w:val="44"/>
                <w:szCs w:val="44"/>
              </w:rPr>
            </w:rPrChange>
          </w:rPr>
          <w:t>//no same dispenser/cash desks/departments/</w:t>
        </w:r>
        <w:proofErr w:type="spellStart"/>
        <w:r w:rsidRPr="005432E1">
          <w:rPr>
            <w:rStyle w:val="SubtleEmphasis"/>
            <w:rFonts w:cstheme="minorHAnsi"/>
            <w:sz w:val="24"/>
            <w:szCs w:val="24"/>
            <w:rPrChange w:id="1459" w:author="Cristian Sbrolli" w:date="2020-12-04T22:04:00Z">
              <w:rPr>
                <w:rStyle w:val="SubtleEmphasis"/>
                <w:rFonts w:ascii="Bell MT" w:hAnsi="Bell MT"/>
                <w:sz w:val="44"/>
                <w:szCs w:val="44"/>
              </w:rPr>
            </w:rPrChange>
          </w:rPr>
          <w:t>ticketManager</w:t>
        </w:r>
        <w:proofErr w:type="spellEnd"/>
        <w:r w:rsidRPr="005432E1">
          <w:rPr>
            <w:rStyle w:val="SubtleEmphasis"/>
            <w:rFonts w:cstheme="minorHAnsi"/>
            <w:sz w:val="24"/>
            <w:szCs w:val="24"/>
            <w:rPrChange w:id="1460" w:author="Cristian Sbrolli" w:date="2020-12-04T22:04:00Z">
              <w:rPr>
                <w:rStyle w:val="SubtleEmphasis"/>
                <w:rFonts w:ascii="Bell MT" w:hAnsi="Bell MT"/>
                <w:sz w:val="44"/>
                <w:szCs w:val="44"/>
              </w:rPr>
            </w:rPrChange>
          </w:rPr>
          <w:t xml:space="preserve"> for disjoint markets</w:t>
        </w:r>
      </w:ins>
    </w:p>
    <w:p w14:paraId="359BBA82" w14:textId="77777777" w:rsidR="005432E1" w:rsidRPr="005432E1" w:rsidRDefault="005432E1" w:rsidP="005432E1">
      <w:pPr>
        <w:pStyle w:val="ListParagraph"/>
        <w:spacing w:line="240" w:lineRule="auto"/>
        <w:ind w:left="360"/>
        <w:rPr>
          <w:ins w:id="1461" w:author="Cristian Sbrolli" w:date="2020-12-04T22:03:00Z"/>
          <w:rStyle w:val="SubtleEmphasis"/>
          <w:rFonts w:cstheme="minorHAnsi"/>
          <w:sz w:val="24"/>
          <w:szCs w:val="24"/>
          <w:rPrChange w:id="1462" w:author="Cristian Sbrolli" w:date="2020-12-04T22:04:00Z">
            <w:rPr>
              <w:ins w:id="1463" w:author="Cristian Sbrolli" w:date="2020-12-04T22:03:00Z"/>
              <w:rStyle w:val="SubtleEmphasis"/>
              <w:rFonts w:ascii="Bell MT" w:hAnsi="Bell MT"/>
              <w:sz w:val="44"/>
              <w:szCs w:val="44"/>
            </w:rPr>
          </w:rPrChange>
        </w:rPr>
      </w:pPr>
      <w:ins w:id="1464" w:author="Cristian Sbrolli" w:date="2020-12-04T22:03:00Z">
        <w:r w:rsidRPr="005432E1">
          <w:rPr>
            <w:rStyle w:val="SubtleEmphasis"/>
            <w:rFonts w:cstheme="minorHAnsi"/>
            <w:sz w:val="24"/>
            <w:szCs w:val="24"/>
            <w:rPrChange w:id="1465" w:author="Cristian Sbrolli" w:date="2020-12-04T22:04:00Z">
              <w:rPr>
                <w:rStyle w:val="SubtleEmphasis"/>
                <w:rFonts w:ascii="Bell MT" w:hAnsi="Bell MT"/>
                <w:sz w:val="44"/>
                <w:szCs w:val="44"/>
              </w:rPr>
            </w:rPrChange>
          </w:rPr>
          <w:t>fact {</w:t>
        </w:r>
      </w:ins>
    </w:p>
    <w:p w14:paraId="324EE56B" w14:textId="77777777" w:rsidR="005432E1" w:rsidRPr="005432E1" w:rsidRDefault="005432E1" w:rsidP="005432E1">
      <w:pPr>
        <w:pStyle w:val="ListParagraph"/>
        <w:spacing w:line="240" w:lineRule="auto"/>
        <w:ind w:left="360"/>
        <w:rPr>
          <w:ins w:id="1466" w:author="Cristian Sbrolli" w:date="2020-12-04T22:03:00Z"/>
          <w:rStyle w:val="SubtleEmphasis"/>
          <w:rFonts w:cstheme="minorHAnsi"/>
          <w:sz w:val="24"/>
          <w:szCs w:val="24"/>
          <w:rPrChange w:id="1467" w:author="Cristian Sbrolli" w:date="2020-12-04T22:04:00Z">
            <w:rPr>
              <w:ins w:id="1468" w:author="Cristian Sbrolli" w:date="2020-12-04T22:03:00Z"/>
              <w:rStyle w:val="SubtleEmphasis"/>
              <w:rFonts w:ascii="Bell MT" w:hAnsi="Bell MT"/>
              <w:sz w:val="44"/>
              <w:szCs w:val="44"/>
            </w:rPr>
          </w:rPrChange>
        </w:rPr>
      </w:pPr>
      <w:ins w:id="1469" w:author="Cristian Sbrolli" w:date="2020-12-04T22:03:00Z">
        <w:r w:rsidRPr="005432E1">
          <w:rPr>
            <w:rStyle w:val="SubtleEmphasis"/>
            <w:rFonts w:cstheme="minorHAnsi"/>
            <w:sz w:val="24"/>
            <w:szCs w:val="24"/>
            <w:rPrChange w:id="1470" w:author="Cristian Sbrolli" w:date="2020-12-04T22:04:00Z">
              <w:rPr>
                <w:rStyle w:val="SubtleEmphasis"/>
                <w:rFonts w:ascii="Bell MT" w:hAnsi="Bell MT"/>
                <w:sz w:val="44"/>
                <w:szCs w:val="44"/>
              </w:rPr>
            </w:rPrChange>
          </w:rPr>
          <w:t xml:space="preserve">no </w:t>
        </w:r>
        <w:proofErr w:type="spellStart"/>
        <w:r w:rsidRPr="005432E1">
          <w:rPr>
            <w:rStyle w:val="SubtleEmphasis"/>
            <w:rFonts w:cstheme="minorHAnsi"/>
            <w:sz w:val="24"/>
            <w:szCs w:val="24"/>
            <w:rPrChange w:id="1471"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1472" w:author="Cristian Sbrolli" w:date="2020-12-04T22:04:00Z">
              <w:rPr>
                <w:rStyle w:val="SubtleEmphasis"/>
                <w:rFonts w:ascii="Bell MT" w:hAnsi="Bell MT"/>
                <w:sz w:val="44"/>
                <w:szCs w:val="44"/>
              </w:rPr>
            </w:rPrChange>
          </w:rPr>
          <w:t xml:space="preserve"> m1,m2: Market |</w:t>
        </w:r>
      </w:ins>
    </w:p>
    <w:p w14:paraId="17C40BB2" w14:textId="77777777" w:rsidR="005432E1" w:rsidRPr="005432E1" w:rsidRDefault="005432E1" w:rsidP="005432E1">
      <w:pPr>
        <w:pStyle w:val="ListParagraph"/>
        <w:spacing w:line="240" w:lineRule="auto"/>
        <w:ind w:left="360"/>
        <w:rPr>
          <w:ins w:id="1473" w:author="Cristian Sbrolli" w:date="2020-12-04T22:03:00Z"/>
          <w:rStyle w:val="SubtleEmphasis"/>
          <w:rFonts w:cstheme="minorHAnsi"/>
          <w:sz w:val="24"/>
          <w:szCs w:val="24"/>
          <w:rPrChange w:id="1474" w:author="Cristian Sbrolli" w:date="2020-12-04T22:04:00Z">
            <w:rPr>
              <w:ins w:id="1475" w:author="Cristian Sbrolli" w:date="2020-12-04T22:03:00Z"/>
              <w:rStyle w:val="SubtleEmphasis"/>
              <w:rFonts w:ascii="Bell MT" w:hAnsi="Bell MT"/>
              <w:sz w:val="44"/>
              <w:szCs w:val="44"/>
            </w:rPr>
          </w:rPrChange>
        </w:rPr>
      </w:pPr>
      <w:ins w:id="1476" w:author="Cristian Sbrolli" w:date="2020-12-04T22:03:00Z">
        <w:r w:rsidRPr="005432E1">
          <w:rPr>
            <w:rStyle w:val="SubtleEmphasis"/>
            <w:rFonts w:cstheme="minorHAnsi"/>
            <w:sz w:val="24"/>
            <w:szCs w:val="24"/>
            <w:rPrChange w:id="1477" w:author="Cristian Sbrolli" w:date="2020-12-04T22:04:00Z">
              <w:rPr>
                <w:rStyle w:val="SubtleEmphasis"/>
                <w:rFonts w:ascii="Bell MT" w:hAnsi="Bell MT"/>
                <w:sz w:val="44"/>
                <w:szCs w:val="44"/>
              </w:rPr>
            </w:rPrChange>
          </w:rPr>
          <w:tab/>
          <w:t xml:space="preserve"> #(m1.dispensers &amp; m2. dispensers + m1.cashDesks &amp; m2.cashDesks +</w:t>
        </w:r>
      </w:ins>
    </w:p>
    <w:p w14:paraId="57016CA0" w14:textId="77777777" w:rsidR="005432E1" w:rsidRPr="005432E1" w:rsidRDefault="005432E1" w:rsidP="005432E1">
      <w:pPr>
        <w:pStyle w:val="ListParagraph"/>
        <w:spacing w:line="240" w:lineRule="auto"/>
        <w:ind w:left="360"/>
        <w:rPr>
          <w:ins w:id="1478" w:author="Cristian Sbrolli" w:date="2020-12-04T22:03:00Z"/>
          <w:rStyle w:val="SubtleEmphasis"/>
          <w:rFonts w:cstheme="minorHAnsi"/>
          <w:sz w:val="24"/>
          <w:szCs w:val="24"/>
          <w:rPrChange w:id="1479" w:author="Cristian Sbrolli" w:date="2020-12-04T22:04:00Z">
            <w:rPr>
              <w:ins w:id="1480" w:author="Cristian Sbrolli" w:date="2020-12-04T22:03:00Z"/>
              <w:rStyle w:val="SubtleEmphasis"/>
              <w:rFonts w:ascii="Bell MT" w:hAnsi="Bell MT"/>
              <w:sz w:val="44"/>
              <w:szCs w:val="44"/>
            </w:rPr>
          </w:rPrChange>
        </w:rPr>
      </w:pPr>
      <w:ins w:id="1481" w:author="Cristian Sbrolli" w:date="2020-12-04T22:03:00Z">
        <w:r w:rsidRPr="005432E1">
          <w:rPr>
            <w:rStyle w:val="SubtleEmphasis"/>
            <w:rFonts w:cstheme="minorHAnsi"/>
            <w:sz w:val="24"/>
            <w:szCs w:val="24"/>
            <w:rPrChange w:id="148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483" w:author="Cristian Sbrolli" w:date="2020-12-04T22:04:00Z">
              <w:rPr>
                <w:rStyle w:val="SubtleEmphasis"/>
                <w:rFonts w:ascii="Bell MT" w:hAnsi="Bell MT"/>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ListParagraph"/>
        <w:spacing w:line="240" w:lineRule="auto"/>
        <w:ind w:left="360"/>
        <w:rPr>
          <w:ins w:id="1484" w:author="Cristian Sbrolli" w:date="2020-12-04T22:03:00Z"/>
          <w:rStyle w:val="SubtleEmphasis"/>
          <w:rFonts w:cstheme="minorHAnsi"/>
          <w:sz w:val="24"/>
          <w:szCs w:val="24"/>
          <w:rPrChange w:id="1485" w:author="Cristian Sbrolli" w:date="2020-12-04T22:04:00Z">
            <w:rPr>
              <w:ins w:id="1486" w:author="Cristian Sbrolli" w:date="2020-12-04T22:03:00Z"/>
              <w:rStyle w:val="SubtleEmphasis"/>
              <w:rFonts w:ascii="Bell MT" w:hAnsi="Bell MT"/>
              <w:sz w:val="44"/>
              <w:szCs w:val="44"/>
            </w:rPr>
          </w:rPrChange>
        </w:rPr>
      </w:pPr>
      <w:ins w:id="1487" w:author="Cristian Sbrolli" w:date="2020-12-04T22:03:00Z">
        <w:r w:rsidRPr="005432E1">
          <w:rPr>
            <w:rStyle w:val="SubtleEmphasis"/>
            <w:rFonts w:cstheme="minorHAnsi"/>
            <w:sz w:val="24"/>
            <w:szCs w:val="24"/>
            <w:rPrChange w:id="1488" w:author="Cristian Sbrolli" w:date="2020-12-04T22:04:00Z">
              <w:rPr>
                <w:rStyle w:val="SubtleEmphasis"/>
                <w:rFonts w:ascii="Bell MT" w:hAnsi="Bell MT"/>
                <w:sz w:val="44"/>
                <w:szCs w:val="44"/>
              </w:rPr>
            </w:rPrChange>
          </w:rPr>
          <w:t>}</w:t>
        </w:r>
      </w:ins>
    </w:p>
    <w:p w14:paraId="62844875" w14:textId="77777777" w:rsidR="005432E1" w:rsidRPr="005432E1" w:rsidRDefault="005432E1" w:rsidP="005432E1">
      <w:pPr>
        <w:pStyle w:val="ListParagraph"/>
        <w:spacing w:line="240" w:lineRule="auto"/>
        <w:ind w:left="360"/>
        <w:rPr>
          <w:ins w:id="1489" w:author="Cristian Sbrolli" w:date="2020-12-04T22:03:00Z"/>
          <w:rStyle w:val="SubtleEmphasis"/>
          <w:rFonts w:cstheme="minorHAnsi"/>
          <w:sz w:val="24"/>
          <w:szCs w:val="24"/>
          <w:rPrChange w:id="1490" w:author="Cristian Sbrolli" w:date="2020-12-04T22:04:00Z">
            <w:rPr>
              <w:ins w:id="1491" w:author="Cristian Sbrolli" w:date="2020-12-04T22:03:00Z"/>
              <w:rStyle w:val="SubtleEmphasis"/>
              <w:rFonts w:ascii="Bell MT" w:hAnsi="Bell MT"/>
              <w:sz w:val="44"/>
              <w:szCs w:val="44"/>
            </w:rPr>
          </w:rPrChange>
        </w:rPr>
      </w:pPr>
    </w:p>
    <w:p w14:paraId="07DC9BE1" w14:textId="77777777" w:rsidR="005432E1" w:rsidRPr="005432E1" w:rsidRDefault="005432E1" w:rsidP="005432E1">
      <w:pPr>
        <w:pStyle w:val="ListParagraph"/>
        <w:spacing w:line="240" w:lineRule="auto"/>
        <w:ind w:left="360"/>
        <w:rPr>
          <w:ins w:id="1492" w:author="Cristian Sbrolli" w:date="2020-12-04T22:03:00Z"/>
          <w:rStyle w:val="SubtleEmphasis"/>
          <w:rFonts w:cstheme="minorHAnsi"/>
          <w:sz w:val="24"/>
          <w:szCs w:val="24"/>
          <w:rPrChange w:id="1493" w:author="Cristian Sbrolli" w:date="2020-12-04T22:04:00Z">
            <w:rPr>
              <w:ins w:id="1494" w:author="Cristian Sbrolli" w:date="2020-12-04T22:03:00Z"/>
              <w:rStyle w:val="SubtleEmphasis"/>
              <w:rFonts w:ascii="Bell MT" w:hAnsi="Bell MT"/>
              <w:sz w:val="44"/>
              <w:szCs w:val="44"/>
            </w:rPr>
          </w:rPrChange>
        </w:rPr>
      </w:pPr>
      <w:ins w:id="1495" w:author="Cristian Sbrolli" w:date="2020-12-04T22:03:00Z">
        <w:r w:rsidRPr="005432E1">
          <w:rPr>
            <w:rStyle w:val="SubtleEmphasis"/>
            <w:rFonts w:cstheme="minorHAnsi"/>
            <w:sz w:val="24"/>
            <w:szCs w:val="24"/>
            <w:rPrChange w:id="1496" w:author="Cristian Sbrolli" w:date="2020-12-04T22:04:00Z">
              <w:rPr>
                <w:rStyle w:val="SubtleEmphasis"/>
                <w:rFonts w:ascii="Bell MT" w:hAnsi="Bell MT"/>
                <w:sz w:val="44"/>
                <w:szCs w:val="44"/>
              </w:rPr>
            </w:rPrChange>
          </w:rPr>
          <w:t xml:space="preserve">//each ticket has a different </w:t>
        </w:r>
        <w:proofErr w:type="spellStart"/>
        <w:r w:rsidRPr="005432E1">
          <w:rPr>
            <w:rStyle w:val="SubtleEmphasis"/>
            <w:rFonts w:cstheme="minorHAnsi"/>
            <w:sz w:val="24"/>
            <w:szCs w:val="24"/>
            <w:rPrChange w:id="1497" w:author="Cristian Sbrolli" w:date="2020-12-04T22:04:00Z">
              <w:rPr>
                <w:rStyle w:val="SubtleEmphasis"/>
                <w:rFonts w:ascii="Bell MT" w:hAnsi="Bell MT"/>
                <w:sz w:val="44"/>
                <w:szCs w:val="44"/>
              </w:rPr>
            </w:rPrChange>
          </w:rPr>
          <w:t>QRCode</w:t>
        </w:r>
        <w:proofErr w:type="spellEnd"/>
      </w:ins>
    </w:p>
    <w:p w14:paraId="3554C561" w14:textId="77777777" w:rsidR="005432E1" w:rsidRPr="005432E1" w:rsidRDefault="005432E1" w:rsidP="005432E1">
      <w:pPr>
        <w:pStyle w:val="ListParagraph"/>
        <w:spacing w:line="240" w:lineRule="auto"/>
        <w:ind w:left="360"/>
        <w:rPr>
          <w:ins w:id="1498" w:author="Cristian Sbrolli" w:date="2020-12-04T22:03:00Z"/>
          <w:rStyle w:val="SubtleEmphasis"/>
          <w:rFonts w:cstheme="minorHAnsi"/>
          <w:sz w:val="24"/>
          <w:szCs w:val="24"/>
          <w:rPrChange w:id="1499" w:author="Cristian Sbrolli" w:date="2020-12-04T22:04:00Z">
            <w:rPr>
              <w:ins w:id="1500" w:author="Cristian Sbrolli" w:date="2020-12-04T22:03:00Z"/>
              <w:rStyle w:val="SubtleEmphasis"/>
              <w:rFonts w:ascii="Bell MT" w:hAnsi="Bell MT"/>
              <w:sz w:val="44"/>
              <w:szCs w:val="44"/>
            </w:rPr>
          </w:rPrChange>
        </w:rPr>
      </w:pPr>
      <w:ins w:id="1501" w:author="Cristian Sbrolli" w:date="2020-12-04T22:03:00Z">
        <w:r w:rsidRPr="005432E1">
          <w:rPr>
            <w:rStyle w:val="SubtleEmphasis"/>
            <w:rFonts w:cstheme="minorHAnsi"/>
            <w:sz w:val="24"/>
            <w:szCs w:val="24"/>
            <w:rPrChange w:id="1502" w:author="Cristian Sbrolli" w:date="2020-12-04T22:04:00Z">
              <w:rPr>
                <w:rStyle w:val="SubtleEmphasis"/>
                <w:rFonts w:ascii="Bell MT" w:hAnsi="Bell MT"/>
                <w:sz w:val="44"/>
                <w:szCs w:val="44"/>
              </w:rPr>
            </w:rPrChange>
          </w:rPr>
          <w:t>fact {</w:t>
        </w:r>
      </w:ins>
    </w:p>
    <w:p w14:paraId="1024EE63" w14:textId="77777777" w:rsidR="005432E1" w:rsidRPr="005432E1" w:rsidRDefault="005432E1" w:rsidP="005432E1">
      <w:pPr>
        <w:pStyle w:val="ListParagraph"/>
        <w:spacing w:line="240" w:lineRule="auto"/>
        <w:ind w:left="360"/>
        <w:rPr>
          <w:ins w:id="1503" w:author="Cristian Sbrolli" w:date="2020-12-04T22:03:00Z"/>
          <w:rStyle w:val="SubtleEmphasis"/>
          <w:rFonts w:cstheme="minorHAnsi"/>
          <w:sz w:val="24"/>
          <w:szCs w:val="24"/>
          <w:rPrChange w:id="1504" w:author="Cristian Sbrolli" w:date="2020-12-04T22:04:00Z">
            <w:rPr>
              <w:ins w:id="1505" w:author="Cristian Sbrolli" w:date="2020-12-04T22:03:00Z"/>
              <w:rStyle w:val="SubtleEmphasis"/>
              <w:rFonts w:ascii="Bell MT" w:hAnsi="Bell MT"/>
              <w:sz w:val="44"/>
              <w:szCs w:val="44"/>
            </w:rPr>
          </w:rPrChange>
        </w:rPr>
      </w:pPr>
      <w:ins w:id="1506" w:author="Cristian Sbrolli" w:date="2020-12-04T22:03:00Z">
        <w:r w:rsidRPr="005432E1">
          <w:rPr>
            <w:rStyle w:val="SubtleEmphasis"/>
            <w:rFonts w:cstheme="minorHAnsi"/>
            <w:sz w:val="24"/>
            <w:szCs w:val="24"/>
            <w:rPrChange w:id="1507" w:author="Cristian Sbrolli" w:date="2020-12-04T22:04:00Z">
              <w:rPr>
                <w:rStyle w:val="SubtleEmphasis"/>
                <w:rFonts w:ascii="Bell MT" w:hAnsi="Bell MT"/>
                <w:sz w:val="44"/>
                <w:szCs w:val="44"/>
              </w:rPr>
            </w:rPrChange>
          </w:rPr>
          <w:t xml:space="preserve">no </w:t>
        </w:r>
        <w:proofErr w:type="spellStart"/>
        <w:r w:rsidRPr="005432E1">
          <w:rPr>
            <w:rStyle w:val="SubtleEmphasis"/>
            <w:rFonts w:cstheme="minorHAnsi"/>
            <w:sz w:val="24"/>
            <w:szCs w:val="24"/>
            <w:rPrChange w:id="1508"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1509" w:author="Cristian Sbrolli" w:date="2020-12-04T22:04:00Z">
              <w:rPr>
                <w:rStyle w:val="SubtleEmphasis"/>
                <w:rFonts w:ascii="Bell MT" w:hAnsi="Bell MT"/>
                <w:sz w:val="44"/>
                <w:szCs w:val="44"/>
              </w:rPr>
            </w:rPrChange>
          </w:rPr>
          <w:t xml:space="preserve"> t1,t2: Ticket |</w:t>
        </w:r>
      </w:ins>
    </w:p>
    <w:p w14:paraId="73D9FEC3" w14:textId="77777777" w:rsidR="005432E1" w:rsidRPr="005432E1" w:rsidRDefault="005432E1" w:rsidP="005432E1">
      <w:pPr>
        <w:pStyle w:val="ListParagraph"/>
        <w:spacing w:line="240" w:lineRule="auto"/>
        <w:ind w:left="360"/>
        <w:rPr>
          <w:ins w:id="1510" w:author="Cristian Sbrolli" w:date="2020-12-04T22:03:00Z"/>
          <w:rStyle w:val="SubtleEmphasis"/>
          <w:rFonts w:cstheme="minorHAnsi"/>
          <w:sz w:val="24"/>
          <w:szCs w:val="24"/>
          <w:rPrChange w:id="1511" w:author="Cristian Sbrolli" w:date="2020-12-04T22:04:00Z">
            <w:rPr>
              <w:ins w:id="1512" w:author="Cristian Sbrolli" w:date="2020-12-04T22:03:00Z"/>
              <w:rStyle w:val="SubtleEmphasis"/>
              <w:rFonts w:ascii="Bell MT" w:hAnsi="Bell MT"/>
              <w:sz w:val="44"/>
              <w:szCs w:val="44"/>
            </w:rPr>
          </w:rPrChange>
        </w:rPr>
      </w:pPr>
      <w:ins w:id="1513" w:author="Cristian Sbrolli" w:date="2020-12-04T22:03:00Z">
        <w:r w:rsidRPr="005432E1">
          <w:rPr>
            <w:rStyle w:val="SubtleEmphasis"/>
            <w:rFonts w:cstheme="minorHAnsi"/>
            <w:sz w:val="24"/>
            <w:szCs w:val="24"/>
            <w:rPrChange w:id="1514" w:author="Cristian Sbrolli" w:date="2020-12-04T22:04:00Z">
              <w:rPr>
                <w:rStyle w:val="SubtleEmphasis"/>
                <w:rFonts w:ascii="Bell MT" w:hAnsi="Bell MT"/>
                <w:sz w:val="44"/>
                <w:szCs w:val="44"/>
              </w:rPr>
            </w:rPrChange>
          </w:rPr>
          <w:tab/>
          <w:t xml:space="preserve"> #(t1.ticketCode &amp; t2.ticketCode)!= 0</w:t>
        </w:r>
      </w:ins>
    </w:p>
    <w:p w14:paraId="0D0F84E4" w14:textId="77777777" w:rsidR="005432E1" w:rsidRPr="005432E1" w:rsidRDefault="005432E1" w:rsidP="005432E1">
      <w:pPr>
        <w:pStyle w:val="ListParagraph"/>
        <w:spacing w:line="240" w:lineRule="auto"/>
        <w:ind w:left="360"/>
        <w:rPr>
          <w:ins w:id="1515" w:author="Cristian Sbrolli" w:date="2020-12-04T22:03:00Z"/>
          <w:rStyle w:val="SubtleEmphasis"/>
          <w:rFonts w:cstheme="minorHAnsi"/>
          <w:sz w:val="24"/>
          <w:szCs w:val="24"/>
          <w:rPrChange w:id="1516" w:author="Cristian Sbrolli" w:date="2020-12-04T22:04:00Z">
            <w:rPr>
              <w:ins w:id="1517" w:author="Cristian Sbrolli" w:date="2020-12-04T22:03:00Z"/>
              <w:rStyle w:val="SubtleEmphasis"/>
              <w:rFonts w:ascii="Bell MT" w:hAnsi="Bell MT"/>
              <w:sz w:val="44"/>
              <w:szCs w:val="44"/>
            </w:rPr>
          </w:rPrChange>
        </w:rPr>
      </w:pPr>
      <w:ins w:id="1518" w:author="Cristian Sbrolli" w:date="2020-12-04T22:03:00Z">
        <w:r w:rsidRPr="005432E1">
          <w:rPr>
            <w:rStyle w:val="SubtleEmphasis"/>
            <w:rFonts w:cstheme="minorHAnsi"/>
            <w:sz w:val="24"/>
            <w:szCs w:val="24"/>
            <w:rPrChange w:id="1519" w:author="Cristian Sbrolli" w:date="2020-12-04T22:04:00Z">
              <w:rPr>
                <w:rStyle w:val="SubtleEmphasis"/>
                <w:rFonts w:ascii="Bell MT" w:hAnsi="Bell MT"/>
                <w:sz w:val="44"/>
                <w:szCs w:val="44"/>
              </w:rPr>
            </w:rPrChange>
          </w:rPr>
          <w:t>}</w:t>
        </w:r>
      </w:ins>
    </w:p>
    <w:p w14:paraId="2769D0A8" w14:textId="77777777" w:rsidR="005432E1" w:rsidRPr="005432E1" w:rsidRDefault="005432E1" w:rsidP="005432E1">
      <w:pPr>
        <w:pStyle w:val="ListParagraph"/>
        <w:spacing w:line="240" w:lineRule="auto"/>
        <w:ind w:left="360"/>
        <w:rPr>
          <w:ins w:id="1520" w:author="Cristian Sbrolli" w:date="2020-12-04T22:03:00Z"/>
          <w:rStyle w:val="SubtleEmphasis"/>
          <w:rFonts w:cstheme="minorHAnsi"/>
          <w:sz w:val="24"/>
          <w:szCs w:val="24"/>
          <w:rPrChange w:id="1521" w:author="Cristian Sbrolli" w:date="2020-12-04T22:04:00Z">
            <w:rPr>
              <w:ins w:id="1522" w:author="Cristian Sbrolli" w:date="2020-12-04T22:03:00Z"/>
              <w:rStyle w:val="SubtleEmphasis"/>
              <w:rFonts w:ascii="Bell MT" w:hAnsi="Bell MT"/>
              <w:sz w:val="44"/>
              <w:szCs w:val="44"/>
            </w:rPr>
          </w:rPrChange>
        </w:rPr>
      </w:pPr>
    </w:p>
    <w:p w14:paraId="21768EDB" w14:textId="77777777" w:rsidR="005432E1" w:rsidRPr="005432E1" w:rsidRDefault="005432E1" w:rsidP="005432E1">
      <w:pPr>
        <w:pStyle w:val="ListParagraph"/>
        <w:spacing w:line="240" w:lineRule="auto"/>
        <w:ind w:left="360"/>
        <w:rPr>
          <w:ins w:id="1523" w:author="Cristian Sbrolli" w:date="2020-12-04T22:03:00Z"/>
          <w:rStyle w:val="SubtleEmphasis"/>
          <w:rFonts w:cstheme="minorHAnsi"/>
          <w:sz w:val="24"/>
          <w:szCs w:val="24"/>
          <w:rPrChange w:id="1524" w:author="Cristian Sbrolli" w:date="2020-12-04T22:04:00Z">
            <w:rPr>
              <w:ins w:id="1525" w:author="Cristian Sbrolli" w:date="2020-12-04T22:03:00Z"/>
              <w:rStyle w:val="SubtleEmphasis"/>
              <w:rFonts w:ascii="Bell MT" w:hAnsi="Bell MT"/>
              <w:sz w:val="44"/>
              <w:szCs w:val="44"/>
            </w:rPr>
          </w:rPrChange>
        </w:rPr>
      </w:pPr>
      <w:ins w:id="1526" w:author="Cristian Sbrolli" w:date="2020-12-04T22:03:00Z">
        <w:r w:rsidRPr="005432E1">
          <w:rPr>
            <w:rStyle w:val="SubtleEmphasis"/>
            <w:rFonts w:cstheme="minorHAnsi"/>
            <w:sz w:val="24"/>
            <w:szCs w:val="24"/>
            <w:rPrChange w:id="1527" w:author="Cristian Sbrolli" w:date="2020-12-04T22:04:00Z">
              <w:rPr>
                <w:rStyle w:val="SubtleEmphasis"/>
                <w:rFonts w:ascii="Bell MT" w:hAnsi="Bell MT"/>
                <w:sz w:val="44"/>
                <w:szCs w:val="44"/>
              </w:rPr>
            </w:rPrChange>
          </w:rPr>
          <w:t>//each category is associated to a Department in each Market</w:t>
        </w:r>
      </w:ins>
    </w:p>
    <w:p w14:paraId="5C532885" w14:textId="77777777" w:rsidR="005432E1" w:rsidRPr="005432E1" w:rsidRDefault="005432E1" w:rsidP="005432E1">
      <w:pPr>
        <w:pStyle w:val="ListParagraph"/>
        <w:spacing w:line="240" w:lineRule="auto"/>
        <w:ind w:left="360"/>
        <w:rPr>
          <w:ins w:id="1528" w:author="Cristian Sbrolli" w:date="2020-12-04T22:03:00Z"/>
          <w:rStyle w:val="SubtleEmphasis"/>
          <w:rFonts w:cstheme="minorHAnsi"/>
          <w:sz w:val="24"/>
          <w:szCs w:val="24"/>
          <w:rPrChange w:id="1529" w:author="Cristian Sbrolli" w:date="2020-12-04T22:04:00Z">
            <w:rPr>
              <w:ins w:id="1530" w:author="Cristian Sbrolli" w:date="2020-12-04T22:03:00Z"/>
              <w:rStyle w:val="SubtleEmphasis"/>
              <w:rFonts w:ascii="Bell MT" w:hAnsi="Bell MT"/>
              <w:sz w:val="44"/>
              <w:szCs w:val="44"/>
            </w:rPr>
          </w:rPrChange>
        </w:rPr>
      </w:pPr>
      <w:ins w:id="1531" w:author="Cristian Sbrolli" w:date="2020-12-04T22:03:00Z">
        <w:r w:rsidRPr="005432E1">
          <w:rPr>
            <w:rStyle w:val="SubtleEmphasis"/>
            <w:rFonts w:cstheme="minorHAnsi"/>
            <w:sz w:val="24"/>
            <w:szCs w:val="24"/>
            <w:rPrChange w:id="1532" w:author="Cristian Sbrolli" w:date="2020-12-04T22:04:00Z">
              <w:rPr>
                <w:rStyle w:val="SubtleEmphasis"/>
                <w:rFonts w:ascii="Bell MT" w:hAnsi="Bell MT"/>
                <w:sz w:val="44"/>
                <w:szCs w:val="44"/>
              </w:rPr>
            </w:rPrChange>
          </w:rPr>
          <w:t>fact{</w:t>
        </w:r>
      </w:ins>
    </w:p>
    <w:p w14:paraId="7D4662A9" w14:textId="77777777" w:rsidR="005432E1" w:rsidRPr="005432E1" w:rsidRDefault="005432E1" w:rsidP="005432E1">
      <w:pPr>
        <w:pStyle w:val="ListParagraph"/>
        <w:spacing w:line="240" w:lineRule="auto"/>
        <w:ind w:left="360"/>
        <w:rPr>
          <w:ins w:id="1533" w:author="Cristian Sbrolli" w:date="2020-12-04T22:03:00Z"/>
          <w:rStyle w:val="SubtleEmphasis"/>
          <w:rFonts w:cstheme="minorHAnsi"/>
          <w:sz w:val="24"/>
          <w:szCs w:val="24"/>
          <w:rPrChange w:id="1534" w:author="Cristian Sbrolli" w:date="2020-12-04T22:04:00Z">
            <w:rPr>
              <w:ins w:id="1535" w:author="Cristian Sbrolli" w:date="2020-12-04T22:03:00Z"/>
              <w:rStyle w:val="SubtleEmphasis"/>
              <w:rFonts w:ascii="Bell MT" w:hAnsi="Bell MT"/>
              <w:sz w:val="44"/>
              <w:szCs w:val="44"/>
            </w:rPr>
          </w:rPrChange>
        </w:rPr>
      </w:pPr>
      <w:ins w:id="1536" w:author="Cristian Sbrolli" w:date="2020-12-04T22:03:00Z">
        <w:r w:rsidRPr="005432E1">
          <w:rPr>
            <w:rStyle w:val="SubtleEmphasis"/>
            <w:rFonts w:cstheme="minorHAnsi"/>
            <w:sz w:val="24"/>
            <w:szCs w:val="24"/>
            <w:rPrChange w:id="1537"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1538"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1539" w:author="Cristian Sbrolli" w:date="2020-12-04T22:04:00Z">
              <w:rPr>
                <w:rStyle w:val="SubtleEmphasis"/>
                <w:rFonts w:ascii="Bell MT" w:hAnsi="Bell MT"/>
                <w:sz w:val="44"/>
                <w:szCs w:val="44"/>
              </w:rPr>
            </w:rPrChange>
          </w:rPr>
          <w:t xml:space="preserve"> d1,d2: Department | departments.d1 = departments.d2 implies no c: Category | c in d1.categories and c in d2.categories</w:t>
        </w:r>
      </w:ins>
    </w:p>
    <w:p w14:paraId="1043E043" w14:textId="77777777" w:rsidR="005432E1" w:rsidRPr="005432E1" w:rsidRDefault="005432E1" w:rsidP="005432E1">
      <w:pPr>
        <w:pStyle w:val="ListParagraph"/>
        <w:spacing w:line="240" w:lineRule="auto"/>
        <w:ind w:left="360"/>
        <w:rPr>
          <w:ins w:id="1540" w:author="Cristian Sbrolli" w:date="2020-12-04T22:03:00Z"/>
          <w:rStyle w:val="SubtleEmphasis"/>
          <w:rFonts w:cstheme="minorHAnsi"/>
          <w:sz w:val="24"/>
          <w:szCs w:val="24"/>
          <w:rPrChange w:id="1541" w:author="Cristian Sbrolli" w:date="2020-12-04T22:04:00Z">
            <w:rPr>
              <w:ins w:id="1542" w:author="Cristian Sbrolli" w:date="2020-12-04T22:03:00Z"/>
              <w:rStyle w:val="SubtleEmphasis"/>
              <w:rFonts w:ascii="Bell MT" w:hAnsi="Bell MT"/>
              <w:sz w:val="44"/>
              <w:szCs w:val="44"/>
            </w:rPr>
          </w:rPrChange>
        </w:rPr>
      </w:pPr>
      <w:ins w:id="1543" w:author="Cristian Sbrolli" w:date="2020-12-04T22:03:00Z">
        <w:r w:rsidRPr="005432E1">
          <w:rPr>
            <w:rStyle w:val="SubtleEmphasis"/>
            <w:rFonts w:cstheme="minorHAnsi"/>
            <w:sz w:val="24"/>
            <w:szCs w:val="24"/>
            <w:rPrChange w:id="1544" w:author="Cristian Sbrolli" w:date="2020-12-04T22:04:00Z">
              <w:rPr>
                <w:rStyle w:val="SubtleEmphasis"/>
                <w:rFonts w:ascii="Bell MT" w:hAnsi="Bell MT"/>
                <w:sz w:val="44"/>
                <w:szCs w:val="44"/>
              </w:rPr>
            </w:rPrChange>
          </w:rPr>
          <w:t>}</w:t>
        </w:r>
      </w:ins>
    </w:p>
    <w:p w14:paraId="16FF2F5A" w14:textId="77777777" w:rsidR="005432E1" w:rsidRPr="005432E1" w:rsidRDefault="005432E1" w:rsidP="005432E1">
      <w:pPr>
        <w:pStyle w:val="ListParagraph"/>
        <w:spacing w:line="240" w:lineRule="auto"/>
        <w:ind w:left="360"/>
        <w:rPr>
          <w:ins w:id="1545" w:author="Cristian Sbrolli" w:date="2020-12-04T22:03:00Z"/>
          <w:rStyle w:val="SubtleEmphasis"/>
          <w:rFonts w:cstheme="minorHAnsi"/>
          <w:sz w:val="24"/>
          <w:szCs w:val="24"/>
          <w:rPrChange w:id="1546" w:author="Cristian Sbrolli" w:date="2020-12-04T22:04:00Z">
            <w:rPr>
              <w:ins w:id="1547" w:author="Cristian Sbrolli" w:date="2020-12-04T22:03:00Z"/>
              <w:rStyle w:val="SubtleEmphasis"/>
              <w:rFonts w:ascii="Bell MT" w:hAnsi="Bell MT"/>
              <w:sz w:val="44"/>
              <w:szCs w:val="44"/>
            </w:rPr>
          </w:rPrChange>
        </w:rPr>
      </w:pPr>
    </w:p>
    <w:p w14:paraId="56C84E56" w14:textId="77777777" w:rsidR="005432E1" w:rsidRPr="005432E1" w:rsidRDefault="005432E1" w:rsidP="005432E1">
      <w:pPr>
        <w:pStyle w:val="ListParagraph"/>
        <w:spacing w:line="240" w:lineRule="auto"/>
        <w:ind w:left="360"/>
        <w:rPr>
          <w:ins w:id="1548" w:author="Cristian Sbrolli" w:date="2020-12-04T22:03:00Z"/>
          <w:rStyle w:val="SubtleEmphasis"/>
          <w:rFonts w:cstheme="minorHAnsi"/>
          <w:sz w:val="24"/>
          <w:szCs w:val="24"/>
          <w:rPrChange w:id="1549" w:author="Cristian Sbrolli" w:date="2020-12-04T22:04:00Z">
            <w:rPr>
              <w:ins w:id="1550" w:author="Cristian Sbrolli" w:date="2020-12-04T22:03:00Z"/>
              <w:rStyle w:val="SubtleEmphasis"/>
              <w:rFonts w:ascii="Bell MT" w:hAnsi="Bell MT"/>
              <w:sz w:val="44"/>
              <w:szCs w:val="44"/>
            </w:rPr>
          </w:rPrChange>
        </w:rPr>
      </w:pPr>
      <w:ins w:id="1551" w:author="Cristian Sbrolli" w:date="2020-12-04T22:03:00Z">
        <w:r w:rsidRPr="005432E1">
          <w:rPr>
            <w:rStyle w:val="SubtleEmphasis"/>
            <w:rFonts w:cstheme="minorHAnsi"/>
            <w:sz w:val="24"/>
            <w:szCs w:val="24"/>
            <w:rPrChange w:id="1552" w:author="Cristian Sbrolli" w:date="2020-12-04T22:04:00Z">
              <w:rPr>
                <w:rStyle w:val="SubtleEmphasis"/>
                <w:rFonts w:ascii="Bell MT" w:hAnsi="Bell MT"/>
                <w:sz w:val="44"/>
                <w:szCs w:val="44"/>
              </w:rPr>
            </w:rPrChange>
          </w:rPr>
          <w:t xml:space="preserve">//different markets have no same </w:t>
        </w:r>
        <w:proofErr w:type="spellStart"/>
        <w:r w:rsidRPr="005432E1">
          <w:rPr>
            <w:rStyle w:val="SubtleEmphasis"/>
            <w:rFonts w:cstheme="minorHAnsi"/>
            <w:sz w:val="24"/>
            <w:szCs w:val="24"/>
            <w:rPrChange w:id="1553" w:author="Cristian Sbrolli" w:date="2020-12-04T22:04:00Z">
              <w:rPr>
                <w:rStyle w:val="SubtleEmphasis"/>
                <w:rFonts w:ascii="Bell MT" w:hAnsi="Bell MT"/>
                <w:sz w:val="44"/>
                <w:szCs w:val="44"/>
              </w:rPr>
            </w:rPrChange>
          </w:rPr>
          <w:t>QRcodeReader</w:t>
        </w:r>
        <w:proofErr w:type="spellEnd"/>
      </w:ins>
    </w:p>
    <w:p w14:paraId="5D720D63" w14:textId="77777777" w:rsidR="005432E1" w:rsidRPr="005432E1" w:rsidRDefault="005432E1" w:rsidP="005432E1">
      <w:pPr>
        <w:pStyle w:val="ListParagraph"/>
        <w:spacing w:line="240" w:lineRule="auto"/>
        <w:ind w:left="360"/>
        <w:rPr>
          <w:ins w:id="1554" w:author="Cristian Sbrolli" w:date="2020-12-04T22:03:00Z"/>
          <w:rStyle w:val="SubtleEmphasis"/>
          <w:rFonts w:cstheme="minorHAnsi"/>
          <w:sz w:val="24"/>
          <w:szCs w:val="24"/>
          <w:rPrChange w:id="1555" w:author="Cristian Sbrolli" w:date="2020-12-04T22:04:00Z">
            <w:rPr>
              <w:ins w:id="1556" w:author="Cristian Sbrolli" w:date="2020-12-04T22:03:00Z"/>
              <w:rStyle w:val="SubtleEmphasis"/>
              <w:rFonts w:ascii="Bell MT" w:hAnsi="Bell MT"/>
              <w:sz w:val="44"/>
              <w:szCs w:val="44"/>
            </w:rPr>
          </w:rPrChange>
        </w:rPr>
      </w:pPr>
      <w:ins w:id="1557" w:author="Cristian Sbrolli" w:date="2020-12-04T22:03:00Z">
        <w:r w:rsidRPr="005432E1">
          <w:rPr>
            <w:rStyle w:val="SubtleEmphasis"/>
            <w:rFonts w:cstheme="minorHAnsi"/>
            <w:sz w:val="24"/>
            <w:szCs w:val="24"/>
            <w:rPrChange w:id="1558" w:author="Cristian Sbrolli" w:date="2020-12-04T22:04:00Z">
              <w:rPr>
                <w:rStyle w:val="SubtleEmphasis"/>
                <w:rFonts w:ascii="Bell MT" w:hAnsi="Bell MT"/>
                <w:sz w:val="44"/>
                <w:szCs w:val="44"/>
              </w:rPr>
            </w:rPrChange>
          </w:rPr>
          <w:t>fact{</w:t>
        </w:r>
      </w:ins>
    </w:p>
    <w:p w14:paraId="7B786820" w14:textId="77777777" w:rsidR="005432E1" w:rsidRPr="005432E1" w:rsidRDefault="005432E1" w:rsidP="005432E1">
      <w:pPr>
        <w:pStyle w:val="ListParagraph"/>
        <w:spacing w:line="240" w:lineRule="auto"/>
        <w:ind w:left="360"/>
        <w:rPr>
          <w:ins w:id="1559" w:author="Cristian Sbrolli" w:date="2020-12-04T22:03:00Z"/>
          <w:rStyle w:val="SubtleEmphasis"/>
          <w:rFonts w:cstheme="minorHAnsi"/>
          <w:sz w:val="24"/>
          <w:szCs w:val="24"/>
          <w:rPrChange w:id="1560" w:author="Cristian Sbrolli" w:date="2020-12-04T22:04:00Z">
            <w:rPr>
              <w:ins w:id="1561" w:author="Cristian Sbrolli" w:date="2020-12-04T22:03:00Z"/>
              <w:rStyle w:val="SubtleEmphasis"/>
              <w:rFonts w:ascii="Bell MT" w:hAnsi="Bell MT"/>
              <w:sz w:val="44"/>
              <w:szCs w:val="44"/>
            </w:rPr>
          </w:rPrChange>
        </w:rPr>
      </w:pPr>
      <w:ins w:id="1562" w:author="Cristian Sbrolli" w:date="2020-12-04T22:03:00Z">
        <w:r w:rsidRPr="005432E1">
          <w:rPr>
            <w:rStyle w:val="SubtleEmphasis"/>
            <w:rFonts w:cstheme="minorHAnsi"/>
            <w:sz w:val="24"/>
            <w:szCs w:val="24"/>
            <w:rPrChange w:id="1563" w:author="Cristian Sbrolli" w:date="2020-12-04T22:04:00Z">
              <w:rPr>
                <w:rStyle w:val="SubtleEmphasis"/>
                <w:rFonts w:ascii="Bell MT" w:hAnsi="Bell MT"/>
                <w:sz w:val="44"/>
                <w:szCs w:val="44"/>
              </w:rPr>
            </w:rPrChange>
          </w:rPr>
          <w:lastRenderedPageBreak/>
          <w:t xml:space="preserve">all </w:t>
        </w:r>
        <w:proofErr w:type="spellStart"/>
        <w:r w:rsidRPr="005432E1">
          <w:rPr>
            <w:rStyle w:val="SubtleEmphasis"/>
            <w:rFonts w:cstheme="minorHAnsi"/>
            <w:sz w:val="24"/>
            <w:szCs w:val="24"/>
            <w:rPrChange w:id="1564"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1565" w:author="Cristian Sbrolli" w:date="2020-12-04T22:04:00Z">
              <w:rPr>
                <w:rStyle w:val="SubtleEmphasis"/>
                <w:rFonts w:ascii="Bell MT" w:hAnsi="Bell MT"/>
                <w:sz w:val="44"/>
                <w:szCs w:val="44"/>
              </w:rPr>
            </w:rPrChange>
          </w:rPr>
          <w:t xml:space="preserve"> m1,m2: Market |  (m1.freeExit + m1.entrances + m1.cashDesks.reader) &amp; (m2.freeExit + m2.entrances + m2.cashDesks.reader) = none</w:t>
        </w:r>
      </w:ins>
    </w:p>
    <w:p w14:paraId="553F99AC" w14:textId="77777777" w:rsidR="005432E1" w:rsidRPr="005432E1" w:rsidRDefault="005432E1" w:rsidP="005432E1">
      <w:pPr>
        <w:pStyle w:val="ListParagraph"/>
        <w:spacing w:line="240" w:lineRule="auto"/>
        <w:ind w:left="360"/>
        <w:rPr>
          <w:ins w:id="1566" w:author="Cristian Sbrolli" w:date="2020-12-04T22:03:00Z"/>
          <w:rStyle w:val="SubtleEmphasis"/>
          <w:rFonts w:cstheme="minorHAnsi"/>
          <w:sz w:val="24"/>
          <w:szCs w:val="24"/>
          <w:rPrChange w:id="1567" w:author="Cristian Sbrolli" w:date="2020-12-04T22:04:00Z">
            <w:rPr>
              <w:ins w:id="1568" w:author="Cristian Sbrolli" w:date="2020-12-04T22:03:00Z"/>
              <w:rStyle w:val="SubtleEmphasis"/>
              <w:rFonts w:ascii="Bell MT" w:hAnsi="Bell MT"/>
              <w:sz w:val="44"/>
              <w:szCs w:val="44"/>
            </w:rPr>
          </w:rPrChange>
        </w:rPr>
      </w:pPr>
      <w:ins w:id="1569" w:author="Cristian Sbrolli" w:date="2020-12-04T22:03:00Z">
        <w:r w:rsidRPr="005432E1">
          <w:rPr>
            <w:rStyle w:val="SubtleEmphasis"/>
            <w:rFonts w:cstheme="minorHAnsi"/>
            <w:sz w:val="24"/>
            <w:szCs w:val="24"/>
            <w:rPrChange w:id="1570" w:author="Cristian Sbrolli" w:date="2020-12-04T22:04:00Z">
              <w:rPr>
                <w:rStyle w:val="SubtleEmphasis"/>
                <w:rFonts w:ascii="Bell MT" w:hAnsi="Bell MT"/>
                <w:sz w:val="44"/>
                <w:szCs w:val="44"/>
              </w:rPr>
            </w:rPrChange>
          </w:rPr>
          <w:t>}</w:t>
        </w:r>
      </w:ins>
    </w:p>
    <w:p w14:paraId="03F733AE" w14:textId="77777777" w:rsidR="005432E1" w:rsidRPr="005432E1" w:rsidRDefault="005432E1" w:rsidP="005432E1">
      <w:pPr>
        <w:pStyle w:val="ListParagraph"/>
        <w:spacing w:line="240" w:lineRule="auto"/>
        <w:ind w:left="360"/>
        <w:rPr>
          <w:ins w:id="1571" w:author="Cristian Sbrolli" w:date="2020-12-04T22:03:00Z"/>
          <w:rStyle w:val="SubtleEmphasis"/>
          <w:rFonts w:cstheme="minorHAnsi"/>
          <w:sz w:val="24"/>
          <w:szCs w:val="24"/>
          <w:rPrChange w:id="1572" w:author="Cristian Sbrolli" w:date="2020-12-04T22:04:00Z">
            <w:rPr>
              <w:ins w:id="1573" w:author="Cristian Sbrolli" w:date="2020-12-04T22:03:00Z"/>
              <w:rStyle w:val="SubtleEmphasis"/>
              <w:rFonts w:ascii="Bell MT" w:hAnsi="Bell MT"/>
              <w:sz w:val="44"/>
              <w:szCs w:val="44"/>
            </w:rPr>
          </w:rPrChange>
        </w:rPr>
      </w:pPr>
    </w:p>
    <w:p w14:paraId="3D8645AB" w14:textId="77777777" w:rsidR="005432E1" w:rsidRPr="005432E1" w:rsidRDefault="005432E1" w:rsidP="005432E1">
      <w:pPr>
        <w:pStyle w:val="ListParagraph"/>
        <w:spacing w:line="240" w:lineRule="auto"/>
        <w:ind w:left="360"/>
        <w:rPr>
          <w:ins w:id="1574" w:author="Cristian Sbrolli" w:date="2020-12-04T22:03:00Z"/>
          <w:rStyle w:val="SubtleEmphasis"/>
          <w:rFonts w:cstheme="minorHAnsi"/>
          <w:sz w:val="24"/>
          <w:szCs w:val="24"/>
          <w:rPrChange w:id="1575" w:author="Cristian Sbrolli" w:date="2020-12-04T22:04:00Z">
            <w:rPr>
              <w:ins w:id="1576" w:author="Cristian Sbrolli" w:date="2020-12-04T22:03:00Z"/>
              <w:rStyle w:val="SubtleEmphasis"/>
              <w:rFonts w:ascii="Bell MT" w:hAnsi="Bell MT"/>
              <w:sz w:val="44"/>
              <w:szCs w:val="44"/>
            </w:rPr>
          </w:rPrChange>
        </w:rPr>
      </w:pPr>
      <w:ins w:id="1577" w:author="Cristian Sbrolli" w:date="2020-12-04T22:03:00Z">
        <w:r w:rsidRPr="005432E1">
          <w:rPr>
            <w:rStyle w:val="SubtleEmphasis"/>
            <w:rFonts w:cstheme="minorHAnsi"/>
            <w:sz w:val="24"/>
            <w:szCs w:val="24"/>
            <w:rPrChange w:id="1578" w:author="Cristian Sbrolli" w:date="2020-12-04T22:04:00Z">
              <w:rPr>
                <w:rStyle w:val="SubtleEmphasis"/>
                <w:rFonts w:ascii="Bell MT" w:hAnsi="Bell MT"/>
                <w:sz w:val="44"/>
                <w:szCs w:val="44"/>
              </w:rPr>
            </w:rPrChange>
          </w:rPr>
          <w:t>//each Device has a different GPS device</w:t>
        </w:r>
      </w:ins>
    </w:p>
    <w:p w14:paraId="632B9872" w14:textId="77777777" w:rsidR="005432E1" w:rsidRPr="005432E1" w:rsidRDefault="005432E1" w:rsidP="005432E1">
      <w:pPr>
        <w:pStyle w:val="ListParagraph"/>
        <w:spacing w:line="240" w:lineRule="auto"/>
        <w:ind w:left="360"/>
        <w:rPr>
          <w:ins w:id="1579" w:author="Cristian Sbrolli" w:date="2020-12-04T22:03:00Z"/>
          <w:rStyle w:val="SubtleEmphasis"/>
          <w:rFonts w:cstheme="minorHAnsi"/>
          <w:sz w:val="24"/>
          <w:szCs w:val="24"/>
          <w:rPrChange w:id="1580" w:author="Cristian Sbrolli" w:date="2020-12-04T22:04:00Z">
            <w:rPr>
              <w:ins w:id="1581" w:author="Cristian Sbrolli" w:date="2020-12-04T22:03:00Z"/>
              <w:rStyle w:val="SubtleEmphasis"/>
              <w:rFonts w:ascii="Bell MT" w:hAnsi="Bell MT"/>
              <w:sz w:val="44"/>
              <w:szCs w:val="44"/>
            </w:rPr>
          </w:rPrChange>
        </w:rPr>
      </w:pPr>
      <w:ins w:id="1582" w:author="Cristian Sbrolli" w:date="2020-12-04T22:03:00Z">
        <w:r w:rsidRPr="005432E1">
          <w:rPr>
            <w:rStyle w:val="SubtleEmphasis"/>
            <w:rFonts w:cstheme="minorHAnsi"/>
            <w:sz w:val="24"/>
            <w:szCs w:val="24"/>
            <w:rPrChange w:id="1583" w:author="Cristian Sbrolli" w:date="2020-12-04T22:04:00Z">
              <w:rPr>
                <w:rStyle w:val="SubtleEmphasis"/>
                <w:rFonts w:ascii="Bell MT" w:hAnsi="Bell MT"/>
                <w:sz w:val="44"/>
                <w:szCs w:val="44"/>
              </w:rPr>
            </w:rPrChange>
          </w:rPr>
          <w:t>fact {</w:t>
        </w:r>
      </w:ins>
    </w:p>
    <w:p w14:paraId="1A8439C3" w14:textId="77777777" w:rsidR="005432E1" w:rsidRPr="005432E1" w:rsidRDefault="005432E1" w:rsidP="005432E1">
      <w:pPr>
        <w:pStyle w:val="ListParagraph"/>
        <w:spacing w:line="240" w:lineRule="auto"/>
        <w:ind w:left="360"/>
        <w:rPr>
          <w:ins w:id="1584" w:author="Cristian Sbrolli" w:date="2020-12-04T22:03:00Z"/>
          <w:rStyle w:val="SubtleEmphasis"/>
          <w:rFonts w:cstheme="minorHAnsi"/>
          <w:sz w:val="24"/>
          <w:szCs w:val="24"/>
          <w:rPrChange w:id="1585" w:author="Cristian Sbrolli" w:date="2020-12-04T22:04:00Z">
            <w:rPr>
              <w:ins w:id="1586" w:author="Cristian Sbrolli" w:date="2020-12-04T22:03:00Z"/>
              <w:rStyle w:val="SubtleEmphasis"/>
              <w:rFonts w:ascii="Bell MT" w:hAnsi="Bell MT"/>
              <w:sz w:val="44"/>
              <w:szCs w:val="44"/>
            </w:rPr>
          </w:rPrChange>
        </w:rPr>
      </w:pPr>
      <w:ins w:id="1587" w:author="Cristian Sbrolli" w:date="2020-12-04T22:03:00Z">
        <w:r w:rsidRPr="005432E1">
          <w:rPr>
            <w:rStyle w:val="SubtleEmphasis"/>
            <w:rFonts w:cstheme="minorHAnsi"/>
            <w:sz w:val="24"/>
            <w:szCs w:val="24"/>
            <w:rPrChange w:id="1588"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1589" w:author="Cristian Sbrolli" w:date="2020-12-04T22:04:00Z">
              <w:rPr>
                <w:rStyle w:val="SubtleEmphasis"/>
                <w:rFonts w:ascii="Bell MT" w:hAnsi="Bell MT"/>
                <w:sz w:val="44"/>
                <w:szCs w:val="44"/>
              </w:rPr>
            </w:rPrChange>
          </w:rPr>
          <w:t>disj</w:t>
        </w:r>
        <w:proofErr w:type="spellEnd"/>
        <w:r w:rsidRPr="005432E1">
          <w:rPr>
            <w:rStyle w:val="SubtleEmphasis"/>
            <w:rFonts w:cstheme="minorHAnsi"/>
            <w:sz w:val="24"/>
            <w:szCs w:val="24"/>
            <w:rPrChange w:id="1590" w:author="Cristian Sbrolli" w:date="2020-12-04T22:04:00Z">
              <w:rPr>
                <w:rStyle w:val="SubtleEmphasis"/>
                <w:rFonts w:ascii="Bell MT" w:hAnsi="Bell MT"/>
                <w:sz w:val="44"/>
                <w:szCs w:val="44"/>
              </w:rPr>
            </w:rPrChange>
          </w:rPr>
          <w:t xml:space="preserve"> d1,d2: </w:t>
        </w:r>
        <w:proofErr w:type="spellStart"/>
        <w:r w:rsidRPr="005432E1">
          <w:rPr>
            <w:rStyle w:val="SubtleEmphasis"/>
            <w:rFonts w:cstheme="minorHAnsi"/>
            <w:sz w:val="24"/>
            <w:szCs w:val="24"/>
            <w:rPrChange w:id="1591"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1592" w:author="Cristian Sbrolli" w:date="2020-12-04T22:04:00Z">
              <w:rPr>
                <w:rStyle w:val="SubtleEmphasis"/>
                <w:rFonts w:ascii="Bell MT" w:hAnsi="Bell MT"/>
                <w:sz w:val="44"/>
                <w:szCs w:val="44"/>
              </w:rPr>
            </w:rPrChange>
          </w:rPr>
          <w:t xml:space="preserve"> |</w:t>
        </w:r>
      </w:ins>
    </w:p>
    <w:p w14:paraId="5DA8BA57" w14:textId="77777777" w:rsidR="005432E1" w:rsidRPr="005432E1" w:rsidRDefault="005432E1" w:rsidP="005432E1">
      <w:pPr>
        <w:pStyle w:val="ListParagraph"/>
        <w:spacing w:line="240" w:lineRule="auto"/>
        <w:ind w:left="360"/>
        <w:rPr>
          <w:ins w:id="1593" w:author="Cristian Sbrolli" w:date="2020-12-04T22:03:00Z"/>
          <w:rStyle w:val="SubtleEmphasis"/>
          <w:rFonts w:cstheme="minorHAnsi"/>
          <w:sz w:val="24"/>
          <w:szCs w:val="24"/>
          <w:rPrChange w:id="1594" w:author="Cristian Sbrolli" w:date="2020-12-04T22:04:00Z">
            <w:rPr>
              <w:ins w:id="1595" w:author="Cristian Sbrolli" w:date="2020-12-04T22:03:00Z"/>
              <w:rStyle w:val="SubtleEmphasis"/>
              <w:rFonts w:ascii="Bell MT" w:hAnsi="Bell MT"/>
              <w:sz w:val="44"/>
              <w:szCs w:val="44"/>
            </w:rPr>
          </w:rPrChange>
        </w:rPr>
      </w:pPr>
      <w:ins w:id="1596" w:author="Cristian Sbrolli" w:date="2020-12-04T22:03:00Z">
        <w:r w:rsidRPr="005432E1">
          <w:rPr>
            <w:rStyle w:val="SubtleEmphasis"/>
            <w:rFonts w:cstheme="minorHAnsi"/>
            <w:sz w:val="24"/>
            <w:szCs w:val="24"/>
            <w:rPrChange w:id="1597" w:author="Cristian Sbrolli" w:date="2020-12-04T22:04:00Z">
              <w:rPr>
                <w:rStyle w:val="SubtleEmphasis"/>
                <w:rFonts w:ascii="Bell MT" w:hAnsi="Bell MT"/>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ListParagraph"/>
        <w:spacing w:line="240" w:lineRule="auto"/>
        <w:ind w:left="360"/>
        <w:rPr>
          <w:ins w:id="1598" w:author="Cristian Sbrolli" w:date="2020-12-04T22:03:00Z"/>
          <w:rStyle w:val="SubtleEmphasis"/>
          <w:rFonts w:cstheme="minorHAnsi"/>
          <w:sz w:val="24"/>
          <w:szCs w:val="24"/>
          <w:rPrChange w:id="1599" w:author="Cristian Sbrolli" w:date="2020-12-04T22:04:00Z">
            <w:rPr>
              <w:ins w:id="1600" w:author="Cristian Sbrolli" w:date="2020-12-04T22:03:00Z"/>
              <w:rStyle w:val="SubtleEmphasis"/>
              <w:rFonts w:ascii="Bell MT" w:hAnsi="Bell MT"/>
              <w:sz w:val="44"/>
              <w:szCs w:val="44"/>
            </w:rPr>
          </w:rPrChange>
        </w:rPr>
      </w:pPr>
      <w:ins w:id="1601" w:author="Cristian Sbrolli" w:date="2020-12-04T22:03:00Z">
        <w:r w:rsidRPr="005432E1">
          <w:rPr>
            <w:rStyle w:val="SubtleEmphasis"/>
            <w:rFonts w:cstheme="minorHAnsi"/>
            <w:sz w:val="24"/>
            <w:szCs w:val="24"/>
            <w:rPrChange w:id="1602" w:author="Cristian Sbrolli" w:date="2020-12-04T22:04:00Z">
              <w:rPr>
                <w:rStyle w:val="SubtleEmphasis"/>
                <w:rFonts w:ascii="Bell MT" w:hAnsi="Bell MT"/>
                <w:sz w:val="44"/>
                <w:szCs w:val="44"/>
              </w:rPr>
            </w:rPrChange>
          </w:rPr>
          <w:t>}</w:t>
        </w:r>
      </w:ins>
    </w:p>
    <w:p w14:paraId="2EA129F4" w14:textId="77777777" w:rsidR="005432E1" w:rsidRPr="005432E1" w:rsidRDefault="005432E1" w:rsidP="005432E1">
      <w:pPr>
        <w:pStyle w:val="ListParagraph"/>
        <w:spacing w:line="240" w:lineRule="auto"/>
        <w:ind w:left="360"/>
        <w:rPr>
          <w:ins w:id="1603" w:author="Cristian Sbrolli" w:date="2020-12-04T22:03:00Z"/>
          <w:rStyle w:val="SubtleEmphasis"/>
          <w:rFonts w:cstheme="minorHAnsi"/>
          <w:sz w:val="24"/>
          <w:szCs w:val="24"/>
          <w:rPrChange w:id="1604" w:author="Cristian Sbrolli" w:date="2020-12-04T22:04:00Z">
            <w:rPr>
              <w:ins w:id="1605" w:author="Cristian Sbrolli" w:date="2020-12-04T22:03:00Z"/>
              <w:rStyle w:val="SubtleEmphasis"/>
              <w:rFonts w:ascii="Bell MT" w:hAnsi="Bell MT"/>
              <w:sz w:val="44"/>
              <w:szCs w:val="44"/>
            </w:rPr>
          </w:rPrChange>
        </w:rPr>
      </w:pPr>
    </w:p>
    <w:p w14:paraId="77D34DE7" w14:textId="77777777" w:rsidR="005432E1" w:rsidRPr="005432E1" w:rsidRDefault="005432E1" w:rsidP="005432E1">
      <w:pPr>
        <w:pStyle w:val="ListParagraph"/>
        <w:spacing w:line="240" w:lineRule="auto"/>
        <w:ind w:left="360"/>
        <w:rPr>
          <w:ins w:id="1606" w:author="Cristian Sbrolli" w:date="2020-12-04T22:03:00Z"/>
          <w:rStyle w:val="SubtleEmphasis"/>
          <w:rFonts w:cstheme="minorHAnsi"/>
          <w:sz w:val="24"/>
          <w:szCs w:val="24"/>
          <w:rPrChange w:id="1607" w:author="Cristian Sbrolli" w:date="2020-12-04T22:04:00Z">
            <w:rPr>
              <w:ins w:id="1608" w:author="Cristian Sbrolli" w:date="2020-12-04T22:03:00Z"/>
              <w:rStyle w:val="SubtleEmphasis"/>
              <w:rFonts w:ascii="Bell MT" w:hAnsi="Bell MT"/>
              <w:sz w:val="44"/>
              <w:szCs w:val="44"/>
            </w:rPr>
          </w:rPrChange>
        </w:rPr>
      </w:pPr>
      <w:ins w:id="1609" w:author="Cristian Sbrolli" w:date="2020-12-04T22:03:00Z">
        <w:r w:rsidRPr="005432E1">
          <w:rPr>
            <w:rStyle w:val="SubtleEmphasis"/>
            <w:rFonts w:cstheme="minorHAnsi"/>
            <w:sz w:val="24"/>
            <w:szCs w:val="24"/>
            <w:rPrChange w:id="1610" w:author="Cristian Sbrolli" w:date="2020-12-04T22:04:00Z">
              <w:rPr>
                <w:rStyle w:val="SubtleEmphasis"/>
                <w:rFonts w:ascii="Bell MT" w:hAnsi="Bell MT"/>
                <w:sz w:val="44"/>
                <w:szCs w:val="44"/>
              </w:rPr>
            </w:rPrChange>
          </w:rPr>
          <w:t>//each ticket system is associated to one and only one market</w:t>
        </w:r>
      </w:ins>
    </w:p>
    <w:p w14:paraId="00609613" w14:textId="77777777" w:rsidR="005432E1" w:rsidRPr="005432E1" w:rsidRDefault="005432E1" w:rsidP="005432E1">
      <w:pPr>
        <w:pStyle w:val="ListParagraph"/>
        <w:spacing w:line="240" w:lineRule="auto"/>
        <w:ind w:left="360"/>
        <w:rPr>
          <w:ins w:id="1611" w:author="Cristian Sbrolli" w:date="2020-12-04T22:03:00Z"/>
          <w:rStyle w:val="SubtleEmphasis"/>
          <w:rFonts w:cstheme="minorHAnsi"/>
          <w:sz w:val="24"/>
          <w:szCs w:val="24"/>
          <w:rPrChange w:id="1612" w:author="Cristian Sbrolli" w:date="2020-12-04T22:04:00Z">
            <w:rPr>
              <w:ins w:id="1613" w:author="Cristian Sbrolli" w:date="2020-12-04T22:03:00Z"/>
              <w:rStyle w:val="SubtleEmphasis"/>
              <w:rFonts w:ascii="Bell MT" w:hAnsi="Bell MT"/>
              <w:sz w:val="44"/>
              <w:szCs w:val="44"/>
            </w:rPr>
          </w:rPrChange>
        </w:rPr>
      </w:pPr>
      <w:ins w:id="1614" w:author="Cristian Sbrolli" w:date="2020-12-04T22:03:00Z">
        <w:r w:rsidRPr="005432E1">
          <w:rPr>
            <w:rStyle w:val="SubtleEmphasis"/>
            <w:rFonts w:cstheme="minorHAnsi"/>
            <w:sz w:val="24"/>
            <w:szCs w:val="24"/>
            <w:rPrChange w:id="1615" w:author="Cristian Sbrolli" w:date="2020-12-04T22:04:00Z">
              <w:rPr>
                <w:rStyle w:val="SubtleEmphasis"/>
                <w:rFonts w:ascii="Bell MT" w:hAnsi="Bell MT"/>
                <w:sz w:val="44"/>
                <w:szCs w:val="44"/>
              </w:rPr>
            </w:rPrChange>
          </w:rPr>
          <w:t>fact{</w:t>
        </w:r>
      </w:ins>
    </w:p>
    <w:p w14:paraId="146A13D2" w14:textId="77777777" w:rsidR="005432E1" w:rsidRPr="005432E1" w:rsidRDefault="005432E1" w:rsidP="005432E1">
      <w:pPr>
        <w:pStyle w:val="ListParagraph"/>
        <w:spacing w:line="240" w:lineRule="auto"/>
        <w:ind w:left="360"/>
        <w:rPr>
          <w:ins w:id="1616" w:author="Cristian Sbrolli" w:date="2020-12-04T22:03:00Z"/>
          <w:rStyle w:val="SubtleEmphasis"/>
          <w:rFonts w:cstheme="minorHAnsi"/>
          <w:sz w:val="24"/>
          <w:szCs w:val="24"/>
          <w:rPrChange w:id="1617" w:author="Cristian Sbrolli" w:date="2020-12-04T22:04:00Z">
            <w:rPr>
              <w:ins w:id="1618" w:author="Cristian Sbrolli" w:date="2020-12-04T22:03:00Z"/>
              <w:rStyle w:val="SubtleEmphasis"/>
              <w:rFonts w:ascii="Bell MT" w:hAnsi="Bell MT"/>
              <w:sz w:val="44"/>
              <w:szCs w:val="44"/>
            </w:rPr>
          </w:rPrChange>
        </w:rPr>
      </w:pPr>
      <w:ins w:id="1619" w:author="Cristian Sbrolli" w:date="2020-12-04T22:03:00Z">
        <w:r w:rsidRPr="005432E1">
          <w:rPr>
            <w:rStyle w:val="SubtleEmphasis"/>
            <w:rFonts w:cstheme="minorHAnsi"/>
            <w:sz w:val="24"/>
            <w:szCs w:val="24"/>
            <w:rPrChange w:id="1620" w:author="Cristian Sbrolli" w:date="2020-12-04T22:04:00Z">
              <w:rPr>
                <w:rStyle w:val="SubtleEmphasis"/>
                <w:rFonts w:ascii="Bell MT" w:hAnsi="Bell MT"/>
                <w:sz w:val="44"/>
                <w:szCs w:val="44"/>
              </w:rPr>
            </w:rPrChange>
          </w:rPr>
          <w:t xml:space="preserve">all t: </w:t>
        </w:r>
        <w:proofErr w:type="spellStart"/>
        <w:r w:rsidRPr="005432E1">
          <w:rPr>
            <w:rStyle w:val="SubtleEmphasis"/>
            <w:rFonts w:cstheme="minorHAnsi"/>
            <w:sz w:val="24"/>
            <w:szCs w:val="24"/>
            <w:rPrChange w:id="1621" w:author="Cristian Sbrolli" w:date="2020-12-04T22:04:00Z">
              <w:rPr>
                <w:rStyle w:val="SubtleEmphasis"/>
                <w:rFonts w:ascii="Bell MT" w:hAnsi="Bell MT"/>
                <w:sz w:val="44"/>
                <w:szCs w:val="44"/>
              </w:rPr>
            </w:rPrChange>
          </w:rPr>
          <w:t>TicketSystem</w:t>
        </w:r>
        <w:proofErr w:type="spellEnd"/>
        <w:r w:rsidRPr="005432E1">
          <w:rPr>
            <w:rStyle w:val="SubtleEmphasis"/>
            <w:rFonts w:cstheme="minorHAnsi"/>
            <w:sz w:val="24"/>
            <w:szCs w:val="24"/>
            <w:rPrChange w:id="1622" w:author="Cristian Sbrolli" w:date="2020-12-04T22:04:00Z">
              <w:rPr>
                <w:rStyle w:val="SubtleEmphasis"/>
                <w:rFonts w:ascii="Bell MT" w:hAnsi="Bell MT"/>
                <w:sz w:val="44"/>
                <w:szCs w:val="44"/>
              </w:rPr>
            </w:rPrChange>
          </w:rPr>
          <w:t xml:space="preserve"> | </w:t>
        </w:r>
      </w:ins>
    </w:p>
    <w:p w14:paraId="44872C9E" w14:textId="77777777" w:rsidR="005432E1" w:rsidRPr="005432E1" w:rsidRDefault="005432E1" w:rsidP="005432E1">
      <w:pPr>
        <w:pStyle w:val="ListParagraph"/>
        <w:spacing w:line="240" w:lineRule="auto"/>
        <w:ind w:left="360"/>
        <w:rPr>
          <w:ins w:id="1623" w:author="Cristian Sbrolli" w:date="2020-12-04T22:03:00Z"/>
          <w:rStyle w:val="SubtleEmphasis"/>
          <w:rFonts w:cstheme="minorHAnsi"/>
          <w:sz w:val="24"/>
          <w:szCs w:val="24"/>
          <w:rPrChange w:id="1624" w:author="Cristian Sbrolli" w:date="2020-12-04T22:04:00Z">
            <w:rPr>
              <w:ins w:id="1625" w:author="Cristian Sbrolli" w:date="2020-12-04T22:03:00Z"/>
              <w:rStyle w:val="SubtleEmphasis"/>
              <w:rFonts w:ascii="Bell MT" w:hAnsi="Bell MT"/>
              <w:sz w:val="44"/>
              <w:szCs w:val="44"/>
            </w:rPr>
          </w:rPrChange>
        </w:rPr>
      </w:pPr>
      <w:ins w:id="1626" w:author="Cristian Sbrolli" w:date="2020-12-04T22:03:00Z">
        <w:r w:rsidRPr="005432E1">
          <w:rPr>
            <w:rStyle w:val="SubtleEmphasis"/>
            <w:rFonts w:cstheme="minorHAnsi"/>
            <w:sz w:val="24"/>
            <w:szCs w:val="24"/>
            <w:rPrChange w:id="1627" w:author="Cristian Sbrolli" w:date="2020-12-04T22:04:00Z">
              <w:rPr>
                <w:rStyle w:val="SubtleEmphasis"/>
                <w:rFonts w:ascii="Bell MT" w:hAnsi="Bell MT"/>
                <w:sz w:val="44"/>
                <w:szCs w:val="44"/>
              </w:rPr>
            </w:rPrChange>
          </w:rPr>
          <w:tab/>
          <w:t>#(ticketManager.t) = 1</w:t>
        </w:r>
      </w:ins>
    </w:p>
    <w:p w14:paraId="10C77CA1" w14:textId="77777777" w:rsidR="005432E1" w:rsidRPr="005432E1" w:rsidRDefault="005432E1" w:rsidP="005432E1">
      <w:pPr>
        <w:pStyle w:val="ListParagraph"/>
        <w:spacing w:line="240" w:lineRule="auto"/>
        <w:ind w:left="360"/>
        <w:rPr>
          <w:ins w:id="1628" w:author="Cristian Sbrolli" w:date="2020-12-04T22:03:00Z"/>
          <w:rStyle w:val="SubtleEmphasis"/>
          <w:rFonts w:cstheme="minorHAnsi"/>
          <w:sz w:val="24"/>
          <w:szCs w:val="24"/>
          <w:rPrChange w:id="1629" w:author="Cristian Sbrolli" w:date="2020-12-04T22:04:00Z">
            <w:rPr>
              <w:ins w:id="1630" w:author="Cristian Sbrolli" w:date="2020-12-04T22:03:00Z"/>
              <w:rStyle w:val="SubtleEmphasis"/>
              <w:rFonts w:ascii="Bell MT" w:hAnsi="Bell MT"/>
              <w:sz w:val="44"/>
              <w:szCs w:val="44"/>
            </w:rPr>
          </w:rPrChange>
        </w:rPr>
      </w:pPr>
      <w:ins w:id="1631" w:author="Cristian Sbrolli" w:date="2020-12-04T22:03:00Z">
        <w:r w:rsidRPr="005432E1">
          <w:rPr>
            <w:rStyle w:val="SubtleEmphasis"/>
            <w:rFonts w:cstheme="minorHAnsi"/>
            <w:sz w:val="24"/>
            <w:szCs w:val="24"/>
            <w:rPrChange w:id="1632" w:author="Cristian Sbrolli" w:date="2020-12-04T22:04:00Z">
              <w:rPr>
                <w:rStyle w:val="SubtleEmphasis"/>
                <w:rFonts w:ascii="Bell MT" w:hAnsi="Bell MT"/>
                <w:sz w:val="44"/>
                <w:szCs w:val="44"/>
              </w:rPr>
            </w:rPrChange>
          </w:rPr>
          <w:t>}</w:t>
        </w:r>
      </w:ins>
    </w:p>
    <w:p w14:paraId="5004E043" w14:textId="77777777" w:rsidR="005432E1" w:rsidRPr="005432E1" w:rsidRDefault="005432E1" w:rsidP="005432E1">
      <w:pPr>
        <w:pStyle w:val="ListParagraph"/>
        <w:spacing w:line="240" w:lineRule="auto"/>
        <w:ind w:left="360"/>
        <w:rPr>
          <w:ins w:id="1633" w:author="Cristian Sbrolli" w:date="2020-12-04T22:03:00Z"/>
          <w:rStyle w:val="SubtleEmphasis"/>
          <w:rFonts w:cstheme="minorHAnsi"/>
          <w:sz w:val="24"/>
          <w:szCs w:val="24"/>
          <w:rPrChange w:id="1634" w:author="Cristian Sbrolli" w:date="2020-12-04T22:04:00Z">
            <w:rPr>
              <w:ins w:id="1635" w:author="Cristian Sbrolli" w:date="2020-12-04T22:03:00Z"/>
              <w:rStyle w:val="SubtleEmphasis"/>
              <w:rFonts w:ascii="Bell MT" w:hAnsi="Bell MT"/>
              <w:sz w:val="44"/>
              <w:szCs w:val="44"/>
            </w:rPr>
          </w:rPrChange>
        </w:rPr>
      </w:pPr>
    </w:p>
    <w:p w14:paraId="661C57E2" w14:textId="77777777" w:rsidR="005432E1" w:rsidRPr="005432E1" w:rsidRDefault="005432E1" w:rsidP="005432E1">
      <w:pPr>
        <w:pStyle w:val="ListParagraph"/>
        <w:spacing w:line="240" w:lineRule="auto"/>
        <w:ind w:left="360"/>
        <w:rPr>
          <w:ins w:id="1636" w:author="Cristian Sbrolli" w:date="2020-12-04T22:03:00Z"/>
          <w:rStyle w:val="SubtleEmphasis"/>
          <w:rFonts w:cstheme="minorHAnsi"/>
          <w:sz w:val="24"/>
          <w:szCs w:val="24"/>
          <w:rPrChange w:id="1637" w:author="Cristian Sbrolli" w:date="2020-12-04T22:04:00Z">
            <w:rPr>
              <w:ins w:id="1638" w:author="Cristian Sbrolli" w:date="2020-12-04T22:03:00Z"/>
              <w:rStyle w:val="SubtleEmphasis"/>
              <w:rFonts w:ascii="Bell MT" w:hAnsi="Bell MT"/>
              <w:sz w:val="44"/>
              <w:szCs w:val="44"/>
            </w:rPr>
          </w:rPrChange>
        </w:rPr>
      </w:pPr>
      <w:ins w:id="1639" w:author="Cristian Sbrolli" w:date="2020-12-04T22:03:00Z">
        <w:r w:rsidRPr="005432E1">
          <w:rPr>
            <w:rStyle w:val="SubtleEmphasis"/>
            <w:rFonts w:cstheme="minorHAnsi"/>
            <w:sz w:val="24"/>
            <w:szCs w:val="24"/>
            <w:rPrChange w:id="1640"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641" w:author="Cristian Sbrolli" w:date="2020-12-04T22:04:00Z">
              <w:rPr>
                <w:rStyle w:val="SubtleEmphasis"/>
                <w:rFonts w:ascii="Bell MT" w:hAnsi="Bell MT"/>
                <w:sz w:val="44"/>
                <w:szCs w:val="44"/>
              </w:rPr>
            </w:rPrChange>
          </w:rPr>
          <w:t>eachQRCodeReader</w:t>
        </w:r>
        <w:proofErr w:type="spellEnd"/>
        <w:r w:rsidRPr="005432E1">
          <w:rPr>
            <w:rStyle w:val="SubtleEmphasis"/>
            <w:rFonts w:cstheme="minorHAnsi"/>
            <w:sz w:val="24"/>
            <w:szCs w:val="24"/>
            <w:rPrChange w:id="1642" w:author="Cristian Sbrolli" w:date="2020-12-04T22:04:00Z">
              <w:rPr>
                <w:rStyle w:val="SubtleEmphasis"/>
                <w:rFonts w:ascii="Bell MT" w:hAnsi="Bell MT"/>
                <w:sz w:val="44"/>
                <w:szCs w:val="44"/>
              </w:rPr>
            </w:rPrChange>
          </w:rPr>
          <w:t xml:space="preserve"> is associated to a desk, an </w:t>
        </w:r>
        <w:proofErr w:type="gramStart"/>
        <w:r w:rsidRPr="005432E1">
          <w:rPr>
            <w:rStyle w:val="SubtleEmphasis"/>
            <w:rFonts w:cstheme="minorHAnsi"/>
            <w:sz w:val="24"/>
            <w:szCs w:val="24"/>
            <w:rPrChange w:id="1643" w:author="Cristian Sbrolli" w:date="2020-12-04T22:04:00Z">
              <w:rPr>
                <w:rStyle w:val="SubtleEmphasis"/>
                <w:rFonts w:ascii="Bell MT" w:hAnsi="Bell MT"/>
                <w:sz w:val="44"/>
                <w:szCs w:val="44"/>
              </w:rPr>
            </w:rPrChange>
          </w:rPr>
          <w:t>entrance</w:t>
        </w:r>
        <w:proofErr w:type="gramEnd"/>
        <w:r w:rsidRPr="005432E1">
          <w:rPr>
            <w:rStyle w:val="SubtleEmphasis"/>
            <w:rFonts w:cstheme="minorHAnsi"/>
            <w:sz w:val="24"/>
            <w:szCs w:val="24"/>
            <w:rPrChange w:id="1644" w:author="Cristian Sbrolli" w:date="2020-12-04T22:04:00Z">
              <w:rPr>
                <w:rStyle w:val="SubtleEmphasis"/>
                <w:rFonts w:ascii="Bell MT" w:hAnsi="Bell MT"/>
                <w:sz w:val="44"/>
                <w:szCs w:val="44"/>
              </w:rPr>
            </w:rPrChange>
          </w:rPr>
          <w:t xml:space="preserve"> or an exit</w:t>
        </w:r>
      </w:ins>
    </w:p>
    <w:p w14:paraId="6864685E" w14:textId="77777777" w:rsidR="005432E1" w:rsidRPr="005432E1" w:rsidRDefault="005432E1" w:rsidP="005432E1">
      <w:pPr>
        <w:pStyle w:val="ListParagraph"/>
        <w:spacing w:line="240" w:lineRule="auto"/>
        <w:ind w:left="360"/>
        <w:rPr>
          <w:ins w:id="1645" w:author="Cristian Sbrolli" w:date="2020-12-04T22:03:00Z"/>
          <w:rStyle w:val="SubtleEmphasis"/>
          <w:rFonts w:cstheme="minorHAnsi"/>
          <w:sz w:val="24"/>
          <w:szCs w:val="24"/>
          <w:rPrChange w:id="1646" w:author="Cristian Sbrolli" w:date="2020-12-04T22:04:00Z">
            <w:rPr>
              <w:ins w:id="1647" w:author="Cristian Sbrolli" w:date="2020-12-04T22:03:00Z"/>
              <w:rStyle w:val="SubtleEmphasis"/>
              <w:rFonts w:ascii="Bell MT" w:hAnsi="Bell MT"/>
              <w:sz w:val="44"/>
              <w:szCs w:val="44"/>
            </w:rPr>
          </w:rPrChange>
        </w:rPr>
      </w:pPr>
      <w:ins w:id="1648" w:author="Cristian Sbrolli" w:date="2020-12-04T22:03:00Z">
        <w:r w:rsidRPr="005432E1">
          <w:rPr>
            <w:rStyle w:val="SubtleEmphasis"/>
            <w:rFonts w:cstheme="minorHAnsi"/>
            <w:sz w:val="24"/>
            <w:szCs w:val="24"/>
            <w:rPrChange w:id="1649" w:author="Cristian Sbrolli" w:date="2020-12-04T22:04:00Z">
              <w:rPr>
                <w:rStyle w:val="SubtleEmphasis"/>
                <w:rFonts w:ascii="Bell MT" w:hAnsi="Bell MT"/>
                <w:sz w:val="44"/>
                <w:szCs w:val="44"/>
              </w:rPr>
            </w:rPrChange>
          </w:rPr>
          <w:t>fact {</w:t>
        </w:r>
      </w:ins>
    </w:p>
    <w:p w14:paraId="6F04D43C" w14:textId="77777777" w:rsidR="005432E1" w:rsidRPr="005432E1" w:rsidRDefault="005432E1" w:rsidP="005432E1">
      <w:pPr>
        <w:pStyle w:val="ListParagraph"/>
        <w:spacing w:line="240" w:lineRule="auto"/>
        <w:ind w:left="360"/>
        <w:rPr>
          <w:ins w:id="1650" w:author="Cristian Sbrolli" w:date="2020-12-04T22:03:00Z"/>
          <w:rStyle w:val="SubtleEmphasis"/>
          <w:rFonts w:cstheme="minorHAnsi"/>
          <w:sz w:val="24"/>
          <w:szCs w:val="24"/>
          <w:rPrChange w:id="1651" w:author="Cristian Sbrolli" w:date="2020-12-04T22:04:00Z">
            <w:rPr>
              <w:ins w:id="1652" w:author="Cristian Sbrolli" w:date="2020-12-04T22:03:00Z"/>
              <w:rStyle w:val="SubtleEmphasis"/>
              <w:rFonts w:ascii="Bell MT" w:hAnsi="Bell MT"/>
              <w:sz w:val="44"/>
              <w:szCs w:val="44"/>
            </w:rPr>
          </w:rPrChange>
        </w:rPr>
      </w:pPr>
      <w:ins w:id="1653" w:author="Cristian Sbrolli" w:date="2020-12-04T22:03:00Z">
        <w:r w:rsidRPr="005432E1">
          <w:rPr>
            <w:rStyle w:val="SubtleEmphasis"/>
            <w:rFonts w:cstheme="minorHAnsi"/>
            <w:sz w:val="24"/>
            <w:szCs w:val="24"/>
            <w:rPrChange w:id="1654"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1655" w:author="Cristian Sbrolli" w:date="2020-12-04T22:04:00Z">
              <w:rPr>
                <w:rStyle w:val="SubtleEmphasis"/>
                <w:rFonts w:ascii="Bell MT" w:hAnsi="Bell MT"/>
                <w:sz w:val="44"/>
                <w:szCs w:val="44"/>
              </w:rPr>
            </w:rPrChange>
          </w:rPr>
          <w:t>qr</w:t>
        </w:r>
        <w:proofErr w:type="spellEnd"/>
        <w:r w:rsidRPr="005432E1">
          <w:rPr>
            <w:rStyle w:val="SubtleEmphasis"/>
            <w:rFonts w:cstheme="minorHAnsi"/>
            <w:sz w:val="24"/>
            <w:szCs w:val="24"/>
            <w:rPrChange w:id="165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657"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1658" w:author="Cristian Sbrolli" w:date="2020-12-04T22:04:00Z">
              <w:rPr>
                <w:rStyle w:val="SubtleEmphasis"/>
                <w:rFonts w:ascii="Bell MT" w:hAnsi="Bell MT"/>
                <w:sz w:val="44"/>
                <w:szCs w:val="44"/>
              </w:rPr>
            </w:rPrChange>
          </w:rPr>
          <w:t xml:space="preserve"> | #(freeExit.qr + </w:t>
        </w:r>
        <w:proofErr w:type="spellStart"/>
        <w:r w:rsidRPr="005432E1">
          <w:rPr>
            <w:rStyle w:val="SubtleEmphasis"/>
            <w:rFonts w:cstheme="minorHAnsi"/>
            <w:sz w:val="24"/>
            <w:szCs w:val="24"/>
            <w:rPrChange w:id="1659" w:author="Cristian Sbrolli" w:date="2020-12-04T22:04:00Z">
              <w:rPr>
                <w:rStyle w:val="SubtleEmphasis"/>
                <w:rFonts w:ascii="Bell MT" w:hAnsi="Bell MT"/>
                <w:sz w:val="44"/>
                <w:szCs w:val="44"/>
              </w:rPr>
            </w:rPrChange>
          </w:rPr>
          <w:t>entrances.qr</w:t>
        </w:r>
        <w:proofErr w:type="spellEnd"/>
        <w:r w:rsidRPr="005432E1">
          <w:rPr>
            <w:rStyle w:val="SubtleEmphasis"/>
            <w:rFonts w:cstheme="minorHAnsi"/>
            <w:sz w:val="24"/>
            <w:szCs w:val="24"/>
            <w:rPrChange w:id="166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661" w:author="Cristian Sbrolli" w:date="2020-12-04T22:04:00Z">
              <w:rPr>
                <w:rStyle w:val="SubtleEmphasis"/>
                <w:rFonts w:ascii="Bell MT" w:hAnsi="Bell MT"/>
                <w:sz w:val="44"/>
                <w:szCs w:val="44"/>
              </w:rPr>
            </w:rPrChange>
          </w:rPr>
          <w:t>reader.qr</w:t>
        </w:r>
        <w:proofErr w:type="spellEnd"/>
        <w:r w:rsidRPr="005432E1">
          <w:rPr>
            <w:rStyle w:val="SubtleEmphasis"/>
            <w:rFonts w:cstheme="minorHAnsi"/>
            <w:sz w:val="24"/>
            <w:szCs w:val="24"/>
            <w:rPrChange w:id="1662" w:author="Cristian Sbrolli" w:date="2020-12-04T22:04:00Z">
              <w:rPr>
                <w:rStyle w:val="SubtleEmphasis"/>
                <w:rFonts w:ascii="Bell MT" w:hAnsi="Bell MT"/>
                <w:sz w:val="44"/>
                <w:szCs w:val="44"/>
              </w:rPr>
            </w:rPrChange>
          </w:rPr>
          <w:t>) = 1</w:t>
        </w:r>
      </w:ins>
    </w:p>
    <w:p w14:paraId="274EE5D4" w14:textId="77777777" w:rsidR="005432E1" w:rsidRPr="005432E1" w:rsidRDefault="005432E1" w:rsidP="005432E1">
      <w:pPr>
        <w:pStyle w:val="ListParagraph"/>
        <w:spacing w:line="240" w:lineRule="auto"/>
        <w:ind w:left="360"/>
        <w:rPr>
          <w:ins w:id="1663" w:author="Cristian Sbrolli" w:date="2020-12-04T22:03:00Z"/>
          <w:rStyle w:val="SubtleEmphasis"/>
          <w:rFonts w:cstheme="minorHAnsi"/>
          <w:sz w:val="24"/>
          <w:szCs w:val="24"/>
          <w:rPrChange w:id="1664" w:author="Cristian Sbrolli" w:date="2020-12-04T22:04:00Z">
            <w:rPr>
              <w:ins w:id="1665" w:author="Cristian Sbrolli" w:date="2020-12-04T22:03:00Z"/>
              <w:rStyle w:val="SubtleEmphasis"/>
              <w:rFonts w:ascii="Bell MT" w:hAnsi="Bell MT"/>
              <w:sz w:val="44"/>
              <w:szCs w:val="44"/>
            </w:rPr>
          </w:rPrChange>
        </w:rPr>
      </w:pPr>
      <w:ins w:id="1666" w:author="Cristian Sbrolli" w:date="2020-12-04T22:03:00Z">
        <w:r w:rsidRPr="005432E1">
          <w:rPr>
            <w:rStyle w:val="SubtleEmphasis"/>
            <w:rFonts w:cstheme="minorHAnsi"/>
            <w:sz w:val="24"/>
            <w:szCs w:val="24"/>
            <w:rPrChange w:id="1667" w:author="Cristian Sbrolli" w:date="2020-12-04T22:04:00Z">
              <w:rPr>
                <w:rStyle w:val="SubtleEmphasis"/>
                <w:rFonts w:ascii="Bell MT" w:hAnsi="Bell MT"/>
                <w:sz w:val="44"/>
                <w:szCs w:val="44"/>
              </w:rPr>
            </w:rPrChange>
          </w:rPr>
          <w:t>}</w:t>
        </w:r>
      </w:ins>
    </w:p>
    <w:p w14:paraId="18D3BC60" w14:textId="77777777" w:rsidR="005432E1" w:rsidRPr="005432E1" w:rsidRDefault="005432E1" w:rsidP="005432E1">
      <w:pPr>
        <w:pStyle w:val="ListParagraph"/>
        <w:spacing w:line="240" w:lineRule="auto"/>
        <w:ind w:left="360"/>
        <w:rPr>
          <w:ins w:id="1668" w:author="Cristian Sbrolli" w:date="2020-12-04T22:03:00Z"/>
          <w:rStyle w:val="SubtleEmphasis"/>
          <w:rFonts w:cstheme="minorHAnsi"/>
          <w:sz w:val="24"/>
          <w:szCs w:val="24"/>
          <w:rPrChange w:id="1669" w:author="Cristian Sbrolli" w:date="2020-12-04T22:04:00Z">
            <w:rPr>
              <w:ins w:id="1670" w:author="Cristian Sbrolli" w:date="2020-12-04T22:03:00Z"/>
              <w:rStyle w:val="SubtleEmphasis"/>
              <w:rFonts w:ascii="Bell MT" w:hAnsi="Bell MT"/>
              <w:sz w:val="44"/>
              <w:szCs w:val="44"/>
            </w:rPr>
          </w:rPrChange>
        </w:rPr>
      </w:pPr>
    </w:p>
    <w:p w14:paraId="0DEE77DC" w14:textId="77777777" w:rsidR="005432E1" w:rsidRPr="005432E1" w:rsidRDefault="005432E1" w:rsidP="005432E1">
      <w:pPr>
        <w:pStyle w:val="ListParagraph"/>
        <w:spacing w:line="240" w:lineRule="auto"/>
        <w:ind w:left="360"/>
        <w:rPr>
          <w:ins w:id="1671" w:author="Cristian Sbrolli" w:date="2020-12-04T22:03:00Z"/>
          <w:rStyle w:val="SubtleEmphasis"/>
          <w:rFonts w:cstheme="minorHAnsi"/>
          <w:sz w:val="24"/>
          <w:szCs w:val="24"/>
          <w:rPrChange w:id="1672" w:author="Cristian Sbrolli" w:date="2020-12-04T22:04:00Z">
            <w:rPr>
              <w:ins w:id="1673" w:author="Cristian Sbrolli" w:date="2020-12-04T22:03:00Z"/>
              <w:rStyle w:val="SubtleEmphasis"/>
              <w:rFonts w:ascii="Bell MT" w:hAnsi="Bell MT"/>
              <w:sz w:val="44"/>
              <w:szCs w:val="44"/>
            </w:rPr>
          </w:rPrChange>
        </w:rPr>
      </w:pPr>
      <w:ins w:id="1674" w:author="Cristian Sbrolli" w:date="2020-12-04T22:03:00Z">
        <w:r w:rsidRPr="005432E1">
          <w:rPr>
            <w:rStyle w:val="SubtleEmphasis"/>
            <w:rFonts w:cstheme="minorHAnsi"/>
            <w:sz w:val="24"/>
            <w:szCs w:val="24"/>
            <w:rPrChange w:id="1675" w:author="Cristian Sbrolli" w:date="2020-12-04T22:04:00Z">
              <w:rPr>
                <w:rStyle w:val="SubtleEmphasis"/>
                <w:rFonts w:ascii="Bell MT" w:hAnsi="Bell MT"/>
                <w:sz w:val="44"/>
                <w:szCs w:val="44"/>
              </w:rPr>
            </w:rPrChange>
          </w:rPr>
          <w:t xml:space="preserve">//each </w:t>
        </w:r>
        <w:proofErr w:type="spellStart"/>
        <w:r w:rsidRPr="005432E1">
          <w:rPr>
            <w:rStyle w:val="SubtleEmphasis"/>
            <w:rFonts w:cstheme="minorHAnsi"/>
            <w:sz w:val="24"/>
            <w:szCs w:val="24"/>
            <w:rPrChange w:id="1676"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1677" w:author="Cristian Sbrolli" w:date="2020-12-04T22:04:00Z">
              <w:rPr>
                <w:rStyle w:val="SubtleEmphasis"/>
                <w:rFonts w:ascii="Bell MT" w:hAnsi="Bell MT"/>
                <w:sz w:val="44"/>
                <w:szCs w:val="44"/>
              </w:rPr>
            </w:rPrChange>
          </w:rPr>
          <w:t xml:space="preserve"> is associated to one ticket</w:t>
        </w:r>
      </w:ins>
    </w:p>
    <w:p w14:paraId="1078E341" w14:textId="77777777" w:rsidR="005432E1" w:rsidRPr="005432E1" w:rsidRDefault="005432E1" w:rsidP="005432E1">
      <w:pPr>
        <w:pStyle w:val="ListParagraph"/>
        <w:spacing w:line="240" w:lineRule="auto"/>
        <w:ind w:left="360"/>
        <w:rPr>
          <w:ins w:id="1678" w:author="Cristian Sbrolli" w:date="2020-12-04T22:03:00Z"/>
          <w:rStyle w:val="SubtleEmphasis"/>
          <w:rFonts w:cstheme="minorHAnsi"/>
          <w:sz w:val="24"/>
          <w:szCs w:val="24"/>
          <w:rPrChange w:id="1679" w:author="Cristian Sbrolli" w:date="2020-12-04T22:04:00Z">
            <w:rPr>
              <w:ins w:id="1680" w:author="Cristian Sbrolli" w:date="2020-12-04T22:03:00Z"/>
              <w:rStyle w:val="SubtleEmphasis"/>
              <w:rFonts w:ascii="Bell MT" w:hAnsi="Bell MT"/>
              <w:sz w:val="44"/>
              <w:szCs w:val="44"/>
            </w:rPr>
          </w:rPrChange>
        </w:rPr>
      </w:pPr>
      <w:ins w:id="1681" w:author="Cristian Sbrolli" w:date="2020-12-04T22:03:00Z">
        <w:r w:rsidRPr="005432E1">
          <w:rPr>
            <w:rStyle w:val="SubtleEmphasis"/>
            <w:rFonts w:cstheme="minorHAnsi"/>
            <w:sz w:val="24"/>
            <w:szCs w:val="24"/>
            <w:rPrChange w:id="1682" w:author="Cristian Sbrolli" w:date="2020-12-04T22:04:00Z">
              <w:rPr>
                <w:rStyle w:val="SubtleEmphasis"/>
                <w:rFonts w:ascii="Bell MT" w:hAnsi="Bell MT"/>
                <w:sz w:val="44"/>
                <w:szCs w:val="44"/>
              </w:rPr>
            </w:rPrChange>
          </w:rPr>
          <w:t>fact{</w:t>
        </w:r>
      </w:ins>
    </w:p>
    <w:p w14:paraId="08B2EE29" w14:textId="77777777" w:rsidR="005432E1" w:rsidRPr="005432E1" w:rsidRDefault="005432E1" w:rsidP="005432E1">
      <w:pPr>
        <w:pStyle w:val="ListParagraph"/>
        <w:spacing w:line="240" w:lineRule="auto"/>
        <w:ind w:left="360"/>
        <w:rPr>
          <w:ins w:id="1683" w:author="Cristian Sbrolli" w:date="2020-12-04T22:03:00Z"/>
          <w:rStyle w:val="SubtleEmphasis"/>
          <w:rFonts w:cstheme="minorHAnsi"/>
          <w:sz w:val="24"/>
          <w:szCs w:val="24"/>
          <w:rPrChange w:id="1684" w:author="Cristian Sbrolli" w:date="2020-12-04T22:04:00Z">
            <w:rPr>
              <w:ins w:id="1685" w:author="Cristian Sbrolli" w:date="2020-12-04T22:03:00Z"/>
              <w:rStyle w:val="SubtleEmphasis"/>
              <w:rFonts w:ascii="Bell MT" w:hAnsi="Bell MT"/>
              <w:sz w:val="44"/>
              <w:szCs w:val="44"/>
            </w:rPr>
          </w:rPrChange>
        </w:rPr>
      </w:pPr>
      <w:ins w:id="1686" w:author="Cristian Sbrolli" w:date="2020-12-04T22:03:00Z">
        <w:r w:rsidRPr="005432E1">
          <w:rPr>
            <w:rStyle w:val="SubtleEmphasis"/>
            <w:rFonts w:cstheme="minorHAnsi"/>
            <w:sz w:val="24"/>
            <w:szCs w:val="24"/>
            <w:rPrChange w:id="1687" w:author="Cristian Sbrolli" w:date="2020-12-04T22:04:00Z">
              <w:rPr>
                <w:rStyle w:val="SubtleEmphasis"/>
                <w:rFonts w:ascii="Bell MT" w:hAnsi="Bell MT"/>
                <w:sz w:val="44"/>
                <w:szCs w:val="44"/>
              </w:rPr>
            </w:rPrChange>
          </w:rPr>
          <w:t xml:space="preserve">all c: </w:t>
        </w:r>
        <w:proofErr w:type="spellStart"/>
        <w:r w:rsidRPr="005432E1">
          <w:rPr>
            <w:rStyle w:val="SubtleEmphasis"/>
            <w:rFonts w:cstheme="minorHAnsi"/>
            <w:sz w:val="24"/>
            <w:szCs w:val="24"/>
            <w:rPrChange w:id="1688" w:author="Cristian Sbrolli" w:date="2020-12-04T22:04:00Z">
              <w:rPr>
                <w:rStyle w:val="SubtleEmphasis"/>
                <w:rFonts w:ascii="Bell MT" w:hAnsi="Bell MT"/>
                <w:sz w:val="44"/>
                <w:szCs w:val="44"/>
              </w:rPr>
            </w:rPrChange>
          </w:rPr>
          <w:t>QRCode</w:t>
        </w:r>
        <w:proofErr w:type="spellEnd"/>
        <w:r w:rsidRPr="005432E1">
          <w:rPr>
            <w:rStyle w:val="SubtleEmphasis"/>
            <w:rFonts w:cstheme="minorHAnsi"/>
            <w:sz w:val="24"/>
            <w:szCs w:val="24"/>
            <w:rPrChange w:id="1689" w:author="Cristian Sbrolli" w:date="2020-12-04T22:04:00Z">
              <w:rPr>
                <w:rStyle w:val="SubtleEmphasis"/>
                <w:rFonts w:ascii="Bell MT" w:hAnsi="Bell MT"/>
                <w:sz w:val="44"/>
                <w:szCs w:val="44"/>
              </w:rPr>
            </w:rPrChange>
          </w:rPr>
          <w:t xml:space="preserve"> | #(ticketCode.c) = 1 </w:t>
        </w:r>
      </w:ins>
    </w:p>
    <w:p w14:paraId="5367618D" w14:textId="77777777" w:rsidR="005432E1" w:rsidRPr="005432E1" w:rsidRDefault="005432E1" w:rsidP="005432E1">
      <w:pPr>
        <w:pStyle w:val="ListParagraph"/>
        <w:spacing w:line="240" w:lineRule="auto"/>
        <w:ind w:left="360"/>
        <w:rPr>
          <w:ins w:id="1690" w:author="Cristian Sbrolli" w:date="2020-12-04T22:03:00Z"/>
          <w:rStyle w:val="SubtleEmphasis"/>
          <w:rFonts w:cstheme="minorHAnsi"/>
          <w:sz w:val="24"/>
          <w:szCs w:val="24"/>
          <w:rPrChange w:id="1691" w:author="Cristian Sbrolli" w:date="2020-12-04T22:04:00Z">
            <w:rPr>
              <w:ins w:id="1692" w:author="Cristian Sbrolli" w:date="2020-12-04T22:03:00Z"/>
              <w:rStyle w:val="SubtleEmphasis"/>
              <w:rFonts w:ascii="Bell MT" w:hAnsi="Bell MT"/>
              <w:sz w:val="44"/>
              <w:szCs w:val="44"/>
            </w:rPr>
          </w:rPrChange>
        </w:rPr>
      </w:pPr>
      <w:ins w:id="1693" w:author="Cristian Sbrolli" w:date="2020-12-04T22:03:00Z">
        <w:r w:rsidRPr="005432E1">
          <w:rPr>
            <w:rStyle w:val="SubtleEmphasis"/>
            <w:rFonts w:cstheme="minorHAnsi"/>
            <w:sz w:val="24"/>
            <w:szCs w:val="24"/>
            <w:rPrChange w:id="1694" w:author="Cristian Sbrolli" w:date="2020-12-04T22:04:00Z">
              <w:rPr>
                <w:rStyle w:val="SubtleEmphasis"/>
                <w:rFonts w:ascii="Bell MT" w:hAnsi="Bell MT"/>
                <w:sz w:val="44"/>
                <w:szCs w:val="44"/>
              </w:rPr>
            </w:rPrChange>
          </w:rPr>
          <w:t>}</w:t>
        </w:r>
      </w:ins>
    </w:p>
    <w:p w14:paraId="40164314" w14:textId="77777777" w:rsidR="005432E1" w:rsidRPr="005432E1" w:rsidRDefault="005432E1" w:rsidP="005432E1">
      <w:pPr>
        <w:pStyle w:val="ListParagraph"/>
        <w:spacing w:line="240" w:lineRule="auto"/>
        <w:ind w:left="360"/>
        <w:rPr>
          <w:ins w:id="1695" w:author="Cristian Sbrolli" w:date="2020-12-04T22:03:00Z"/>
          <w:rStyle w:val="SubtleEmphasis"/>
          <w:rFonts w:cstheme="minorHAnsi"/>
          <w:sz w:val="24"/>
          <w:szCs w:val="24"/>
          <w:rPrChange w:id="1696" w:author="Cristian Sbrolli" w:date="2020-12-04T22:04:00Z">
            <w:rPr>
              <w:ins w:id="1697" w:author="Cristian Sbrolli" w:date="2020-12-04T22:03:00Z"/>
              <w:rStyle w:val="SubtleEmphasis"/>
              <w:rFonts w:ascii="Bell MT" w:hAnsi="Bell MT"/>
              <w:sz w:val="44"/>
              <w:szCs w:val="44"/>
            </w:rPr>
          </w:rPrChange>
        </w:rPr>
      </w:pPr>
    </w:p>
    <w:p w14:paraId="31181C7A" w14:textId="77777777" w:rsidR="005432E1" w:rsidRPr="005432E1" w:rsidRDefault="005432E1" w:rsidP="005432E1">
      <w:pPr>
        <w:pStyle w:val="ListParagraph"/>
        <w:spacing w:line="240" w:lineRule="auto"/>
        <w:ind w:left="360"/>
        <w:rPr>
          <w:ins w:id="1698" w:author="Cristian Sbrolli" w:date="2020-12-04T22:03:00Z"/>
          <w:rStyle w:val="SubtleEmphasis"/>
          <w:rFonts w:cstheme="minorHAnsi"/>
          <w:sz w:val="24"/>
          <w:szCs w:val="24"/>
          <w:rPrChange w:id="1699" w:author="Cristian Sbrolli" w:date="2020-12-04T22:04:00Z">
            <w:rPr>
              <w:ins w:id="1700" w:author="Cristian Sbrolli" w:date="2020-12-04T22:03:00Z"/>
              <w:rStyle w:val="SubtleEmphasis"/>
              <w:rFonts w:ascii="Bell MT" w:hAnsi="Bell MT"/>
              <w:sz w:val="44"/>
              <w:szCs w:val="44"/>
            </w:rPr>
          </w:rPrChange>
        </w:rPr>
      </w:pPr>
      <w:ins w:id="1701" w:author="Cristian Sbrolli" w:date="2020-12-04T22:03:00Z">
        <w:r w:rsidRPr="005432E1">
          <w:rPr>
            <w:rStyle w:val="SubtleEmphasis"/>
            <w:rFonts w:cstheme="minorHAnsi"/>
            <w:sz w:val="24"/>
            <w:szCs w:val="24"/>
            <w:rPrChange w:id="1702" w:author="Cristian Sbrolli" w:date="2020-12-04T22:04:00Z">
              <w:rPr>
                <w:rStyle w:val="SubtleEmphasis"/>
                <w:rFonts w:ascii="Bell MT" w:hAnsi="Bell MT"/>
                <w:sz w:val="44"/>
                <w:szCs w:val="44"/>
              </w:rPr>
            </w:rPrChange>
          </w:rPr>
          <w:t>//each ticket dispenser is associated to one market</w:t>
        </w:r>
      </w:ins>
    </w:p>
    <w:p w14:paraId="05092F5E" w14:textId="77777777" w:rsidR="005432E1" w:rsidRPr="005432E1" w:rsidRDefault="005432E1" w:rsidP="005432E1">
      <w:pPr>
        <w:pStyle w:val="ListParagraph"/>
        <w:spacing w:line="240" w:lineRule="auto"/>
        <w:ind w:left="360"/>
        <w:rPr>
          <w:ins w:id="1703" w:author="Cristian Sbrolli" w:date="2020-12-04T22:03:00Z"/>
          <w:rStyle w:val="SubtleEmphasis"/>
          <w:rFonts w:cstheme="minorHAnsi"/>
          <w:sz w:val="24"/>
          <w:szCs w:val="24"/>
          <w:rPrChange w:id="1704" w:author="Cristian Sbrolli" w:date="2020-12-04T22:04:00Z">
            <w:rPr>
              <w:ins w:id="1705" w:author="Cristian Sbrolli" w:date="2020-12-04T22:03:00Z"/>
              <w:rStyle w:val="SubtleEmphasis"/>
              <w:rFonts w:ascii="Bell MT" w:hAnsi="Bell MT"/>
              <w:sz w:val="44"/>
              <w:szCs w:val="44"/>
            </w:rPr>
          </w:rPrChange>
        </w:rPr>
      </w:pPr>
      <w:ins w:id="1706" w:author="Cristian Sbrolli" w:date="2020-12-04T22:03:00Z">
        <w:r w:rsidRPr="005432E1">
          <w:rPr>
            <w:rStyle w:val="SubtleEmphasis"/>
            <w:rFonts w:cstheme="minorHAnsi"/>
            <w:sz w:val="24"/>
            <w:szCs w:val="24"/>
            <w:rPrChange w:id="1707" w:author="Cristian Sbrolli" w:date="2020-12-04T22:04:00Z">
              <w:rPr>
                <w:rStyle w:val="SubtleEmphasis"/>
                <w:rFonts w:ascii="Bell MT" w:hAnsi="Bell MT"/>
                <w:sz w:val="44"/>
                <w:szCs w:val="44"/>
              </w:rPr>
            </w:rPrChange>
          </w:rPr>
          <w:t>fact{</w:t>
        </w:r>
      </w:ins>
    </w:p>
    <w:p w14:paraId="4C6AE1B8" w14:textId="77777777" w:rsidR="005432E1" w:rsidRPr="005432E1" w:rsidRDefault="005432E1" w:rsidP="005432E1">
      <w:pPr>
        <w:pStyle w:val="ListParagraph"/>
        <w:spacing w:line="240" w:lineRule="auto"/>
        <w:ind w:left="360"/>
        <w:rPr>
          <w:ins w:id="1708" w:author="Cristian Sbrolli" w:date="2020-12-04T22:03:00Z"/>
          <w:rStyle w:val="SubtleEmphasis"/>
          <w:rFonts w:cstheme="minorHAnsi"/>
          <w:sz w:val="24"/>
          <w:szCs w:val="24"/>
          <w:rPrChange w:id="1709" w:author="Cristian Sbrolli" w:date="2020-12-04T22:04:00Z">
            <w:rPr>
              <w:ins w:id="1710" w:author="Cristian Sbrolli" w:date="2020-12-04T22:03:00Z"/>
              <w:rStyle w:val="SubtleEmphasis"/>
              <w:rFonts w:ascii="Bell MT" w:hAnsi="Bell MT"/>
              <w:sz w:val="44"/>
              <w:szCs w:val="44"/>
            </w:rPr>
          </w:rPrChange>
        </w:rPr>
      </w:pPr>
      <w:ins w:id="1711" w:author="Cristian Sbrolli" w:date="2020-12-04T22:03:00Z">
        <w:r w:rsidRPr="005432E1">
          <w:rPr>
            <w:rStyle w:val="SubtleEmphasis"/>
            <w:rFonts w:cstheme="minorHAnsi"/>
            <w:sz w:val="24"/>
            <w:szCs w:val="24"/>
            <w:rPrChange w:id="1712" w:author="Cristian Sbrolli" w:date="2020-12-04T22:04:00Z">
              <w:rPr>
                <w:rStyle w:val="SubtleEmphasis"/>
                <w:rFonts w:ascii="Bell MT" w:hAnsi="Bell MT"/>
                <w:sz w:val="44"/>
                <w:szCs w:val="44"/>
              </w:rPr>
            </w:rPrChange>
          </w:rPr>
          <w:t>all td: TicketDispenser | #(dispensers.td) = 1</w:t>
        </w:r>
      </w:ins>
    </w:p>
    <w:p w14:paraId="3B622F01" w14:textId="77777777" w:rsidR="005432E1" w:rsidRPr="005432E1" w:rsidRDefault="005432E1" w:rsidP="005432E1">
      <w:pPr>
        <w:pStyle w:val="ListParagraph"/>
        <w:spacing w:line="240" w:lineRule="auto"/>
        <w:ind w:left="360"/>
        <w:rPr>
          <w:ins w:id="1713" w:author="Cristian Sbrolli" w:date="2020-12-04T22:03:00Z"/>
          <w:rStyle w:val="SubtleEmphasis"/>
          <w:rFonts w:cstheme="minorHAnsi"/>
          <w:sz w:val="24"/>
          <w:szCs w:val="24"/>
          <w:rPrChange w:id="1714" w:author="Cristian Sbrolli" w:date="2020-12-04T22:04:00Z">
            <w:rPr>
              <w:ins w:id="1715" w:author="Cristian Sbrolli" w:date="2020-12-04T22:03:00Z"/>
              <w:rStyle w:val="SubtleEmphasis"/>
              <w:rFonts w:ascii="Bell MT" w:hAnsi="Bell MT"/>
              <w:sz w:val="44"/>
              <w:szCs w:val="44"/>
            </w:rPr>
          </w:rPrChange>
        </w:rPr>
      </w:pPr>
      <w:ins w:id="1716" w:author="Cristian Sbrolli" w:date="2020-12-04T22:03:00Z">
        <w:r w:rsidRPr="005432E1">
          <w:rPr>
            <w:rStyle w:val="SubtleEmphasis"/>
            <w:rFonts w:cstheme="minorHAnsi"/>
            <w:sz w:val="24"/>
            <w:szCs w:val="24"/>
            <w:rPrChange w:id="1717" w:author="Cristian Sbrolli" w:date="2020-12-04T22:04:00Z">
              <w:rPr>
                <w:rStyle w:val="SubtleEmphasis"/>
                <w:rFonts w:ascii="Bell MT" w:hAnsi="Bell MT"/>
                <w:sz w:val="44"/>
                <w:szCs w:val="44"/>
              </w:rPr>
            </w:rPrChange>
          </w:rPr>
          <w:t>}</w:t>
        </w:r>
      </w:ins>
    </w:p>
    <w:p w14:paraId="40B20710" w14:textId="77777777" w:rsidR="005432E1" w:rsidRPr="005432E1" w:rsidRDefault="005432E1" w:rsidP="005432E1">
      <w:pPr>
        <w:pStyle w:val="ListParagraph"/>
        <w:spacing w:line="240" w:lineRule="auto"/>
        <w:ind w:left="360"/>
        <w:rPr>
          <w:ins w:id="1718" w:author="Cristian Sbrolli" w:date="2020-12-04T22:03:00Z"/>
          <w:rStyle w:val="SubtleEmphasis"/>
          <w:rFonts w:cstheme="minorHAnsi"/>
          <w:sz w:val="24"/>
          <w:szCs w:val="24"/>
          <w:rPrChange w:id="1719" w:author="Cristian Sbrolli" w:date="2020-12-04T22:04:00Z">
            <w:rPr>
              <w:ins w:id="1720" w:author="Cristian Sbrolli" w:date="2020-12-04T22:03:00Z"/>
              <w:rStyle w:val="SubtleEmphasis"/>
              <w:rFonts w:ascii="Bell MT" w:hAnsi="Bell MT"/>
              <w:sz w:val="44"/>
              <w:szCs w:val="44"/>
            </w:rPr>
          </w:rPrChange>
        </w:rPr>
      </w:pPr>
    </w:p>
    <w:p w14:paraId="08C5D884" w14:textId="77777777" w:rsidR="005432E1" w:rsidRPr="005432E1" w:rsidRDefault="005432E1" w:rsidP="005432E1">
      <w:pPr>
        <w:pStyle w:val="ListParagraph"/>
        <w:spacing w:line="240" w:lineRule="auto"/>
        <w:ind w:left="360"/>
        <w:rPr>
          <w:ins w:id="1721" w:author="Cristian Sbrolli" w:date="2020-12-04T22:03:00Z"/>
          <w:rStyle w:val="SubtleEmphasis"/>
          <w:rFonts w:cstheme="minorHAnsi"/>
          <w:sz w:val="24"/>
          <w:szCs w:val="24"/>
          <w:rPrChange w:id="1722" w:author="Cristian Sbrolli" w:date="2020-12-04T22:04:00Z">
            <w:rPr>
              <w:ins w:id="1723" w:author="Cristian Sbrolli" w:date="2020-12-04T22:03:00Z"/>
              <w:rStyle w:val="SubtleEmphasis"/>
              <w:rFonts w:ascii="Bell MT" w:hAnsi="Bell MT"/>
              <w:sz w:val="44"/>
              <w:szCs w:val="44"/>
            </w:rPr>
          </w:rPrChange>
        </w:rPr>
      </w:pPr>
      <w:ins w:id="1724" w:author="Cristian Sbrolli" w:date="2020-12-04T22:03:00Z">
        <w:r w:rsidRPr="005432E1">
          <w:rPr>
            <w:rStyle w:val="SubtleEmphasis"/>
            <w:rFonts w:cstheme="minorHAnsi"/>
            <w:sz w:val="24"/>
            <w:szCs w:val="24"/>
            <w:rPrChange w:id="1725" w:author="Cristian Sbrolli" w:date="2020-12-04T22:04:00Z">
              <w:rPr>
                <w:rStyle w:val="SubtleEmphasis"/>
                <w:rFonts w:ascii="Bell MT" w:hAnsi="Bell MT"/>
                <w:sz w:val="44"/>
                <w:szCs w:val="44"/>
              </w:rPr>
            </w:rPrChange>
          </w:rPr>
          <w:t xml:space="preserve">//each </w:t>
        </w:r>
        <w:proofErr w:type="spellStart"/>
        <w:r w:rsidRPr="005432E1">
          <w:rPr>
            <w:rStyle w:val="SubtleEmphasis"/>
            <w:rFonts w:cstheme="minorHAnsi"/>
            <w:sz w:val="24"/>
            <w:szCs w:val="24"/>
            <w:rPrChange w:id="1726"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1727" w:author="Cristian Sbrolli" w:date="2020-12-04T22:04:00Z">
              <w:rPr>
                <w:rStyle w:val="SubtleEmphasis"/>
                <w:rFonts w:ascii="Bell MT" w:hAnsi="Bell MT"/>
                <w:sz w:val="44"/>
                <w:szCs w:val="44"/>
              </w:rPr>
            </w:rPrChange>
          </w:rPr>
          <w:t xml:space="preserve"> is associated to one market</w:t>
        </w:r>
      </w:ins>
    </w:p>
    <w:p w14:paraId="2910026B" w14:textId="77777777" w:rsidR="005432E1" w:rsidRPr="005432E1" w:rsidRDefault="005432E1" w:rsidP="005432E1">
      <w:pPr>
        <w:pStyle w:val="ListParagraph"/>
        <w:spacing w:line="240" w:lineRule="auto"/>
        <w:ind w:left="360"/>
        <w:rPr>
          <w:ins w:id="1728" w:author="Cristian Sbrolli" w:date="2020-12-04T22:03:00Z"/>
          <w:rStyle w:val="SubtleEmphasis"/>
          <w:rFonts w:cstheme="minorHAnsi"/>
          <w:sz w:val="24"/>
          <w:szCs w:val="24"/>
          <w:rPrChange w:id="1729" w:author="Cristian Sbrolli" w:date="2020-12-04T22:04:00Z">
            <w:rPr>
              <w:ins w:id="1730" w:author="Cristian Sbrolli" w:date="2020-12-04T22:03:00Z"/>
              <w:rStyle w:val="SubtleEmphasis"/>
              <w:rFonts w:ascii="Bell MT" w:hAnsi="Bell MT"/>
              <w:sz w:val="44"/>
              <w:szCs w:val="44"/>
            </w:rPr>
          </w:rPrChange>
        </w:rPr>
      </w:pPr>
      <w:ins w:id="1731" w:author="Cristian Sbrolli" w:date="2020-12-04T22:03:00Z">
        <w:r w:rsidRPr="005432E1">
          <w:rPr>
            <w:rStyle w:val="SubtleEmphasis"/>
            <w:rFonts w:cstheme="minorHAnsi"/>
            <w:sz w:val="24"/>
            <w:szCs w:val="24"/>
            <w:rPrChange w:id="1732" w:author="Cristian Sbrolli" w:date="2020-12-04T22:04:00Z">
              <w:rPr>
                <w:rStyle w:val="SubtleEmphasis"/>
                <w:rFonts w:ascii="Bell MT" w:hAnsi="Bell MT"/>
                <w:sz w:val="44"/>
                <w:szCs w:val="44"/>
              </w:rPr>
            </w:rPrChange>
          </w:rPr>
          <w:t>fact{</w:t>
        </w:r>
      </w:ins>
    </w:p>
    <w:p w14:paraId="66397AC4" w14:textId="77777777" w:rsidR="005432E1" w:rsidRPr="005432E1" w:rsidRDefault="005432E1" w:rsidP="005432E1">
      <w:pPr>
        <w:pStyle w:val="ListParagraph"/>
        <w:spacing w:line="240" w:lineRule="auto"/>
        <w:ind w:left="360"/>
        <w:rPr>
          <w:ins w:id="1733" w:author="Cristian Sbrolli" w:date="2020-12-04T22:03:00Z"/>
          <w:rStyle w:val="SubtleEmphasis"/>
          <w:rFonts w:cstheme="minorHAnsi"/>
          <w:sz w:val="24"/>
          <w:szCs w:val="24"/>
          <w:rPrChange w:id="1734" w:author="Cristian Sbrolli" w:date="2020-12-04T22:04:00Z">
            <w:rPr>
              <w:ins w:id="1735" w:author="Cristian Sbrolli" w:date="2020-12-04T22:03:00Z"/>
              <w:rStyle w:val="SubtleEmphasis"/>
              <w:rFonts w:ascii="Bell MT" w:hAnsi="Bell MT"/>
              <w:sz w:val="44"/>
              <w:szCs w:val="44"/>
            </w:rPr>
          </w:rPrChange>
        </w:rPr>
      </w:pPr>
      <w:ins w:id="1736" w:author="Cristian Sbrolli" w:date="2020-12-04T22:03:00Z">
        <w:r w:rsidRPr="005432E1">
          <w:rPr>
            <w:rStyle w:val="SubtleEmphasis"/>
            <w:rFonts w:cstheme="minorHAnsi"/>
            <w:sz w:val="24"/>
            <w:szCs w:val="24"/>
            <w:rPrChange w:id="1737" w:author="Cristian Sbrolli" w:date="2020-12-04T22:04:00Z">
              <w:rPr>
                <w:rStyle w:val="SubtleEmphasis"/>
                <w:rFonts w:ascii="Bell MT" w:hAnsi="Bell MT"/>
                <w:sz w:val="44"/>
                <w:szCs w:val="44"/>
              </w:rPr>
            </w:rPrChange>
          </w:rPr>
          <w:t xml:space="preserve">all cd: </w:t>
        </w:r>
        <w:proofErr w:type="spellStart"/>
        <w:r w:rsidRPr="005432E1">
          <w:rPr>
            <w:rStyle w:val="SubtleEmphasis"/>
            <w:rFonts w:cstheme="minorHAnsi"/>
            <w:sz w:val="24"/>
            <w:szCs w:val="24"/>
            <w:rPrChange w:id="1738" w:author="Cristian Sbrolli" w:date="2020-12-04T22:04:00Z">
              <w:rPr>
                <w:rStyle w:val="SubtleEmphasis"/>
                <w:rFonts w:ascii="Bell MT" w:hAnsi="Bell MT"/>
                <w:sz w:val="44"/>
                <w:szCs w:val="44"/>
              </w:rPr>
            </w:rPrChange>
          </w:rPr>
          <w:t>CashDesk</w:t>
        </w:r>
        <w:proofErr w:type="spellEnd"/>
        <w:r w:rsidRPr="005432E1">
          <w:rPr>
            <w:rStyle w:val="SubtleEmphasis"/>
            <w:rFonts w:cstheme="minorHAnsi"/>
            <w:sz w:val="24"/>
            <w:szCs w:val="24"/>
            <w:rPrChange w:id="1739" w:author="Cristian Sbrolli" w:date="2020-12-04T22:04:00Z">
              <w:rPr>
                <w:rStyle w:val="SubtleEmphasis"/>
                <w:rFonts w:ascii="Bell MT" w:hAnsi="Bell MT"/>
                <w:sz w:val="44"/>
                <w:szCs w:val="44"/>
              </w:rPr>
            </w:rPrChange>
          </w:rPr>
          <w:t xml:space="preserve"> | #(cashDesks.cd) = 1</w:t>
        </w:r>
      </w:ins>
    </w:p>
    <w:p w14:paraId="46279E60" w14:textId="77777777" w:rsidR="005432E1" w:rsidRPr="005432E1" w:rsidRDefault="005432E1" w:rsidP="005432E1">
      <w:pPr>
        <w:pStyle w:val="ListParagraph"/>
        <w:spacing w:line="240" w:lineRule="auto"/>
        <w:ind w:left="360"/>
        <w:rPr>
          <w:ins w:id="1740" w:author="Cristian Sbrolli" w:date="2020-12-04T22:03:00Z"/>
          <w:rStyle w:val="SubtleEmphasis"/>
          <w:rFonts w:cstheme="minorHAnsi"/>
          <w:sz w:val="24"/>
          <w:szCs w:val="24"/>
          <w:rPrChange w:id="1741" w:author="Cristian Sbrolli" w:date="2020-12-04T22:04:00Z">
            <w:rPr>
              <w:ins w:id="1742" w:author="Cristian Sbrolli" w:date="2020-12-04T22:03:00Z"/>
              <w:rStyle w:val="SubtleEmphasis"/>
              <w:rFonts w:ascii="Bell MT" w:hAnsi="Bell MT"/>
              <w:sz w:val="44"/>
              <w:szCs w:val="44"/>
            </w:rPr>
          </w:rPrChange>
        </w:rPr>
      </w:pPr>
      <w:ins w:id="1743" w:author="Cristian Sbrolli" w:date="2020-12-04T22:03:00Z">
        <w:r w:rsidRPr="005432E1">
          <w:rPr>
            <w:rStyle w:val="SubtleEmphasis"/>
            <w:rFonts w:cstheme="minorHAnsi"/>
            <w:sz w:val="24"/>
            <w:szCs w:val="24"/>
            <w:rPrChange w:id="1744" w:author="Cristian Sbrolli" w:date="2020-12-04T22:04:00Z">
              <w:rPr>
                <w:rStyle w:val="SubtleEmphasis"/>
                <w:rFonts w:ascii="Bell MT" w:hAnsi="Bell MT"/>
                <w:sz w:val="44"/>
                <w:szCs w:val="44"/>
              </w:rPr>
            </w:rPrChange>
          </w:rPr>
          <w:t>}</w:t>
        </w:r>
      </w:ins>
    </w:p>
    <w:p w14:paraId="78F3954C" w14:textId="77777777" w:rsidR="005432E1" w:rsidRPr="005432E1" w:rsidRDefault="005432E1" w:rsidP="005432E1">
      <w:pPr>
        <w:pStyle w:val="ListParagraph"/>
        <w:spacing w:line="240" w:lineRule="auto"/>
        <w:ind w:left="360"/>
        <w:rPr>
          <w:ins w:id="1745" w:author="Cristian Sbrolli" w:date="2020-12-04T22:03:00Z"/>
          <w:rStyle w:val="SubtleEmphasis"/>
          <w:rFonts w:cstheme="minorHAnsi"/>
          <w:sz w:val="24"/>
          <w:szCs w:val="24"/>
          <w:rPrChange w:id="1746" w:author="Cristian Sbrolli" w:date="2020-12-04T22:04:00Z">
            <w:rPr>
              <w:ins w:id="1747" w:author="Cristian Sbrolli" w:date="2020-12-04T22:03:00Z"/>
              <w:rStyle w:val="SubtleEmphasis"/>
              <w:rFonts w:ascii="Bell MT" w:hAnsi="Bell MT"/>
              <w:sz w:val="44"/>
              <w:szCs w:val="44"/>
            </w:rPr>
          </w:rPrChange>
        </w:rPr>
      </w:pPr>
    </w:p>
    <w:p w14:paraId="33B38F4D" w14:textId="77777777" w:rsidR="005432E1" w:rsidRPr="005432E1" w:rsidRDefault="005432E1" w:rsidP="005432E1">
      <w:pPr>
        <w:pStyle w:val="ListParagraph"/>
        <w:spacing w:line="240" w:lineRule="auto"/>
        <w:ind w:left="360"/>
        <w:rPr>
          <w:ins w:id="1748" w:author="Cristian Sbrolli" w:date="2020-12-04T22:03:00Z"/>
          <w:rStyle w:val="SubtleEmphasis"/>
          <w:rFonts w:cstheme="minorHAnsi"/>
          <w:sz w:val="24"/>
          <w:szCs w:val="24"/>
          <w:rPrChange w:id="1749" w:author="Cristian Sbrolli" w:date="2020-12-04T22:04:00Z">
            <w:rPr>
              <w:ins w:id="1750" w:author="Cristian Sbrolli" w:date="2020-12-04T22:03:00Z"/>
              <w:rStyle w:val="SubtleEmphasis"/>
              <w:rFonts w:ascii="Bell MT" w:hAnsi="Bell MT"/>
              <w:sz w:val="44"/>
              <w:szCs w:val="44"/>
            </w:rPr>
          </w:rPrChange>
        </w:rPr>
      </w:pPr>
      <w:ins w:id="1751" w:author="Cristian Sbrolli" w:date="2020-12-04T22:03:00Z">
        <w:r w:rsidRPr="005432E1">
          <w:rPr>
            <w:rStyle w:val="SubtleEmphasis"/>
            <w:rFonts w:cstheme="minorHAnsi"/>
            <w:sz w:val="24"/>
            <w:szCs w:val="24"/>
            <w:rPrChange w:id="1752" w:author="Cristian Sbrolli" w:date="2020-12-04T22:04:00Z">
              <w:rPr>
                <w:rStyle w:val="SubtleEmphasis"/>
                <w:rFonts w:ascii="Bell MT" w:hAnsi="Bell MT"/>
                <w:sz w:val="44"/>
                <w:szCs w:val="44"/>
              </w:rPr>
            </w:rPrChange>
          </w:rPr>
          <w:t>//each department is associated to one market</w:t>
        </w:r>
      </w:ins>
    </w:p>
    <w:p w14:paraId="0A8D5F35" w14:textId="77777777" w:rsidR="005432E1" w:rsidRPr="005432E1" w:rsidRDefault="005432E1" w:rsidP="005432E1">
      <w:pPr>
        <w:pStyle w:val="ListParagraph"/>
        <w:spacing w:line="240" w:lineRule="auto"/>
        <w:ind w:left="360"/>
        <w:rPr>
          <w:ins w:id="1753" w:author="Cristian Sbrolli" w:date="2020-12-04T22:03:00Z"/>
          <w:rStyle w:val="SubtleEmphasis"/>
          <w:rFonts w:cstheme="minorHAnsi"/>
          <w:sz w:val="24"/>
          <w:szCs w:val="24"/>
          <w:rPrChange w:id="1754" w:author="Cristian Sbrolli" w:date="2020-12-04T22:04:00Z">
            <w:rPr>
              <w:ins w:id="1755" w:author="Cristian Sbrolli" w:date="2020-12-04T22:03:00Z"/>
              <w:rStyle w:val="SubtleEmphasis"/>
              <w:rFonts w:ascii="Bell MT" w:hAnsi="Bell MT"/>
              <w:sz w:val="44"/>
              <w:szCs w:val="44"/>
            </w:rPr>
          </w:rPrChange>
        </w:rPr>
      </w:pPr>
      <w:ins w:id="1756" w:author="Cristian Sbrolli" w:date="2020-12-04T22:03:00Z">
        <w:r w:rsidRPr="005432E1">
          <w:rPr>
            <w:rStyle w:val="SubtleEmphasis"/>
            <w:rFonts w:cstheme="minorHAnsi"/>
            <w:sz w:val="24"/>
            <w:szCs w:val="24"/>
            <w:rPrChange w:id="1757" w:author="Cristian Sbrolli" w:date="2020-12-04T22:04:00Z">
              <w:rPr>
                <w:rStyle w:val="SubtleEmphasis"/>
                <w:rFonts w:ascii="Bell MT" w:hAnsi="Bell MT"/>
                <w:sz w:val="44"/>
                <w:szCs w:val="44"/>
              </w:rPr>
            </w:rPrChange>
          </w:rPr>
          <w:t>fact{</w:t>
        </w:r>
      </w:ins>
    </w:p>
    <w:p w14:paraId="6C8A2CBF" w14:textId="77777777" w:rsidR="005432E1" w:rsidRPr="005432E1" w:rsidRDefault="005432E1" w:rsidP="005432E1">
      <w:pPr>
        <w:pStyle w:val="ListParagraph"/>
        <w:spacing w:line="240" w:lineRule="auto"/>
        <w:ind w:left="360"/>
        <w:rPr>
          <w:ins w:id="1758" w:author="Cristian Sbrolli" w:date="2020-12-04T22:03:00Z"/>
          <w:rStyle w:val="SubtleEmphasis"/>
          <w:rFonts w:cstheme="minorHAnsi"/>
          <w:sz w:val="24"/>
          <w:szCs w:val="24"/>
          <w:rPrChange w:id="1759" w:author="Cristian Sbrolli" w:date="2020-12-04T22:04:00Z">
            <w:rPr>
              <w:ins w:id="1760" w:author="Cristian Sbrolli" w:date="2020-12-04T22:03:00Z"/>
              <w:rStyle w:val="SubtleEmphasis"/>
              <w:rFonts w:ascii="Bell MT" w:hAnsi="Bell MT"/>
              <w:sz w:val="44"/>
              <w:szCs w:val="44"/>
            </w:rPr>
          </w:rPrChange>
        </w:rPr>
      </w:pPr>
      <w:ins w:id="1761" w:author="Cristian Sbrolli" w:date="2020-12-04T22:03:00Z">
        <w:r w:rsidRPr="005432E1">
          <w:rPr>
            <w:rStyle w:val="SubtleEmphasis"/>
            <w:rFonts w:cstheme="minorHAnsi"/>
            <w:sz w:val="24"/>
            <w:szCs w:val="24"/>
            <w:rPrChange w:id="1762" w:author="Cristian Sbrolli" w:date="2020-12-04T22:04:00Z">
              <w:rPr>
                <w:rStyle w:val="SubtleEmphasis"/>
                <w:rFonts w:ascii="Bell MT" w:hAnsi="Bell MT"/>
                <w:sz w:val="44"/>
                <w:szCs w:val="44"/>
              </w:rPr>
            </w:rPrChange>
          </w:rPr>
          <w:t>all d: Department | #(departments.d) = 1</w:t>
        </w:r>
      </w:ins>
    </w:p>
    <w:p w14:paraId="0BE399F2" w14:textId="77777777" w:rsidR="005432E1" w:rsidRPr="005432E1" w:rsidRDefault="005432E1" w:rsidP="005432E1">
      <w:pPr>
        <w:pStyle w:val="ListParagraph"/>
        <w:spacing w:line="240" w:lineRule="auto"/>
        <w:ind w:left="360"/>
        <w:rPr>
          <w:ins w:id="1763" w:author="Cristian Sbrolli" w:date="2020-12-04T22:03:00Z"/>
          <w:rStyle w:val="SubtleEmphasis"/>
          <w:rFonts w:cstheme="minorHAnsi"/>
          <w:sz w:val="24"/>
          <w:szCs w:val="24"/>
          <w:rPrChange w:id="1764" w:author="Cristian Sbrolli" w:date="2020-12-04T22:04:00Z">
            <w:rPr>
              <w:ins w:id="1765" w:author="Cristian Sbrolli" w:date="2020-12-04T22:03:00Z"/>
              <w:rStyle w:val="SubtleEmphasis"/>
              <w:rFonts w:ascii="Bell MT" w:hAnsi="Bell MT"/>
              <w:sz w:val="44"/>
              <w:szCs w:val="44"/>
            </w:rPr>
          </w:rPrChange>
        </w:rPr>
      </w:pPr>
      <w:ins w:id="1766" w:author="Cristian Sbrolli" w:date="2020-12-04T22:03:00Z">
        <w:r w:rsidRPr="005432E1">
          <w:rPr>
            <w:rStyle w:val="SubtleEmphasis"/>
            <w:rFonts w:cstheme="minorHAnsi"/>
            <w:sz w:val="24"/>
            <w:szCs w:val="24"/>
            <w:rPrChange w:id="1767" w:author="Cristian Sbrolli" w:date="2020-12-04T22:04:00Z">
              <w:rPr>
                <w:rStyle w:val="SubtleEmphasis"/>
                <w:rFonts w:ascii="Bell MT" w:hAnsi="Bell MT"/>
                <w:sz w:val="44"/>
                <w:szCs w:val="44"/>
              </w:rPr>
            </w:rPrChange>
          </w:rPr>
          <w:t>}</w:t>
        </w:r>
      </w:ins>
    </w:p>
    <w:p w14:paraId="35958473" w14:textId="77777777" w:rsidR="005432E1" w:rsidRPr="005432E1" w:rsidRDefault="005432E1" w:rsidP="005432E1">
      <w:pPr>
        <w:pStyle w:val="ListParagraph"/>
        <w:spacing w:line="240" w:lineRule="auto"/>
        <w:ind w:left="360"/>
        <w:rPr>
          <w:ins w:id="1768" w:author="Cristian Sbrolli" w:date="2020-12-04T22:03:00Z"/>
          <w:rStyle w:val="SubtleEmphasis"/>
          <w:rFonts w:cstheme="minorHAnsi"/>
          <w:sz w:val="24"/>
          <w:szCs w:val="24"/>
          <w:rPrChange w:id="1769" w:author="Cristian Sbrolli" w:date="2020-12-04T22:04:00Z">
            <w:rPr>
              <w:ins w:id="1770" w:author="Cristian Sbrolli" w:date="2020-12-04T22:03:00Z"/>
              <w:rStyle w:val="SubtleEmphasis"/>
              <w:rFonts w:ascii="Bell MT" w:hAnsi="Bell MT"/>
              <w:sz w:val="44"/>
              <w:szCs w:val="44"/>
            </w:rPr>
          </w:rPrChange>
        </w:rPr>
      </w:pPr>
    </w:p>
    <w:p w14:paraId="4406F7B5" w14:textId="77777777" w:rsidR="005432E1" w:rsidRPr="005432E1" w:rsidRDefault="005432E1" w:rsidP="005432E1">
      <w:pPr>
        <w:pStyle w:val="ListParagraph"/>
        <w:spacing w:line="240" w:lineRule="auto"/>
        <w:ind w:left="360"/>
        <w:rPr>
          <w:ins w:id="1771" w:author="Cristian Sbrolli" w:date="2020-12-04T22:03:00Z"/>
          <w:rStyle w:val="SubtleEmphasis"/>
          <w:rFonts w:cstheme="minorHAnsi"/>
          <w:sz w:val="24"/>
          <w:szCs w:val="24"/>
          <w:rPrChange w:id="1772" w:author="Cristian Sbrolli" w:date="2020-12-04T22:04:00Z">
            <w:rPr>
              <w:ins w:id="1773" w:author="Cristian Sbrolli" w:date="2020-12-04T22:03:00Z"/>
              <w:rStyle w:val="SubtleEmphasis"/>
              <w:rFonts w:ascii="Bell MT" w:hAnsi="Bell MT"/>
              <w:sz w:val="44"/>
              <w:szCs w:val="44"/>
            </w:rPr>
          </w:rPrChange>
        </w:rPr>
      </w:pPr>
      <w:ins w:id="1774" w:author="Cristian Sbrolli" w:date="2020-12-04T22:03:00Z">
        <w:r w:rsidRPr="005432E1">
          <w:rPr>
            <w:rStyle w:val="SubtleEmphasis"/>
            <w:rFonts w:cstheme="minorHAnsi"/>
            <w:sz w:val="24"/>
            <w:szCs w:val="24"/>
            <w:rPrChange w:id="1775" w:author="Cristian Sbrolli" w:date="2020-12-04T22:04:00Z">
              <w:rPr>
                <w:rStyle w:val="SubtleEmphasis"/>
                <w:rFonts w:ascii="Bell MT" w:hAnsi="Bell MT"/>
                <w:sz w:val="44"/>
                <w:szCs w:val="44"/>
              </w:rPr>
            </w:rPrChange>
          </w:rPr>
          <w:t>//each item is associated to one category</w:t>
        </w:r>
      </w:ins>
    </w:p>
    <w:p w14:paraId="5A59C2FA" w14:textId="77777777" w:rsidR="005432E1" w:rsidRPr="005432E1" w:rsidRDefault="005432E1" w:rsidP="005432E1">
      <w:pPr>
        <w:pStyle w:val="ListParagraph"/>
        <w:spacing w:line="240" w:lineRule="auto"/>
        <w:ind w:left="360"/>
        <w:rPr>
          <w:ins w:id="1776" w:author="Cristian Sbrolli" w:date="2020-12-04T22:03:00Z"/>
          <w:rStyle w:val="SubtleEmphasis"/>
          <w:rFonts w:cstheme="minorHAnsi"/>
          <w:sz w:val="24"/>
          <w:szCs w:val="24"/>
          <w:rPrChange w:id="1777" w:author="Cristian Sbrolli" w:date="2020-12-04T22:04:00Z">
            <w:rPr>
              <w:ins w:id="1778" w:author="Cristian Sbrolli" w:date="2020-12-04T22:03:00Z"/>
              <w:rStyle w:val="SubtleEmphasis"/>
              <w:rFonts w:ascii="Bell MT" w:hAnsi="Bell MT"/>
              <w:sz w:val="44"/>
              <w:szCs w:val="44"/>
            </w:rPr>
          </w:rPrChange>
        </w:rPr>
      </w:pPr>
      <w:ins w:id="1779" w:author="Cristian Sbrolli" w:date="2020-12-04T22:03:00Z">
        <w:r w:rsidRPr="005432E1">
          <w:rPr>
            <w:rStyle w:val="SubtleEmphasis"/>
            <w:rFonts w:cstheme="minorHAnsi"/>
            <w:sz w:val="24"/>
            <w:szCs w:val="24"/>
            <w:rPrChange w:id="1780" w:author="Cristian Sbrolli" w:date="2020-12-04T22:04:00Z">
              <w:rPr>
                <w:rStyle w:val="SubtleEmphasis"/>
                <w:rFonts w:ascii="Bell MT" w:hAnsi="Bell MT"/>
                <w:sz w:val="44"/>
                <w:szCs w:val="44"/>
              </w:rPr>
            </w:rPrChange>
          </w:rPr>
          <w:t>fact{</w:t>
        </w:r>
      </w:ins>
    </w:p>
    <w:p w14:paraId="4099E40F" w14:textId="77777777" w:rsidR="005432E1" w:rsidRPr="005432E1" w:rsidRDefault="005432E1" w:rsidP="005432E1">
      <w:pPr>
        <w:pStyle w:val="ListParagraph"/>
        <w:spacing w:line="240" w:lineRule="auto"/>
        <w:ind w:left="360"/>
        <w:rPr>
          <w:ins w:id="1781" w:author="Cristian Sbrolli" w:date="2020-12-04T22:03:00Z"/>
          <w:rStyle w:val="SubtleEmphasis"/>
          <w:rFonts w:cstheme="minorHAnsi"/>
          <w:sz w:val="24"/>
          <w:szCs w:val="24"/>
          <w:rPrChange w:id="1782" w:author="Cristian Sbrolli" w:date="2020-12-04T22:04:00Z">
            <w:rPr>
              <w:ins w:id="1783" w:author="Cristian Sbrolli" w:date="2020-12-04T22:03:00Z"/>
              <w:rStyle w:val="SubtleEmphasis"/>
              <w:rFonts w:ascii="Bell MT" w:hAnsi="Bell MT"/>
              <w:sz w:val="44"/>
              <w:szCs w:val="44"/>
            </w:rPr>
          </w:rPrChange>
        </w:rPr>
      </w:pPr>
      <w:ins w:id="1784" w:author="Cristian Sbrolli" w:date="2020-12-04T22:03:00Z">
        <w:r w:rsidRPr="005432E1">
          <w:rPr>
            <w:rStyle w:val="SubtleEmphasis"/>
            <w:rFonts w:cstheme="minorHAnsi"/>
            <w:sz w:val="24"/>
            <w:szCs w:val="24"/>
            <w:rPrChange w:id="1785" w:author="Cristian Sbrolli" w:date="2020-12-04T22:04:00Z">
              <w:rPr>
                <w:rStyle w:val="SubtleEmphasis"/>
                <w:rFonts w:ascii="Bell MT" w:hAnsi="Bell MT"/>
                <w:sz w:val="44"/>
                <w:szCs w:val="44"/>
              </w:rPr>
            </w:rPrChange>
          </w:rPr>
          <w:t>all i: Item | #(products.i) = 1</w:t>
        </w:r>
      </w:ins>
    </w:p>
    <w:p w14:paraId="6ACEFB39" w14:textId="77777777" w:rsidR="005432E1" w:rsidRPr="005432E1" w:rsidRDefault="005432E1" w:rsidP="005432E1">
      <w:pPr>
        <w:pStyle w:val="ListParagraph"/>
        <w:spacing w:line="240" w:lineRule="auto"/>
        <w:ind w:left="360"/>
        <w:rPr>
          <w:ins w:id="1786" w:author="Cristian Sbrolli" w:date="2020-12-04T22:03:00Z"/>
          <w:rStyle w:val="SubtleEmphasis"/>
          <w:rFonts w:cstheme="minorHAnsi"/>
          <w:sz w:val="24"/>
          <w:szCs w:val="24"/>
          <w:rPrChange w:id="1787" w:author="Cristian Sbrolli" w:date="2020-12-04T22:04:00Z">
            <w:rPr>
              <w:ins w:id="1788" w:author="Cristian Sbrolli" w:date="2020-12-04T22:03:00Z"/>
              <w:rStyle w:val="SubtleEmphasis"/>
              <w:rFonts w:ascii="Bell MT" w:hAnsi="Bell MT"/>
              <w:sz w:val="44"/>
              <w:szCs w:val="44"/>
            </w:rPr>
          </w:rPrChange>
        </w:rPr>
      </w:pPr>
      <w:ins w:id="1789" w:author="Cristian Sbrolli" w:date="2020-12-04T22:03:00Z">
        <w:r w:rsidRPr="005432E1">
          <w:rPr>
            <w:rStyle w:val="SubtleEmphasis"/>
            <w:rFonts w:cstheme="minorHAnsi"/>
            <w:sz w:val="24"/>
            <w:szCs w:val="24"/>
            <w:rPrChange w:id="1790" w:author="Cristian Sbrolli" w:date="2020-12-04T22:04:00Z">
              <w:rPr>
                <w:rStyle w:val="SubtleEmphasis"/>
                <w:rFonts w:ascii="Bell MT" w:hAnsi="Bell MT"/>
                <w:sz w:val="44"/>
                <w:szCs w:val="44"/>
              </w:rPr>
            </w:rPrChange>
          </w:rPr>
          <w:lastRenderedPageBreak/>
          <w:t>}</w:t>
        </w:r>
      </w:ins>
    </w:p>
    <w:p w14:paraId="2188A981" w14:textId="77777777" w:rsidR="005432E1" w:rsidRPr="005432E1" w:rsidRDefault="005432E1" w:rsidP="005432E1">
      <w:pPr>
        <w:pStyle w:val="ListParagraph"/>
        <w:spacing w:line="240" w:lineRule="auto"/>
        <w:ind w:left="360"/>
        <w:rPr>
          <w:ins w:id="1791" w:author="Cristian Sbrolli" w:date="2020-12-04T22:03:00Z"/>
          <w:rStyle w:val="SubtleEmphasis"/>
          <w:rFonts w:cstheme="minorHAnsi"/>
          <w:sz w:val="24"/>
          <w:szCs w:val="24"/>
          <w:rPrChange w:id="1792" w:author="Cristian Sbrolli" w:date="2020-12-04T22:04:00Z">
            <w:rPr>
              <w:ins w:id="1793" w:author="Cristian Sbrolli" w:date="2020-12-04T22:03:00Z"/>
              <w:rStyle w:val="SubtleEmphasis"/>
              <w:rFonts w:ascii="Bell MT" w:hAnsi="Bell MT"/>
              <w:sz w:val="44"/>
              <w:szCs w:val="44"/>
            </w:rPr>
          </w:rPrChange>
        </w:rPr>
      </w:pPr>
    </w:p>
    <w:p w14:paraId="12DB6DA4" w14:textId="77777777" w:rsidR="005432E1" w:rsidRPr="005432E1" w:rsidRDefault="005432E1" w:rsidP="005432E1">
      <w:pPr>
        <w:pStyle w:val="ListParagraph"/>
        <w:spacing w:line="240" w:lineRule="auto"/>
        <w:ind w:left="360"/>
        <w:rPr>
          <w:ins w:id="1794" w:author="Cristian Sbrolli" w:date="2020-12-04T22:03:00Z"/>
          <w:rStyle w:val="SubtleEmphasis"/>
          <w:rFonts w:cstheme="minorHAnsi"/>
          <w:sz w:val="24"/>
          <w:szCs w:val="24"/>
          <w:rPrChange w:id="1795" w:author="Cristian Sbrolli" w:date="2020-12-04T22:04:00Z">
            <w:rPr>
              <w:ins w:id="1796" w:author="Cristian Sbrolli" w:date="2020-12-04T22:03:00Z"/>
              <w:rStyle w:val="SubtleEmphasis"/>
              <w:rFonts w:ascii="Bell MT" w:hAnsi="Bell MT"/>
              <w:sz w:val="44"/>
              <w:szCs w:val="44"/>
            </w:rPr>
          </w:rPrChange>
        </w:rPr>
      </w:pPr>
      <w:ins w:id="1797" w:author="Cristian Sbrolli" w:date="2020-12-04T22:03:00Z">
        <w:r w:rsidRPr="005432E1">
          <w:rPr>
            <w:rStyle w:val="SubtleEmphasis"/>
            <w:rFonts w:cstheme="minorHAnsi"/>
            <w:sz w:val="24"/>
            <w:szCs w:val="24"/>
            <w:rPrChange w:id="1798" w:author="Cristian Sbrolli" w:date="2020-12-04T22:04:00Z">
              <w:rPr>
                <w:rStyle w:val="SubtleEmphasis"/>
                <w:rFonts w:ascii="Bell MT" w:hAnsi="Bell MT"/>
                <w:sz w:val="44"/>
                <w:szCs w:val="44"/>
              </w:rPr>
            </w:rPrChange>
          </w:rPr>
          <w:t xml:space="preserve">//each GPS is associated to a </w:t>
        </w:r>
        <w:proofErr w:type="spellStart"/>
        <w:r w:rsidRPr="005432E1">
          <w:rPr>
            <w:rStyle w:val="SubtleEmphasis"/>
            <w:rFonts w:cstheme="minorHAnsi"/>
            <w:sz w:val="24"/>
            <w:szCs w:val="24"/>
            <w:rPrChange w:id="1799" w:author="Cristian Sbrolli" w:date="2020-12-04T22:04:00Z">
              <w:rPr>
                <w:rStyle w:val="SubtleEmphasis"/>
                <w:rFonts w:ascii="Bell MT" w:hAnsi="Bell MT"/>
                <w:sz w:val="44"/>
                <w:szCs w:val="44"/>
              </w:rPr>
            </w:rPrChange>
          </w:rPr>
          <w:t>SmartDevice</w:t>
        </w:r>
        <w:proofErr w:type="spellEnd"/>
      </w:ins>
    </w:p>
    <w:p w14:paraId="0709F3C4" w14:textId="77777777" w:rsidR="005432E1" w:rsidRPr="005432E1" w:rsidRDefault="005432E1" w:rsidP="005432E1">
      <w:pPr>
        <w:pStyle w:val="ListParagraph"/>
        <w:spacing w:line="240" w:lineRule="auto"/>
        <w:ind w:left="360"/>
        <w:rPr>
          <w:ins w:id="1800" w:author="Cristian Sbrolli" w:date="2020-12-04T22:03:00Z"/>
          <w:rStyle w:val="SubtleEmphasis"/>
          <w:rFonts w:cstheme="minorHAnsi"/>
          <w:sz w:val="24"/>
          <w:szCs w:val="24"/>
          <w:rPrChange w:id="1801" w:author="Cristian Sbrolli" w:date="2020-12-04T22:04:00Z">
            <w:rPr>
              <w:ins w:id="1802" w:author="Cristian Sbrolli" w:date="2020-12-04T22:03:00Z"/>
              <w:rStyle w:val="SubtleEmphasis"/>
              <w:rFonts w:ascii="Bell MT" w:hAnsi="Bell MT"/>
              <w:sz w:val="44"/>
              <w:szCs w:val="44"/>
            </w:rPr>
          </w:rPrChange>
        </w:rPr>
      </w:pPr>
      <w:ins w:id="1803" w:author="Cristian Sbrolli" w:date="2020-12-04T22:03:00Z">
        <w:r w:rsidRPr="005432E1">
          <w:rPr>
            <w:rStyle w:val="SubtleEmphasis"/>
            <w:rFonts w:cstheme="minorHAnsi"/>
            <w:sz w:val="24"/>
            <w:szCs w:val="24"/>
            <w:rPrChange w:id="1804" w:author="Cristian Sbrolli" w:date="2020-12-04T22:04:00Z">
              <w:rPr>
                <w:rStyle w:val="SubtleEmphasis"/>
                <w:rFonts w:ascii="Bell MT" w:hAnsi="Bell MT"/>
                <w:sz w:val="44"/>
                <w:szCs w:val="44"/>
              </w:rPr>
            </w:rPrChange>
          </w:rPr>
          <w:t>fact {</w:t>
        </w:r>
      </w:ins>
    </w:p>
    <w:p w14:paraId="23D948BF" w14:textId="77777777" w:rsidR="005432E1" w:rsidRPr="005432E1" w:rsidRDefault="005432E1" w:rsidP="005432E1">
      <w:pPr>
        <w:pStyle w:val="ListParagraph"/>
        <w:spacing w:line="240" w:lineRule="auto"/>
        <w:ind w:left="360"/>
        <w:rPr>
          <w:ins w:id="1805" w:author="Cristian Sbrolli" w:date="2020-12-04T22:03:00Z"/>
          <w:rStyle w:val="SubtleEmphasis"/>
          <w:rFonts w:cstheme="minorHAnsi"/>
          <w:sz w:val="24"/>
          <w:szCs w:val="24"/>
          <w:rPrChange w:id="1806" w:author="Cristian Sbrolli" w:date="2020-12-04T22:04:00Z">
            <w:rPr>
              <w:ins w:id="1807" w:author="Cristian Sbrolli" w:date="2020-12-04T22:03:00Z"/>
              <w:rStyle w:val="SubtleEmphasis"/>
              <w:rFonts w:ascii="Bell MT" w:hAnsi="Bell MT"/>
              <w:sz w:val="44"/>
              <w:szCs w:val="44"/>
            </w:rPr>
          </w:rPrChange>
        </w:rPr>
      </w:pPr>
      <w:ins w:id="1808" w:author="Cristian Sbrolli" w:date="2020-12-04T22:03:00Z">
        <w:r w:rsidRPr="005432E1">
          <w:rPr>
            <w:rStyle w:val="SubtleEmphasis"/>
            <w:rFonts w:cstheme="minorHAnsi"/>
            <w:sz w:val="24"/>
            <w:szCs w:val="24"/>
            <w:rPrChange w:id="1809" w:author="Cristian Sbrolli" w:date="2020-12-04T22:04:00Z">
              <w:rPr>
                <w:rStyle w:val="SubtleEmphasis"/>
                <w:rFonts w:ascii="Bell MT" w:hAnsi="Bell MT"/>
                <w:sz w:val="44"/>
                <w:szCs w:val="44"/>
              </w:rPr>
            </w:rPrChange>
          </w:rPr>
          <w:t xml:space="preserve">all g: GPS | #(localizationDevice.g) =1 </w:t>
        </w:r>
      </w:ins>
    </w:p>
    <w:p w14:paraId="61C8971C" w14:textId="77777777" w:rsidR="005432E1" w:rsidRPr="005432E1" w:rsidRDefault="005432E1" w:rsidP="005432E1">
      <w:pPr>
        <w:pStyle w:val="ListParagraph"/>
        <w:spacing w:line="240" w:lineRule="auto"/>
        <w:ind w:left="360"/>
        <w:rPr>
          <w:ins w:id="1810" w:author="Cristian Sbrolli" w:date="2020-12-04T22:03:00Z"/>
          <w:rStyle w:val="SubtleEmphasis"/>
          <w:rFonts w:cstheme="minorHAnsi"/>
          <w:sz w:val="24"/>
          <w:szCs w:val="24"/>
          <w:rPrChange w:id="1811" w:author="Cristian Sbrolli" w:date="2020-12-04T22:04:00Z">
            <w:rPr>
              <w:ins w:id="1812" w:author="Cristian Sbrolli" w:date="2020-12-04T22:03:00Z"/>
              <w:rStyle w:val="SubtleEmphasis"/>
              <w:rFonts w:ascii="Bell MT" w:hAnsi="Bell MT"/>
              <w:sz w:val="44"/>
              <w:szCs w:val="44"/>
            </w:rPr>
          </w:rPrChange>
        </w:rPr>
      </w:pPr>
      <w:ins w:id="1813" w:author="Cristian Sbrolli" w:date="2020-12-04T22:03:00Z">
        <w:r w:rsidRPr="005432E1">
          <w:rPr>
            <w:rStyle w:val="SubtleEmphasis"/>
            <w:rFonts w:cstheme="minorHAnsi"/>
            <w:sz w:val="24"/>
            <w:szCs w:val="24"/>
            <w:rPrChange w:id="1814" w:author="Cristian Sbrolli" w:date="2020-12-04T22:04:00Z">
              <w:rPr>
                <w:rStyle w:val="SubtleEmphasis"/>
                <w:rFonts w:ascii="Bell MT" w:hAnsi="Bell MT"/>
                <w:sz w:val="44"/>
                <w:szCs w:val="44"/>
              </w:rPr>
            </w:rPrChange>
          </w:rPr>
          <w:t>}</w:t>
        </w:r>
      </w:ins>
    </w:p>
    <w:p w14:paraId="6759F133" w14:textId="77777777" w:rsidR="005432E1" w:rsidRPr="005432E1" w:rsidRDefault="005432E1" w:rsidP="005432E1">
      <w:pPr>
        <w:pStyle w:val="ListParagraph"/>
        <w:spacing w:line="240" w:lineRule="auto"/>
        <w:ind w:left="360"/>
        <w:rPr>
          <w:ins w:id="1815" w:author="Cristian Sbrolli" w:date="2020-12-04T22:03:00Z"/>
          <w:rStyle w:val="SubtleEmphasis"/>
          <w:rFonts w:cstheme="minorHAnsi"/>
          <w:sz w:val="24"/>
          <w:szCs w:val="24"/>
          <w:rPrChange w:id="1816" w:author="Cristian Sbrolli" w:date="2020-12-04T22:04:00Z">
            <w:rPr>
              <w:ins w:id="1817" w:author="Cristian Sbrolli" w:date="2020-12-04T22:03:00Z"/>
              <w:rStyle w:val="SubtleEmphasis"/>
              <w:rFonts w:ascii="Bell MT" w:hAnsi="Bell MT"/>
              <w:sz w:val="44"/>
              <w:szCs w:val="44"/>
            </w:rPr>
          </w:rPrChange>
        </w:rPr>
      </w:pPr>
    </w:p>
    <w:p w14:paraId="00871E2D" w14:textId="77777777" w:rsidR="005432E1" w:rsidRPr="005432E1" w:rsidRDefault="005432E1" w:rsidP="005432E1">
      <w:pPr>
        <w:pStyle w:val="ListParagraph"/>
        <w:spacing w:line="240" w:lineRule="auto"/>
        <w:ind w:left="360"/>
        <w:rPr>
          <w:ins w:id="1818" w:author="Cristian Sbrolli" w:date="2020-12-04T22:03:00Z"/>
          <w:rStyle w:val="SubtleEmphasis"/>
          <w:rFonts w:cstheme="minorHAnsi"/>
          <w:sz w:val="24"/>
          <w:szCs w:val="24"/>
          <w:rPrChange w:id="1819" w:author="Cristian Sbrolli" w:date="2020-12-04T22:04:00Z">
            <w:rPr>
              <w:ins w:id="1820" w:author="Cristian Sbrolli" w:date="2020-12-04T22:03:00Z"/>
              <w:rStyle w:val="SubtleEmphasis"/>
              <w:rFonts w:ascii="Bell MT" w:hAnsi="Bell MT"/>
              <w:sz w:val="44"/>
              <w:szCs w:val="44"/>
            </w:rPr>
          </w:rPrChange>
        </w:rPr>
      </w:pPr>
      <w:ins w:id="1821" w:author="Cristian Sbrolli" w:date="2020-12-04T22:03:00Z">
        <w:r w:rsidRPr="005432E1">
          <w:rPr>
            <w:rStyle w:val="SubtleEmphasis"/>
            <w:rFonts w:cstheme="minorHAnsi"/>
            <w:sz w:val="24"/>
            <w:szCs w:val="24"/>
            <w:rPrChange w:id="1822" w:author="Cristian Sbrolli" w:date="2020-12-04T22:04:00Z">
              <w:rPr>
                <w:rStyle w:val="SubtleEmphasis"/>
                <w:rFonts w:ascii="Bell MT" w:hAnsi="Bell MT"/>
                <w:sz w:val="44"/>
                <w:szCs w:val="44"/>
              </w:rPr>
            </w:rPrChange>
          </w:rPr>
          <w:t xml:space="preserve">//each </w:t>
        </w:r>
        <w:proofErr w:type="spellStart"/>
        <w:r w:rsidRPr="005432E1">
          <w:rPr>
            <w:rStyle w:val="SubtleEmphasis"/>
            <w:rFonts w:cstheme="minorHAnsi"/>
            <w:sz w:val="24"/>
            <w:szCs w:val="24"/>
            <w:rPrChange w:id="1823"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1824" w:author="Cristian Sbrolli" w:date="2020-12-04T22:04:00Z">
              <w:rPr>
                <w:rStyle w:val="SubtleEmphasis"/>
                <w:rFonts w:ascii="Bell MT" w:hAnsi="Bell MT"/>
                <w:sz w:val="44"/>
                <w:szCs w:val="44"/>
              </w:rPr>
            </w:rPrChange>
          </w:rPr>
          <w:t xml:space="preserve"> is associated to a Virtual User</w:t>
        </w:r>
      </w:ins>
    </w:p>
    <w:p w14:paraId="5A9D665C" w14:textId="77777777" w:rsidR="005432E1" w:rsidRPr="005432E1" w:rsidRDefault="005432E1" w:rsidP="005432E1">
      <w:pPr>
        <w:pStyle w:val="ListParagraph"/>
        <w:spacing w:line="240" w:lineRule="auto"/>
        <w:ind w:left="360"/>
        <w:rPr>
          <w:ins w:id="1825" w:author="Cristian Sbrolli" w:date="2020-12-04T22:03:00Z"/>
          <w:rStyle w:val="SubtleEmphasis"/>
          <w:rFonts w:cstheme="minorHAnsi"/>
          <w:sz w:val="24"/>
          <w:szCs w:val="24"/>
          <w:rPrChange w:id="1826" w:author="Cristian Sbrolli" w:date="2020-12-04T22:04:00Z">
            <w:rPr>
              <w:ins w:id="1827" w:author="Cristian Sbrolli" w:date="2020-12-04T22:03:00Z"/>
              <w:rStyle w:val="SubtleEmphasis"/>
              <w:rFonts w:ascii="Bell MT" w:hAnsi="Bell MT"/>
              <w:sz w:val="44"/>
              <w:szCs w:val="44"/>
            </w:rPr>
          </w:rPrChange>
        </w:rPr>
      </w:pPr>
      <w:ins w:id="1828" w:author="Cristian Sbrolli" w:date="2020-12-04T22:03:00Z">
        <w:r w:rsidRPr="005432E1">
          <w:rPr>
            <w:rStyle w:val="SubtleEmphasis"/>
            <w:rFonts w:cstheme="minorHAnsi"/>
            <w:sz w:val="24"/>
            <w:szCs w:val="24"/>
            <w:rPrChange w:id="1829" w:author="Cristian Sbrolli" w:date="2020-12-04T22:04:00Z">
              <w:rPr>
                <w:rStyle w:val="SubtleEmphasis"/>
                <w:rFonts w:ascii="Bell MT" w:hAnsi="Bell MT"/>
                <w:sz w:val="44"/>
                <w:szCs w:val="44"/>
              </w:rPr>
            </w:rPrChange>
          </w:rPr>
          <w:t>fact {</w:t>
        </w:r>
      </w:ins>
    </w:p>
    <w:p w14:paraId="636CB23C" w14:textId="77777777" w:rsidR="005432E1" w:rsidRPr="005432E1" w:rsidRDefault="005432E1" w:rsidP="005432E1">
      <w:pPr>
        <w:pStyle w:val="ListParagraph"/>
        <w:spacing w:line="240" w:lineRule="auto"/>
        <w:ind w:left="360"/>
        <w:rPr>
          <w:ins w:id="1830" w:author="Cristian Sbrolli" w:date="2020-12-04T22:03:00Z"/>
          <w:rStyle w:val="SubtleEmphasis"/>
          <w:rFonts w:cstheme="minorHAnsi"/>
          <w:sz w:val="24"/>
          <w:szCs w:val="24"/>
          <w:rPrChange w:id="1831" w:author="Cristian Sbrolli" w:date="2020-12-04T22:04:00Z">
            <w:rPr>
              <w:ins w:id="1832" w:author="Cristian Sbrolli" w:date="2020-12-04T22:03:00Z"/>
              <w:rStyle w:val="SubtleEmphasis"/>
              <w:rFonts w:ascii="Bell MT" w:hAnsi="Bell MT"/>
              <w:sz w:val="44"/>
              <w:szCs w:val="44"/>
            </w:rPr>
          </w:rPrChange>
        </w:rPr>
      </w:pPr>
      <w:ins w:id="1833" w:author="Cristian Sbrolli" w:date="2020-12-04T22:03:00Z">
        <w:r w:rsidRPr="005432E1">
          <w:rPr>
            <w:rStyle w:val="SubtleEmphasis"/>
            <w:rFonts w:cstheme="minorHAnsi"/>
            <w:sz w:val="24"/>
            <w:szCs w:val="24"/>
            <w:rPrChange w:id="1834"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1835" w:author="Cristian Sbrolli" w:date="2020-12-04T22:04:00Z">
              <w:rPr>
                <w:rStyle w:val="SubtleEmphasis"/>
                <w:rFonts w:ascii="Bell MT" w:hAnsi="Bell MT"/>
                <w:sz w:val="44"/>
                <w:szCs w:val="44"/>
              </w:rPr>
            </w:rPrChange>
          </w:rPr>
          <w:t>sd</w:t>
        </w:r>
        <w:proofErr w:type="spellEnd"/>
        <w:r w:rsidRPr="005432E1">
          <w:rPr>
            <w:rStyle w:val="SubtleEmphasis"/>
            <w:rFonts w:cstheme="minorHAnsi"/>
            <w:sz w:val="24"/>
            <w:szCs w:val="24"/>
            <w:rPrChange w:id="1836"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837" w:author="Cristian Sbrolli" w:date="2020-12-04T22:04:00Z">
              <w:rPr>
                <w:rStyle w:val="SubtleEmphasis"/>
                <w:rFonts w:ascii="Bell MT" w:hAnsi="Bell MT"/>
                <w:sz w:val="44"/>
                <w:szCs w:val="44"/>
              </w:rPr>
            </w:rPrChange>
          </w:rPr>
          <w:t>SmartDevice</w:t>
        </w:r>
        <w:proofErr w:type="spellEnd"/>
        <w:r w:rsidRPr="005432E1">
          <w:rPr>
            <w:rStyle w:val="SubtleEmphasis"/>
            <w:rFonts w:cstheme="minorHAnsi"/>
            <w:sz w:val="24"/>
            <w:szCs w:val="24"/>
            <w:rPrChange w:id="1838" w:author="Cristian Sbrolli" w:date="2020-12-04T22:04:00Z">
              <w:rPr>
                <w:rStyle w:val="SubtleEmphasis"/>
                <w:rFonts w:ascii="Bell MT" w:hAnsi="Bell MT"/>
                <w:sz w:val="44"/>
                <w:szCs w:val="44"/>
              </w:rPr>
            </w:rPrChange>
          </w:rPr>
          <w:t xml:space="preserve"> | #(userDevice.sd) =1 </w:t>
        </w:r>
      </w:ins>
    </w:p>
    <w:p w14:paraId="5BFE92CB" w14:textId="77777777" w:rsidR="005432E1" w:rsidRPr="005432E1" w:rsidRDefault="005432E1" w:rsidP="005432E1">
      <w:pPr>
        <w:pStyle w:val="ListParagraph"/>
        <w:spacing w:line="240" w:lineRule="auto"/>
        <w:ind w:left="360"/>
        <w:rPr>
          <w:ins w:id="1839" w:author="Cristian Sbrolli" w:date="2020-12-04T22:03:00Z"/>
          <w:rStyle w:val="SubtleEmphasis"/>
          <w:rFonts w:cstheme="minorHAnsi"/>
          <w:sz w:val="24"/>
          <w:szCs w:val="24"/>
          <w:rPrChange w:id="1840" w:author="Cristian Sbrolli" w:date="2020-12-04T22:04:00Z">
            <w:rPr>
              <w:ins w:id="1841" w:author="Cristian Sbrolli" w:date="2020-12-04T22:03:00Z"/>
              <w:rStyle w:val="SubtleEmphasis"/>
              <w:rFonts w:ascii="Bell MT" w:hAnsi="Bell MT"/>
              <w:sz w:val="44"/>
              <w:szCs w:val="44"/>
            </w:rPr>
          </w:rPrChange>
        </w:rPr>
      </w:pPr>
      <w:ins w:id="1842" w:author="Cristian Sbrolli" w:date="2020-12-04T22:03:00Z">
        <w:r w:rsidRPr="005432E1">
          <w:rPr>
            <w:rStyle w:val="SubtleEmphasis"/>
            <w:rFonts w:cstheme="minorHAnsi"/>
            <w:sz w:val="24"/>
            <w:szCs w:val="24"/>
            <w:rPrChange w:id="1843" w:author="Cristian Sbrolli" w:date="2020-12-04T22:04:00Z">
              <w:rPr>
                <w:rStyle w:val="SubtleEmphasis"/>
                <w:rFonts w:ascii="Bell MT" w:hAnsi="Bell MT"/>
                <w:sz w:val="44"/>
                <w:szCs w:val="44"/>
              </w:rPr>
            </w:rPrChange>
          </w:rPr>
          <w:t>}</w:t>
        </w:r>
      </w:ins>
    </w:p>
    <w:p w14:paraId="50525E45" w14:textId="5DD59D6D" w:rsidR="005432E1" w:rsidRDefault="005432E1" w:rsidP="005432E1">
      <w:pPr>
        <w:pStyle w:val="ListParagraph"/>
        <w:spacing w:line="240" w:lineRule="auto"/>
        <w:ind w:left="360"/>
        <w:rPr>
          <w:ins w:id="1844" w:author="Cristian Sbrolli" w:date="2020-12-05T03:22:00Z"/>
          <w:rStyle w:val="SubtleEmphasis"/>
          <w:rFonts w:cstheme="minorHAnsi"/>
          <w:sz w:val="24"/>
          <w:szCs w:val="24"/>
        </w:rPr>
      </w:pPr>
    </w:p>
    <w:p w14:paraId="564702D1" w14:textId="77777777" w:rsidR="00846914" w:rsidRPr="00846914" w:rsidRDefault="00846914" w:rsidP="00846914">
      <w:pPr>
        <w:pStyle w:val="ListParagraph"/>
        <w:spacing w:line="240" w:lineRule="auto"/>
        <w:ind w:left="360"/>
        <w:rPr>
          <w:ins w:id="1845" w:author="Cristian Sbrolli" w:date="2020-12-05T03:22:00Z"/>
          <w:rStyle w:val="SubtleEmphasis"/>
          <w:rFonts w:cstheme="minorHAnsi"/>
          <w:sz w:val="24"/>
          <w:szCs w:val="24"/>
        </w:rPr>
      </w:pPr>
      <w:ins w:id="1846" w:author="Cristian Sbrolli" w:date="2020-12-05T03:22:00Z">
        <w:r w:rsidRPr="00846914">
          <w:rPr>
            <w:rStyle w:val="SubtleEmphasis"/>
            <w:rFonts w:cstheme="minorHAnsi"/>
            <w:sz w:val="24"/>
            <w:szCs w:val="24"/>
          </w:rPr>
          <w:t>//each category is associated at least to one department</w:t>
        </w:r>
      </w:ins>
    </w:p>
    <w:p w14:paraId="7D43E3BD" w14:textId="77777777" w:rsidR="00846914" w:rsidRPr="00846914" w:rsidRDefault="00846914" w:rsidP="00846914">
      <w:pPr>
        <w:pStyle w:val="ListParagraph"/>
        <w:spacing w:line="240" w:lineRule="auto"/>
        <w:ind w:left="360"/>
        <w:rPr>
          <w:ins w:id="1847" w:author="Cristian Sbrolli" w:date="2020-12-05T03:22:00Z"/>
          <w:rStyle w:val="SubtleEmphasis"/>
          <w:rFonts w:cstheme="minorHAnsi"/>
          <w:sz w:val="24"/>
          <w:szCs w:val="24"/>
        </w:rPr>
      </w:pPr>
      <w:ins w:id="1848" w:author="Cristian Sbrolli" w:date="2020-12-05T03:22:00Z">
        <w:r w:rsidRPr="00846914">
          <w:rPr>
            <w:rStyle w:val="SubtleEmphasis"/>
            <w:rFonts w:cstheme="minorHAnsi"/>
            <w:sz w:val="24"/>
            <w:szCs w:val="24"/>
          </w:rPr>
          <w:t>fact{</w:t>
        </w:r>
      </w:ins>
    </w:p>
    <w:p w14:paraId="3084C55E" w14:textId="77777777" w:rsidR="00846914" w:rsidRPr="00846914" w:rsidRDefault="00846914" w:rsidP="00846914">
      <w:pPr>
        <w:pStyle w:val="ListParagraph"/>
        <w:spacing w:line="240" w:lineRule="auto"/>
        <w:ind w:left="360"/>
        <w:rPr>
          <w:ins w:id="1849" w:author="Cristian Sbrolli" w:date="2020-12-05T03:22:00Z"/>
          <w:rStyle w:val="SubtleEmphasis"/>
          <w:rFonts w:cstheme="minorHAnsi"/>
          <w:sz w:val="24"/>
          <w:szCs w:val="24"/>
        </w:rPr>
      </w:pPr>
      <w:ins w:id="1850" w:author="Cristian Sbrolli" w:date="2020-12-05T03:22:00Z">
        <w:r w:rsidRPr="00846914">
          <w:rPr>
            <w:rStyle w:val="SubtleEmphasis"/>
            <w:rFonts w:cstheme="minorHAnsi"/>
            <w:sz w:val="24"/>
            <w:szCs w:val="24"/>
          </w:rPr>
          <w:t>all c: Category | #categories.c &gt;= 1</w:t>
        </w:r>
      </w:ins>
    </w:p>
    <w:p w14:paraId="67054459" w14:textId="70947CCA" w:rsidR="00846914" w:rsidRDefault="00846914" w:rsidP="00846914">
      <w:pPr>
        <w:pStyle w:val="ListParagraph"/>
        <w:spacing w:line="240" w:lineRule="auto"/>
        <w:ind w:left="360"/>
        <w:rPr>
          <w:ins w:id="1851" w:author="Cristian Sbrolli" w:date="2020-12-05T03:22:00Z"/>
          <w:rStyle w:val="SubtleEmphasis"/>
          <w:rFonts w:cstheme="minorHAnsi"/>
          <w:sz w:val="24"/>
          <w:szCs w:val="24"/>
        </w:rPr>
      </w:pPr>
      <w:ins w:id="1852" w:author="Cristian Sbrolli" w:date="2020-12-05T03:22:00Z">
        <w:r w:rsidRPr="00846914">
          <w:rPr>
            <w:rStyle w:val="SubtleEmphasis"/>
            <w:rFonts w:cstheme="minorHAnsi"/>
            <w:sz w:val="24"/>
            <w:szCs w:val="24"/>
          </w:rPr>
          <w:t>}</w:t>
        </w:r>
      </w:ins>
    </w:p>
    <w:p w14:paraId="13B9E6BD" w14:textId="77777777" w:rsidR="00846914" w:rsidRPr="005432E1" w:rsidRDefault="00846914" w:rsidP="005432E1">
      <w:pPr>
        <w:pStyle w:val="ListParagraph"/>
        <w:spacing w:line="240" w:lineRule="auto"/>
        <w:ind w:left="360"/>
        <w:rPr>
          <w:ins w:id="1853" w:author="Cristian Sbrolli" w:date="2020-12-04T22:03:00Z"/>
          <w:rStyle w:val="SubtleEmphasis"/>
          <w:rFonts w:cstheme="minorHAnsi"/>
          <w:sz w:val="24"/>
          <w:szCs w:val="24"/>
          <w:rPrChange w:id="1854" w:author="Cristian Sbrolli" w:date="2020-12-04T22:04:00Z">
            <w:rPr>
              <w:ins w:id="1855" w:author="Cristian Sbrolli" w:date="2020-12-04T22:03:00Z"/>
              <w:rStyle w:val="SubtleEmphasis"/>
              <w:rFonts w:ascii="Bell MT" w:hAnsi="Bell MT"/>
              <w:sz w:val="44"/>
              <w:szCs w:val="44"/>
            </w:rPr>
          </w:rPrChange>
        </w:rPr>
      </w:pPr>
    </w:p>
    <w:p w14:paraId="02F765D2" w14:textId="77777777" w:rsidR="005432E1" w:rsidRPr="005432E1" w:rsidRDefault="005432E1" w:rsidP="005432E1">
      <w:pPr>
        <w:pStyle w:val="ListParagraph"/>
        <w:spacing w:line="240" w:lineRule="auto"/>
        <w:ind w:left="360"/>
        <w:rPr>
          <w:ins w:id="1856" w:author="Cristian Sbrolli" w:date="2020-12-04T22:03:00Z"/>
          <w:rStyle w:val="SubtleEmphasis"/>
          <w:rFonts w:cstheme="minorHAnsi"/>
          <w:sz w:val="24"/>
          <w:szCs w:val="24"/>
          <w:rPrChange w:id="1857" w:author="Cristian Sbrolli" w:date="2020-12-04T22:04:00Z">
            <w:rPr>
              <w:ins w:id="1858" w:author="Cristian Sbrolli" w:date="2020-12-04T22:03:00Z"/>
              <w:rStyle w:val="SubtleEmphasis"/>
              <w:rFonts w:ascii="Bell MT" w:hAnsi="Bell MT"/>
              <w:sz w:val="44"/>
              <w:szCs w:val="44"/>
            </w:rPr>
          </w:rPrChange>
        </w:rPr>
      </w:pPr>
      <w:ins w:id="1859" w:author="Cristian Sbrolli" w:date="2020-12-04T22:03:00Z">
        <w:r w:rsidRPr="005432E1">
          <w:rPr>
            <w:rStyle w:val="SubtleEmphasis"/>
            <w:rFonts w:cstheme="minorHAnsi"/>
            <w:sz w:val="24"/>
            <w:szCs w:val="24"/>
            <w:rPrChange w:id="1860" w:author="Cristian Sbrolli" w:date="2020-12-04T22:04:00Z">
              <w:rPr>
                <w:rStyle w:val="SubtleEmphasis"/>
                <w:rFonts w:ascii="Bell MT" w:hAnsi="Bell MT"/>
                <w:sz w:val="44"/>
                <w:szCs w:val="44"/>
              </w:rPr>
            </w:rPrChange>
          </w:rPr>
          <w:t>//each ticket of any type belongs to a correct type of user</w:t>
        </w:r>
      </w:ins>
    </w:p>
    <w:p w14:paraId="6809DA37" w14:textId="77777777" w:rsidR="005432E1" w:rsidRPr="005432E1" w:rsidRDefault="005432E1" w:rsidP="005432E1">
      <w:pPr>
        <w:pStyle w:val="ListParagraph"/>
        <w:spacing w:line="240" w:lineRule="auto"/>
        <w:ind w:left="360"/>
        <w:rPr>
          <w:ins w:id="1861" w:author="Cristian Sbrolli" w:date="2020-12-04T22:03:00Z"/>
          <w:rStyle w:val="SubtleEmphasis"/>
          <w:rFonts w:cstheme="minorHAnsi"/>
          <w:sz w:val="24"/>
          <w:szCs w:val="24"/>
          <w:rPrChange w:id="1862" w:author="Cristian Sbrolli" w:date="2020-12-04T22:04:00Z">
            <w:rPr>
              <w:ins w:id="1863" w:author="Cristian Sbrolli" w:date="2020-12-04T22:03:00Z"/>
              <w:rStyle w:val="SubtleEmphasis"/>
              <w:rFonts w:ascii="Bell MT" w:hAnsi="Bell MT"/>
              <w:sz w:val="44"/>
              <w:szCs w:val="44"/>
            </w:rPr>
          </w:rPrChange>
        </w:rPr>
      </w:pPr>
      <w:ins w:id="1864" w:author="Cristian Sbrolli" w:date="2020-12-04T22:03:00Z">
        <w:r w:rsidRPr="005432E1">
          <w:rPr>
            <w:rStyle w:val="SubtleEmphasis"/>
            <w:rFonts w:cstheme="minorHAnsi"/>
            <w:sz w:val="24"/>
            <w:szCs w:val="24"/>
            <w:rPrChange w:id="1865" w:author="Cristian Sbrolli" w:date="2020-12-04T22:04:00Z">
              <w:rPr>
                <w:rStyle w:val="SubtleEmphasis"/>
                <w:rFonts w:ascii="Bell MT" w:hAnsi="Bell MT"/>
                <w:sz w:val="44"/>
                <w:szCs w:val="44"/>
              </w:rPr>
            </w:rPrChange>
          </w:rPr>
          <w:t>fact{</w:t>
        </w:r>
      </w:ins>
    </w:p>
    <w:p w14:paraId="5D056146" w14:textId="77777777" w:rsidR="005432E1" w:rsidRPr="005432E1" w:rsidRDefault="005432E1" w:rsidP="005432E1">
      <w:pPr>
        <w:pStyle w:val="ListParagraph"/>
        <w:spacing w:line="240" w:lineRule="auto"/>
        <w:ind w:left="360"/>
        <w:rPr>
          <w:ins w:id="1866" w:author="Cristian Sbrolli" w:date="2020-12-04T22:03:00Z"/>
          <w:rStyle w:val="SubtleEmphasis"/>
          <w:rFonts w:cstheme="minorHAnsi"/>
          <w:sz w:val="24"/>
          <w:szCs w:val="24"/>
          <w:rPrChange w:id="1867" w:author="Cristian Sbrolli" w:date="2020-12-04T22:04:00Z">
            <w:rPr>
              <w:ins w:id="1868" w:author="Cristian Sbrolli" w:date="2020-12-04T22:03:00Z"/>
              <w:rStyle w:val="SubtleEmphasis"/>
              <w:rFonts w:ascii="Bell MT" w:hAnsi="Bell MT"/>
              <w:sz w:val="44"/>
              <w:szCs w:val="44"/>
            </w:rPr>
          </w:rPrChange>
        </w:rPr>
      </w:pPr>
      <w:ins w:id="1869" w:author="Cristian Sbrolli" w:date="2020-12-04T22:03:00Z">
        <w:r w:rsidRPr="005432E1">
          <w:rPr>
            <w:rStyle w:val="SubtleEmphasis"/>
            <w:rFonts w:cstheme="minorHAnsi"/>
            <w:sz w:val="24"/>
            <w:szCs w:val="24"/>
            <w:rPrChange w:id="1870"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1871" w:author="Cristian Sbrolli" w:date="2020-12-04T22:04:00Z">
              <w:rPr>
                <w:rStyle w:val="SubtleEmphasis"/>
                <w:rFonts w:ascii="Bell MT" w:hAnsi="Bell MT"/>
                <w:sz w:val="44"/>
                <w:szCs w:val="44"/>
              </w:rPr>
            </w:rPrChange>
          </w:rPr>
          <w:t>vt</w:t>
        </w:r>
        <w:proofErr w:type="spellEnd"/>
        <w:r w:rsidRPr="005432E1">
          <w:rPr>
            <w:rStyle w:val="SubtleEmphasis"/>
            <w:rFonts w:cstheme="minorHAnsi"/>
            <w:sz w:val="24"/>
            <w:szCs w:val="24"/>
            <w:rPrChange w:id="1872"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873" w:author="Cristian Sbrolli" w:date="2020-12-04T22:04:00Z">
              <w:rPr>
                <w:rStyle w:val="SubtleEmphasis"/>
                <w:rFonts w:ascii="Bell MT" w:hAnsi="Bell MT"/>
                <w:sz w:val="44"/>
                <w:szCs w:val="44"/>
              </w:rPr>
            </w:rPrChange>
          </w:rPr>
          <w:t>VirtualTicket</w:t>
        </w:r>
        <w:proofErr w:type="spellEnd"/>
        <w:r w:rsidRPr="005432E1">
          <w:rPr>
            <w:rStyle w:val="SubtleEmphasis"/>
            <w:rFonts w:cstheme="minorHAnsi"/>
            <w:sz w:val="24"/>
            <w:szCs w:val="24"/>
            <w:rPrChange w:id="1874" w:author="Cristian Sbrolli" w:date="2020-12-04T22:04:00Z">
              <w:rPr>
                <w:rStyle w:val="SubtleEmphasis"/>
                <w:rFonts w:ascii="Bell MT" w:hAnsi="Bell MT"/>
                <w:sz w:val="44"/>
                <w:szCs w:val="44"/>
              </w:rPr>
            </w:rPrChange>
          </w:rPr>
          <w:t xml:space="preserve"> |  #(userVTickets.vt) = 1</w:t>
        </w:r>
      </w:ins>
    </w:p>
    <w:p w14:paraId="32719D7C" w14:textId="77777777" w:rsidR="005432E1" w:rsidRPr="005432E1" w:rsidRDefault="005432E1" w:rsidP="005432E1">
      <w:pPr>
        <w:pStyle w:val="ListParagraph"/>
        <w:spacing w:line="240" w:lineRule="auto"/>
        <w:ind w:left="360"/>
        <w:rPr>
          <w:ins w:id="1875" w:author="Cristian Sbrolli" w:date="2020-12-04T22:03:00Z"/>
          <w:rStyle w:val="SubtleEmphasis"/>
          <w:rFonts w:cstheme="minorHAnsi"/>
          <w:sz w:val="24"/>
          <w:szCs w:val="24"/>
          <w:rPrChange w:id="1876" w:author="Cristian Sbrolli" w:date="2020-12-04T22:04:00Z">
            <w:rPr>
              <w:ins w:id="1877" w:author="Cristian Sbrolli" w:date="2020-12-04T22:03:00Z"/>
              <w:rStyle w:val="SubtleEmphasis"/>
              <w:rFonts w:ascii="Bell MT" w:hAnsi="Bell MT"/>
              <w:sz w:val="44"/>
              <w:szCs w:val="44"/>
            </w:rPr>
          </w:rPrChange>
        </w:rPr>
      </w:pPr>
      <w:ins w:id="1878" w:author="Cristian Sbrolli" w:date="2020-12-04T22:03:00Z">
        <w:r w:rsidRPr="005432E1">
          <w:rPr>
            <w:rStyle w:val="SubtleEmphasis"/>
            <w:rFonts w:cstheme="minorHAnsi"/>
            <w:sz w:val="24"/>
            <w:szCs w:val="24"/>
            <w:rPrChange w:id="1879" w:author="Cristian Sbrolli" w:date="2020-12-04T22:04:00Z">
              <w:rPr>
                <w:rStyle w:val="SubtleEmphasis"/>
                <w:rFonts w:ascii="Bell MT" w:hAnsi="Bell MT"/>
                <w:sz w:val="44"/>
                <w:szCs w:val="44"/>
              </w:rPr>
            </w:rPrChange>
          </w:rPr>
          <w:t xml:space="preserve">all </w:t>
        </w:r>
        <w:proofErr w:type="spellStart"/>
        <w:r w:rsidRPr="005432E1">
          <w:rPr>
            <w:rStyle w:val="SubtleEmphasis"/>
            <w:rFonts w:cstheme="minorHAnsi"/>
            <w:sz w:val="24"/>
            <w:szCs w:val="24"/>
            <w:rPrChange w:id="1880" w:author="Cristian Sbrolli" w:date="2020-12-04T22:04:00Z">
              <w:rPr>
                <w:rStyle w:val="SubtleEmphasis"/>
                <w:rFonts w:ascii="Bell MT" w:hAnsi="Bell MT"/>
                <w:sz w:val="44"/>
                <w:szCs w:val="44"/>
              </w:rPr>
            </w:rPrChange>
          </w:rPr>
          <w:t>pt</w:t>
        </w:r>
        <w:proofErr w:type="spellEnd"/>
        <w:r w:rsidRPr="005432E1">
          <w:rPr>
            <w:rStyle w:val="SubtleEmphasis"/>
            <w:rFonts w:cstheme="minorHAnsi"/>
            <w:sz w:val="24"/>
            <w:szCs w:val="24"/>
            <w:rPrChange w:id="188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882" w:author="Cristian Sbrolli" w:date="2020-12-04T22:04:00Z">
              <w:rPr>
                <w:rStyle w:val="SubtleEmphasis"/>
                <w:rFonts w:ascii="Bell MT" w:hAnsi="Bell MT"/>
                <w:sz w:val="44"/>
                <w:szCs w:val="44"/>
              </w:rPr>
            </w:rPrChange>
          </w:rPr>
          <w:t>PhysicalTicket</w:t>
        </w:r>
        <w:proofErr w:type="spellEnd"/>
        <w:r w:rsidRPr="005432E1">
          <w:rPr>
            <w:rStyle w:val="SubtleEmphasis"/>
            <w:rFonts w:cstheme="minorHAnsi"/>
            <w:sz w:val="24"/>
            <w:szCs w:val="24"/>
            <w:rPrChange w:id="1883" w:author="Cristian Sbrolli" w:date="2020-12-04T22:04:00Z">
              <w:rPr>
                <w:rStyle w:val="SubtleEmphasis"/>
                <w:rFonts w:ascii="Bell MT" w:hAnsi="Bell MT"/>
                <w:sz w:val="44"/>
                <w:szCs w:val="44"/>
              </w:rPr>
            </w:rPrChange>
          </w:rPr>
          <w:t xml:space="preserve"> | #(userPTickets.pt) = 1</w:t>
        </w:r>
      </w:ins>
    </w:p>
    <w:p w14:paraId="4BB37CD5" w14:textId="77777777" w:rsidR="005432E1" w:rsidRPr="005432E1" w:rsidRDefault="005432E1" w:rsidP="005432E1">
      <w:pPr>
        <w:pStyle w:val="ListParagraph"/>
        <w:spacing w:line="240" w:lineRule="auto"/>
        <w:ind w:left="360"/>
        <w:rPr>
          <w:ins w:id="1884" w:author="Cristian Sbrolli" w:date="2020-12-04T22:03:00Z"/>
          <w:rStyle w:val="SubtleEmphasis"/>
          <w:rFonts w:cstheme="minorHAnsi"/>
          <w:sz w:val="24"/>
          <w:szCs w:val="24"/>
          <w:rPrChange w:id="1885" w:author="Cristian Sbrolli" w:date="2020-12-04T22:04:00Z">
            <w:rPr>
              <w:ins w:id="1886" w:author="Cristian Sbrolli" w:date="2020-12-04T22:03:00Z"/>
              <w:rStyle w:val="SubtleEmphasis"/>
              <w:rFonts w:ascii="Bell MT" w:hAnsi="Bell MT"/>
              <w:sz w:val="44"/>
              <w:szCs w:val="44"/>
            </w:rPr>
          </w:rPrChange>
        </w:rPr>
      </w:pPr>
      <w:ins w:id="1887" w:author="Cristian Sbrolli" w:date="2020-12-04T22:03:00Z">
        <w:r w:rsidRPr="005432E1">
          <w:rPr>
            <w:rStyle w:val="SubtleEmphasis"/>
            <w:rFonts w:cstheme="minorHAnsi"/>
            <w:sz w:val="24"/>
            <w:szCs w:val="24"/>
            <w:rPrChange w:id="1888" w:author="Cristian Sbrolli" w:date="2020-12-04T22:04:00Z">
              <w:rPr>
                <w:rStyle w:val="SubtleEmphasis"/>
                <w:rFonts w:ascii="Bell MT" w:hAnsi="Bell MT"/>
                <w:sz w:val="44"/>
                <w:szCs w:val="44"/>
              </w:rPr>
            </w:rPrChange>
          </w:rPr>
          <w:t>all vs: Visit | #(userVisits.vs) = 1</w:t>
        </w:r>
      </w:ins>
    </w:p>
    <w:p w14:paraId="5AC447F9" w14:textId="624818E3" w:rsidR="000477F7" w:rsidRPr="002C295C" w:rsidRDefault="005432E1" w:rsidP="002C295C">
      <w:pPr>
        <w:pStyle w:val="ListParagraph"/>
        <w:spacing w:line="240" w:lineRule="auto"/>
        <w:ind w:left="360"/>
        <w:rPr>
          <w:ins w:id="1889" w:author="Cristian Sbrolli" w:date="2020-12-05T00:14:00Z"/>
          <w:rStyle w:val="SubtleEmphasis"/>
          <w:rFonts w:cstheme="minorHAnsi"/>
          <w:sz w:val="24"/>
          <w:szCs w:val="24"/>
        </w:rPr>
      </w:pPr>
      <w:ins w:id="1890" w:author="Cristian Sbrolli" w:date="2020-12-04T22:03:00Z">
        <w:r w:rsidRPr="005432E1">
          <w:rPr>
            <w:rStyle w:val="SubtleEmphasis"/>
            <w:rFonts w:cstheme="minorHAnsi"/>
            <w:sz w:val="24"/>
            <w:szCs w:val="24"/>
            <w:rPrChange w:id="1891" w:author="Cristian Sbrolli" w:date="2020-12-04T22:04:00Z">
              <w:rPr>
                <w:rStyle w:val="SubtleEmphasis"/>
                <w:rFonts w:ascii="Bell MT" w:hAnsi="Bell MT"/>
                <w:sz w:val="44"/>
                <w:szCs w:val="44"/>
              </w:rPr>
            </w:rPrChange>
          </w:rPr>
          <w:t>}</w:t>
        </w:r>
      </w:ins>
    </w:p>
    <w:p w14:paraId="15E30176" w14:textId="43089C27" w:rsidR="000477F7" w:rsidRPr="000779FA" w:rsidRDefault="00C94560" w:rsidP="000477F7">
      <w:pPr>
        <w:pStyle w:val="ListParagraph"/>
        <w:numPr>
          <w:ilvl w:val="0"/>
          <w:numId w:val="74"/>
        </w:numPr>
        <w:spacing w:line="240" w:lineRule="auto"/>
        <w:rPr>
          <w:ins w:id="1892" w:author="Cristian Sbrolli" w:date="2020-12-05T00:12:00Z"/>
          <w:rStyle w:val="SubtleEmphasis"/>
          <w:rFonts w:ascii="Bell MT" w:hAnsi="Bell MT" w:cstheme="minorHAnsi"/>
          <w:sz w:val="44"/>
          <w:szCs w:val="44"/>
          <w:rPrChange w:id="1893" w:author="Cristian Sbrolli" w:date="2020-12-05T00:15:00Z">
            <w:rPr>
              <w:ins w:id="1894" w:author="Cristian Sbrolli" w:date="2020-12-05T00:12:00Z"/>
              <w:rStyle w:val="SubtleEmphasis"/>
              <w:rFonts w:cstheme="minorHAnsi"/>
              <w:sz w:val="24"/>
              <w:szCs w:val="24"/>
            </w:rPr>
          </w:rPrChange>
        </w:rPr>
        <w:pPrChange w:id="1895" w:author="Cristian Sbrolli" w:date="2020-12-05T00:14:00Z">
          <w:pPr>
            <w:pStyle w:val="ListParagraph"/>
            <w:spacing w:line="240" w:lineRule="auto"/>
            <w:ind w:left="360"/>
          </w:pPr>
        </w:pPrChange>
      </w:pPr>
      <w:ins w:id="1896" w:author="Cristian Sbrolli" w:date="2020-12-05T01:02:00Z">
        <w:r>
          <w:rPr>
            <w:rStyle w:val="SubtleEmphasis"/>
            <w:rFonts w:ascii="Bell MT" w:hAnsi="Bell MT" w:cstheme="minorHAnsi"/>
            <w:sz w:val="44"/>
            <w:szCs w:val="44"/>
          </w:rPr>
          <w:t>Dynamic Model</w:t>
        </w:r>
      </w:ins>
    </w:p>
    <w:p w14:paraId="4A0AB79B" w14:textId="6A2A4584" w:rsidR="005432E1" w:rsidRPr="004974ED" w:rsidRDefault="005432E1" w:rsidP="002C295C">
      <w:pPr>
        <w:pStyle w:val="ListParagraph"/>
        <w:spacing w:line="240" w:lineRule="auto"/>
        <w:ind w:left="360"/>
        <w:rPr>
          <w:ins w:id="1897" w:author="Cristian Sbrolli" w:date="2020-12-04T22:03:00Z"/>
          <w:rStyle w:val="SubtleEmphasis"/>
          <w:rFonts w:cstheme="minorHAnsi"/>
          <w:sz w:val="24"/>
          <w:szCs w:val="24"/>
          <w:rPrChange w:id="1898" w:author="Cristian Sbrolli" w:date="2020-12-05T00:07:00Z">
            <w:rPr>
              <w:ins w:id="1899" w:author="Cristian Sbrolli" w:date="2020-12-04T22:03:00Z"/>
              <w:rStyle w:val="SubtleEmphasis"/>
              <w:rFonts w:ascii="Bell MT" w:hAnsi="Bell MT"/>
              <w:sz w:val="44"/>
              <w:szCs w:val="44"/>
            </w:rPr>
          </w:rPrChange>
        </w:rPr>
      </w:pPr>
      <w:ins w:id="1900" w:author="Cristian Sbrolli" w:date="2020-12-04T22:03:00Z">
        <w:r w:rsidRPr="005432E1">
          <w:rPr>
            <w:rStyle w:val="SubtleEmphasis"/>
            <w:rFonts w:cstheme="minorHAnsi"/>
            <w:sz w:val="24"/>
            <w:szCs w:val="24"/>
            <w:rPrChange w:id="1901" w:author="Cristian Sbrolli" w:date="2020-12-04T22:04:00Z">
              <w:rPr>
                <w:rStyle w:val="SubtleEmphasis"/>
                <w:rFonts w:ascii="Bell MT" w:hAnsi="Bell MT"/>
                <w:sz w:val="44"/>
                <w:szCs w:val="44"/>
              </w:rPr>
            </w:rPrChange>
          </w:rPr>
          <w:tab/>
        </w:r>
      </w:ins>
    </w:p>
    <w:p w14:paraId="1832A4F4" w14:textId="77777777" w:rsidR="005432E1" w:rsidRPr="005432E1" w:rsidRDefault="005432E1" w:rsidP="005432E1">
      <w:pPr>
        <w:pStyle w:val="ListParagraph"/>
        <w:spacing w:line="240" w:lineRule="auto"/>
        <w:ind w:left="360"/>
        <w:rPr>
          <w:ins w:id="1902" w:author="Cristian Sbrolli" w:date="2020-12-04T22:03:00Z"/>
          <w:rStyle w:val="SubtleEmphasis"/>
          <w:rFonts w:cstheme="minorHAnsi"/>
          <w:sz w:val="24"/>
          <w:szCs w:val="24"/>
          <w:rPrChange w:id="1903" w:author="Cristian Sbrolli" w:date="2020-12-04T22:04:00Z">
            <w:rPr>
              <w:ins w:id="1904" w:author="Cristian Sbrolli" w:date="2020-12-04T22:03:00Z"/>
              <w:rStyle w:val="SubtleEmphasis"/>
              <w:rFonts w:ascii="Bell MT" w:hAnsi="Bell MT"/>
              <w:sz w:val="44"/>
              <w:szCs w:val="44"/>
            </w:rPr>
          </w:rPrChange>
        </w:rPr>
      </w:pPr>
      <w:ins w:id="1905" w:author="Cristian Sbrolli" w:date="2020-12-04T22:03:00Z">
        <w:r w:rsidRPr="005432E1">
          <w:rPr>
            <w:rStyle w:val="SubtleEmphasis"/>
            <w:rFonts w:cstheme="minorHAnsi"/>
            <w:sz w:val="24"/>
            <w:szCs w:val="24"/>
            <w:rPrChange w:id="1906" w:author="Cristian Sbrolli" w:date="2020-12-04T22:04:00Z">
              <w:rPr>
                <w:rStyle w:val="SubtleEmphasis"/>
                <w:rFonts w:ascii="Bell MT" w:hAnsi="Bell MT"/>
                <w:sz w:val="44"/>
                <w:szCs w:val="44"/>
              </w:rPr>
            </w:rPrChange>
          </w:rPr>
          <w:t>//G3. User inside stores are safe</w:t>
        </w:r>
      </w:ins>
    </w:p>
    <w:p w14:paraId="69EEF0D7" w14:textId="77777777" w:rsidR="005432E1" w:rsidRPr="005432E1" w:rsidRDefault="005432E1" w:rsidP="005432E1">
      <w:pPr>
        <w:pStyle w:val="ListParagraph"/>
        <w:spacing w:line="240" w:lineRule="auto"/>
        <w:ind w:left="360"/>
        <w:rPr>
          <w:ins w:id="1907" w:author="Cristian Sbrolli" w:date="2020-12-04T22:03:00Z"/>
          <w:rStyle w:val="SubtleEmphasis"/>
          <w:rFonts w:cstheme="minorHAnsi"/>
          <w:sz w:val="24"/>
          <w:szCs w:val="24"/>
          <w:rPrChange w:id="1908" w:author="Cristian Sbrolli" w:date="2020-12-04T22:04:00Z">
            <w:rPr>
              <w:ins w:id="1909" w:author="Cristian Sbrolli" w:date="2020-12-04T22:03:00Z"/>
              <w:rStyle w:val="SubtleEmphasis"/>
              <w:rFonts w:ascii="Bell MT" w:hAnsi="Bell MT"/>
              <w:sz w:val="44"/>
              <w:szCs w:val="44"/>
            </w:rPr>
          </w:rPrChange>
        </w:rPr>
      </w:pPr>
      <w:ins w:id="1910" w:author="Cristian Sbrolli" w:date="2020-12-04T22:03:00Z">
        <w:r w:rsidRPr="005432E1">
          <w:rPr>
            <w:rStyle w:val="SubtleEmphasis"/>
            <w:rFonts w:cstheme="minorHAnsi"/>
            <w:sz w:val="24"/>
            <w:szCs w:val="24"/>
            <w:rPrChange w:id="1911" w:author="Cristian Sbrolli" w:date="2020-12-04T22:04:00Z">
              <w:rPr>
                <w:rStyle w:val="SubtleEmphasis"/>
                <w:rFonts w:ascii="Bell MT" w:hAnsi="Bell MT"/>
                <w:sz w:val="44"/>
                <w:szCs w:val="44"/>
              </w:rPr>
            </w:rPrChange>
          </w:rPr>
          <w:t xml:space="preserve">assert </w:t>
        </w:r>
        <w:proofErr w:type="spellStart"/>
        <w:r w:rsidRPr="005432E1">
          <w:rPr>
            <w:rStyle w:val="SubtleEmphasis"/>
            <w:rFonts w:cstheme="minorHAnsi"/>
            <w:sz w:val="24"/>
            <w:szCs w:val="24"/>
            <w:rPrChange w:id="1912" w:author="Cristian Sbrolli" w:date="2020-12-04T22:04:00Z">
              <w:rPr>
                <w:rStyle w:val="SubtleEmphasis"/>
                <w:rFonts w:ascii="Bell MT" w:hAnsi="Bell MT"/>
                <w:sz w:val="44"/>
                <w:szCs w:val="44"/>
              </w:rPr>
            </w:rPrChange>
          </w:rPr>
          <w:t>allUsersInsideStoresAreSafe</w:t>
        </w:r>
        <w:proofErr w:type="spellEnd"/>
        <w:r w:rsidRPr="005432E1">
          <w:rPr>
            <w:rStyle w:val="SubtleEmphasis"/>
            <w:rFonts w:cstheme="minorHAnsi"/>
            <w:sz w:val="24"/>
            <w:szCs w:val="24"/>
            <w:rPrChange w:id="1913" w:author="Cristian Sbrolli" w:date="2020-12-04T22:04:00Z">
              <w:rPr>
                <w:rStyle w:val="SubtleEmphasis"/>
                <w:rFonts w:ascii="Bell MT" w:hAnsi="Bell MT"/>
                <w:sz w:val="44"/>
                <w:szCs w:val="44"/>
              </w:rPr>
            </w:rPrChange>
          </w:rPr>
          <w:t>{</w:t>
        </w:r>
      </w:ins>
    </w:p>
    <w:p w14:paraId="0E9A5DE5" w14:textId="77777777" w:rsidR="005432E1" w:rsidRPr="005432E1" w:rsidRDefault="005432E1" w:rsidP="005432E1">
      <w:pPr>
        <w:pStyle w:val="ListParagraph"/>
        <w:spacing w:line="240" w:lineRule="auto"/>
        <w:ind w:left="360"/>
        <w:rPr>
          <w:ins w:id="1914" w:author="Cristian Sbrolli" w:date="2020-12-04T22:03:00Z"/>
          <w:rStyle w:val="SubtleEmphasis"/>
          <w:rFonts w:cstheme="minorHAnsi"/>
          <w:sz w:val="24"/>
          <w:szCs w:val="24"/>
          <w:rPrChange w:id="1915" w:author="Cristian Sbrolli" w:date="2020-12-04T22:04:00Z">
            <w:rPr>
              <w:ins w:id="1916" w:author="Cristian Sbrolli" w:date="2020-12-04T22:03:00Z"/>
              <w:rStyle w:val="SubtleEmphasis"/>
              <w:rFonts w:ascii="Bell MT" w:hAnsi="Bell MT"/>
              <w:sz w:val="44"/>
              <w:szCs w:val="44"/>
            </w:rPr>
          </w:rPrChange>
        </w:rPr>
      </w:pPr>
      <w:ins w:id="1917" w:author="Cristian Sbrolli" w:date="2020-12-04T22:03:00Z">
        <w:r w:rsidRPr="005432E1">
          <w:rPr>
            <w:rStyle w:val="SubtleEmphasis"/>
            <w:rFonts w:cstheme="minorHAnsi"/>
            <w:sz w:val="24"/>
            <w:szCs w:val="24"/>
            <w:rPrChange w:id="1918" w:author="Cristian Sbrolli" w:date="2020-12-04T22:04:00Z">
              <w:rPr>
                <w:rStyle w:val="SubtleEmphasis"/>
                <w:rFonts w:ascii="Bell MT" w:hAnsi="Bell MT"/>
                <w:sz w:val="44"/>
                <w:szCs w:val="44"/>
              </w:rPr>
            </w:rPrChange>
          </w:rPr>
          <w:t xml:space="preserve">all u: User | </w:t>
        </w:r>
        <w:proofErr w:type="spellStart"/>
        <w:r w:rsidRPr="005432E1">
          <w:rPr>
            <w:rStyle w:val="SubtleEmphasis"/>
            <w:rFonts w:cstheme="minorHAnsi"/>
            <w:sz w:val="24"/>
            <w:szCs w:val="24"/>
            <w:rPrChange w:id="1919" w:author="Cristian Sbrolli" w:date="2020-12-04T22:04:00Z">
              <w:rPr>
                <w:rStyle w:val="SubtleEmphasis"/>
                <w:rFonts w:ascii="Bell MT" w:hAnsi="Bell MT"/>
                <w:sz w:val="44"/>
                <w:szCs w:val="44"/>
              </w:rPr>
            </w:rPrChange>
          </w:rPr>
          <w:t>u.userStatus</w:t>
        </w:r>
        <w:proofErr w:type="spellEnd"/>
        <w:r w:rsidRPr="005432E1">
          <w:rPr>
            <w:rStyle w:val="SubtleEmphasis"/>
            <w:rFonts w:cstheme="minorHAnsi"/>
            <w:sz w:val="24"/>
            <w:szCs w:val="24"/>
            <w:rPrChange w:id="1920" w:author="Cristian Sbrolli" w:date="2020-12-04T22:04:00Z">
              <w:rPr>
                <w:rStyle w:val="SubtleEmphasis"/>
                <w:rFonts w:ascii="Bell MT" w:hAnsi="Bell MT"/>
                <w:sz w:val="44"/>
                <w:szCs w:val="44"/>
              </w:rPr>
            </w:rPrChange>
          </w:rPr>
          <w:t>= Safe</w:t>
        </w:r>
      </w:ins>
    </w:p>
    <w:p w14:paraId="5310E259" w14:textId="77777777" w:rsidR="005432E1" w:rsidRPr="005432E1" w:rsidRDefault="005432E1" w:rsidP="005432E1">
      <w:pPr>
        <w:pStyle w:val="ListParagraph"/>
        <w:spacing w:line="240" w:lineRule="auto"/>
        <w:ind w:left="360"/>
        <w:rPr>
          <w:ins w:id="1921" w:author="Cristian Sbrolli" w:date="2020-12-04T22:03:00Z"/>
          <w:rStyle w:val="SubtleEmphasis"/>
          <w:rFonts w:cstheme="minorHAnsi"/>
          <w:sz w:val="24"/>
          <w:szCs w:val="24"/>
          <w:rPrChange w:id="1922" w:author="Cristian Sbrolli" w:date="2020-12-04T22:04:00Z">
            <w:rPr>
              <w:ins w:id="1923" w:author="Cristian Sbrolli" w:date="2020-12-04T22:03:00Z"/>
              <w:rStyle w:val="SubtleEmphasis"/>
              <w:rFonts w:ascii="Bell MT" w:hAnsi="Bell MT"/>
              <w:sz w:val="44"/>
              <w:szCs w:val="44"/>
            </w:rPr>
          </w:rPrChange>
        </w:rPr>
      </w:pPr>
      <w:ins w:id="1924" w:author="Cristian Sbrolli" w:date="2020-12-04T22:03:00Z">
        <w:r w:rsidRPr="005432E1">
          <w:rPr>
            <w:rStyle w:val="SubtleEmphasis"/>
            <w:rFonts w:cstheme="minorHAnsi"/>
            <w:sz w:val="24"/>
            <w:szCs w:val="24"/>
            <w:rPrChange w:id="1925" w:author="Cristian Sbrolli" w:date="2020-12-04T22:04:00Z">
              <w:rPr>
                <w:rStyle w:val="SubtleEmphasis"/>
                <w:rFonts w:ascii="Bell MT" w:hAnsi="Bell MT"/>
                <w:sz w:val="44"/>
                <w:szCs w:val="44"/>
              </w:rPr>
            </w:rPrChange>
          </w:rPr>
          <w:t>}</w:t>
        </w:r>
      </w:ins>
    </w:p>
    <w:p w14:paraId="49C84719" w14:textId="77777777" w:rsidR="005432E1" w:rsidRPr="005432E1" w:rsidRDefault="005432E1" w:rsidP="005432E1">
      <w:pPr>
        <w:pStyle w:val="ListParagraph"/>
        <w:spacing w:line="240" w:lineRule="auto"/>
        <w:ind w:left="360"/>
        <w:rPr>
          <w:ins w:id="1926" w:author="Cristian Sbrolli" w:date="2020-12-04T22:03:00Z"/>
          <w:rStyle w:val="SubtleEmphasis"/>
          <w:rFonts w:cstheme="minorHAnsi"/>
          <w:sz w:val="24"/>
          <w:szCs w:val="24"/>
          <w:rPrChange w:id="1927" w:author="Cristian Sbrolli" w:date="2020-12-04T22:04:00Z">
            <w:rPr>
              <w:ins w:id="1928" w:author="Cristian Sbrolli" w:date="2020-12-04T22:03:00Z"/>
              <w:rStyle w:val="SubtleEmphasis"/>
              <w:rFonts w:ascii="Bell MT" w:hAnsi="Bell MT"/>
              <w:sz w:val="44"/>
              <w:szCs w:val="44"/>
            </w:rPr>
          </w:rPrChange>
        </w:rPr>
      </w:pPr>
    </w:p>
    <w:p w14:paraId="235C70F6" w14:textId="68C6B271" w:rsidR="005432E1" w:rsidRPr="005432E1" w:rsidRDefault="005432E1" w:rsidP="005432E1">
      <w:pPr>
        <w:pStyle w:val="ListParagraph"/>
        <w:spacing w:line="240" w:lineRule="auto"/>
        <w:ind w:left="360"/>
        <w:rPr>
          <w:ins w:id="1929" w:author="Cristian Sbrolli" w:date="2020-12-04T22:03:00Z"/>
          <w:rStyle w:val="SubtleEmphasis"/>
          <w:rFonts w:cstheme="minorHAnsi"/>
          <w:sz w:val="24"/>
          <w:szCs w:val="24"/>
          <w:rPrChange w:id="1930" w:author="Cristian Sbrolli" w:date="2020-12-04T22:04:00Z">
            <w:rPr>
              <w:ins w:id="1931" w:author="Cristian Sbrolli" w:date="2020-12-04T22:03:00Z"/>
              <w:rStyle w:val="SubtleEmphasis"/>
              <w:rFonts w:ascii="Bell MT" w:hAnsi="Bell MT"/>
              <w:sz w:val="44"/>
              <w:szCs w:val="44"/>
            </w:rPr>
          </w:rPrChange>
        </w:rPr>
      </w:pPr>
      <w:ins w:id="1932" w:author="Cristian Sbrolli" w:date="2020-12-04T22:03:00Z">
        <w:r w:rsidRPr="005432E1">
          <w:rPr>
            <w:rStyle w:val="SubtleEmphasis"/>
            <w:rFonts w:cstheme="minorHAnsi"/>
            <w:sz w:val="24"/>
            <w:szCs w:val="24"/>
            <w:rPrChange w:id="1933" w:author="Cristian Sbrolli" w:date="2020-12-04T22:04:00Z">
              <w:rPr>
                <w:rStyle w:val="SubtleEmphasis"/>
                <w:rFonts w:ascii="Bell MT" w:hAnsi="Bell MT"/>
                <w:sz w:val="44"/>
                <w:szCs w:val="44"/>
              </w:rPr>
            </w:rPrChange>
          </w:rPr>
          <w:t>//G</w:t>
        </w:r>
      </w:ins>
      <w:ins w:id="1934" w:author="Cristian Sbrolli" w:date="2020-12-04T22:45:00Z">
        <w:r w:rsidR="006E52B1">
          <w:rPr>
            <w:rStyle w:val="SubtleEmphasis"/>
            <w:rFonts w:cstheme="minorHAnsi"/>
            <w:sz w:val="24"/>
            <w:szCs w:val="24"/>
          </w:rPr>
          <w:t>7</w:t>
        </w:r>
      </w:ins>
      <w:ins w:id="1935" w:author="Cristian Sbrolli" w:date="2020-12-04T22:03:00Z">
        <w:r w:rsidRPr="005432E1">
          <w:rPr>
            <w:rStyle w:val="SubtleEmphasis"/>
            <w:rFonts w:cstheme="minorHAnsi"/>
            <w:sz w:val="24"/>
            <w:szCs w:val="24"/>
            <w:rPrChange w:id="1936" w:author="Cristian Sbrolli" w:date="2020-12-04T22:04:00Z">
              <w:rPr>
                <w:rStyle w:val="SubtleEmphasis"/>
                <w:rFonts w:ascii="Bell MT" w:hAnsi="Bell MT"/>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ListParagraph"/>
        <w:spacing w:line="240" w:lineRule="auto"/>
        <w:ind w:left="360"/>
        <w:rPr>
          <w:ins w:id="1937" w:author="Cristian Sbrolli" w:date="2020-12-04T22:03:00Z"/>
          <w:rStyle w:val="SubtleEmphasis"/>
          <w:rFonts w:cstheme="minorHAnsi"/>
          <w:sz w:val="24"/>
          <w:szCs w:val="24"/>
          <w:rPrChange w:id="1938" w:author="Cristian Sbrolli" w:date="2020-12-04T22:04:00Z">
            <w:rPr>
              <w:ins w:id="1939" w:author="Cristian Sbrolli" w:date="2020-12-04T22:03:00Z"/>
              <w:rStyle w:val="SubtleEmphasis"/>
              <w:rFonts w:ascii="Bell MT" w:hAnsi="Bell MT"/>
              <w:sz w:val="44"/>
              <w:szCs w:val="44"/>
            </w:rPr>
          </w:rPrChange>
        </w:rPr>
      </w:pPr>
      <w:proofErr w:type="spellStart"/>
      <w:ins w:id="1940" w:author="Cristian Sbrolli" w:date="2020-12-04T22:03:00Z">
        <w:r w:rsidRPr="005432E1">
          <w:rPr>
            <w:rStyle w:val="SubtleEmphasis"/>
            <w:rFonts w:cstheme="minorHAnsi"/>
            <w:sz w:val="24"/>
            <w:szCs w:val="24"/>
            <w:rPrChange w:id="1941"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1942"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943" w:author="Cristian Sbrolli" w:date="2020-12-04T22:04:00Z">
              <w:rPr>
                <w:rStyle w:val="SubtleEmphasis"/>
                <w:rFonts w:ascii="Bell MT" w:hAnsi="Bell MT"/>
                <w:sz w:val="44"/>
                <w:szCs w:val="44"/>
              </w:rPr>
            </w:rPrChange>
          </w:rPr>
          <w:t>vUserGetsTicket</w:t>
        </w:r>
        <w:proofErr w:type="spellEnd"/>
        <w:r w:rsidRPr="005432E1">
          <w:rPr>
            <w:rStyle w:val="SubtleEmphasis"/>
            <w:rFonts w:cstheme="minorHAnsi"/>
            <w:sz w:val="24"/>
            <w:szCs w:val="24"/>
            <w:rPrChange w:id="1944" w:author="Cristian Sbrolli" w:date="2020-12-04T22:04:00Z">
              <w:rPr>
                <w:rStyle w:val="SubtleEmphasis"/>
                <w:rFonts w:ascii="Bell MT" w:hAnsi="Bell MT"/>
                <w:sz w:val="44"/>
                <w:szCs w:val="44"/>
              </w:rPr>
            </w:rPrChange>
          </w:rPr>
          <w:t xml:space="preserve">[m,m1: Market, u,u1: </w:t>
        </w:r>
        <w:proofErr w:type="spellStart"/>
        <w:r w:rsidRPr="005432E1">
          <w:rPr>
            <w:rStyle w:val="SubtleEmphasis"/>
            <w:rFonts w:cstheme="minorHAnsi"/>
            <w:sz w:val="24"/>
            <w:szCs w:val="24"/>
            <w:rPrChange w:id="1945" w:author="Cristian Sbrolli" w:date="2020-12-04T22:04:00Z">
              <w:rPr>
                <w:rStyle w:val="SubtleEmphasis"/>
                <w:rFonts w:ascii="Bell MT" w:hAnsi="Bell MT"/>
                <w:sz w:val="44"/>
                <w:szCs w:val="44"/>
              </w:rPr>
            </w:rPrChange>
          </w:rPr>
          <w:t>VirtualUser</w:t>
        </w:r>
        <w:proofErr w:type="spellEnd"/>
        <w:r w:rsidRPr="005432E1">
          <w:rPr>
            <w:rStyle w:val="SubtleEmphasis"/>
            <w:rFonts w:cstheme="minorHAnsi"/>
            <w:sz w:val="24"/>
            <w:szCs w:val="24"/>
            <w:rPrChange w:id="1946" w:author="Cristian Sbrolli" w:date="2020-12-04T22:04:00Z">
              <w:rPr>
                <w:rStyle w:val="SubtleEmphasis"/>
                <w:rFonts w:ascii="Bell MT" w:hAnsi="Bell MT"/>
                <w:sz w:val="44"/>
                <w:szCs w:val="44"/>
              </w:rPr>
            </w:rPrChange>
          </w:rPr>
          <w:t>]{</w:t>
        </w:r>
      </w:ins>
    </w:p>
    <w:p w14:paraId="6C143625" w14:textId="77777777" w:rsidR="005432E1" w:rsidRPr="005432E1" w:rsidRDefault="005432E1" w:rsidP="005432E1">
      <w:pPr>
        <w:pStyle w:val="ListParagraph"/>
        <w:spacing w:line="240" w:lineRule="auto"/>
        <w:ind w:left="360"/>
        <w:rPr>
          <w:ins w:id="1947" w:author="Cristian Sbrolli" w:date="2020-12-04T22:03:00Z"/>
          <w:rStyle w:val="SubtleEmphasis"/>
          <w:rFonts w:cstheme="minorHAnsi"/>
          <w:sz w:val="24"/>
          <w:szCs w:val="24"/>
          <w:rPrChange w:id="1948" w:author="Cristian Sbrolli" w:date="2020-12-04T22:04:00Z">
            <w:rPr>
              <w:ins w:id="1949" w:author="Cristian Sbrolli" w:date="2020-12-04T22:03:00Z"/>
              <w:rStyle w:val="SubtleEmphasis"/>
              <w:rFonts w:ascii="Bell MT" w:hAnsi="Bell MT"/>
              <w:sz w:val="44"/>
              <w:szCs w:val="44"/>
            </w:rPr>
          </w:rPrChange>
        </w:rPr>
      </w:pPr>
      <w:ins w:id="1950" w:author="Cristian Sbrolli" w:date="2020-12-04T22:03:00Z">
        <w:r w:rsidRPr="005432E1">
          <w:rPr>
            <w:rStyle w:val="SubtleEmphasis"/>
            <w:rFonts w:cstheme="minorHAnsi"/>
            <w:sz w:val="24"/>
            <w:szCs w:val="24"/>
            <w:rPrChange w:id="1951" w:author="Cristian Sbrolli" w:date="2020-12-04T22:04:00Z">
              <w:rPr>
                <w:rStyle w:val="SubtleEmphasis"/>
                <w:rFonts w:ascii="Bell MT" w:hAnsi="Bell MT"/>
                <w:sz w:val="44"/>
                <w:szCs w:val="44"/>
              </w:rPr>
            </w:rPrChange>
          </w:rPr>
          <w:t xml:space="preserve">some </w:t>
        </w:r>
        <w:proofErr w:type="spellStart"/>
        <w:r w:rsidRPr="005432E1">
          <w:rPr>
            <w:rStyle w:val="SubtleEmphasis"/>
            <w:rFonts w:cstheme="minorHAnsi"/>
            <w:sz w:val="24"/>
            <w:szCs w:val="24"/>
            <w:rPrChange w:id="1952"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953"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1954"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1955"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956"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957"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1958"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1959"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1960" w:author="Cristian Sbrolli" w:date="2020-12-04T22:04:00Z">
              <w:rPr>
                <w:rStyle w:val="SubtleEmphasis"/>
                <w:rFonts w:ascii="Bell MT" w:hAnsi="Bell MT"/>
                <w:sz w:val="44"/>
                <w:szCs w:val="44"/>
              </w:rPr>
            </w:rPrChange>
          </w:rPr>
          <w:t>m.ticketManager.availableSlots</w:t>
        </w:r>
        <w:proofErr w:type="spellEnd"/>
        <w:r w:rsidRPr="005432E1">
          <w:rPr>
            <w:rStyle w:val="SubtleEmphasis"/>
            <w:rFonts w:cstheme="minorHAnsi"/>
            <w:sz w:val="24"/>
            <w:szCs w:val="24"/>
            <w:rPrChange w:id="1961" w:author="Cristian Sbrolli" w:date="2020-12-04T22:04:00Z">
              <w:rPr>
                <w:rStyle w:val="SubtleEmphasis"/>
                <w:rFonts w:ascii="Bell MT" w:hAnsi="Bell MT"/>
                <w:sz w:val="44"/>
                <w:szCs w:val="44"/>
              </w:rPr>
            </w:rPrChange>
          </w:rPr>
          <w:t>) and</w:t>
        </w:r>
      </w:ins>
    </w:p>
    <w:p w14:paraId="5E6E127D" w14:textId="77777777" w:rsidR="005432E1" w:rsidRPr="005432E1" w:rsidRDefault="005432E1" w:rsidP="005432E1">
      <w:pPr>
        <w:pStyle w:val="ListParagraph"/>
        <w:spacing w:line="240" w:lineRule="auto"/>
        <w:ind w:left="360"/>
        <w:rPr>
          <w:ins w:id="1962" w:author="Cristian Sbrolli" w:date="2020-12-04T22:03:00Z"/>
          <w:rStyle w:val="SubtleEmphasis"/>
          <w:rFonts w:cstheme="minorHAnsi"/>
          <w:sz w:val="24"/>
          <w:szCs w:val="24"/>
          <w:rPrChange w:id="1963" w:author="Cristian Sbrolli" w:date="2020-12-04T22:04:00Z">
            <w:rPr>
              <w:ins w:id="1964" w:author="Cristian Sbrolli" w:date="2020-12-04T22:03:00Z"/>
              <w:rStyle w:val="SubtleEmphasis"/>
              <w:rFonts w:ascii="Bell MT" w:hAnsi="Bell MT"/>
              <w:sz w:val="44"/>
              <w:szCs w:val="44"/>
            </w:rPr>
          </w:rPrChange>
        </w:rPr>
      </w:pPr>
      <w:ins w:id="1965" w:author="Cristian Sbrolli" w:date="2020-12-04T22:03:00Z">
        <w:r w:rsidRPr="005432E1">
          <w:rPr>
            <w:rStyle w:val="SubtleEmphasis"/>
            <w:rFonts w:cstheme="minorHAnsi"/>
            <w:sz w:val="24"/>
            <w:szCs w:val="24"/>
            <w:rPrChange w:id="1966"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6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6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69" w:author="Cristian Sbrolli" w:date="2020-12-04T22:04:00Z">
              <w:rPr>
                <w:rStyle w:val="SubtleEmphasis"/>
                <w:rFonts w:ascii="Bell MT" w:hAnsi="Bell MT"/>
                <w:sz w:val="44"/>
                <w:szCs w:val="44"/>
              </w:rPr>
            </w:rPrChange>
          </w:rPr>
          <w:tab/>
          <w:t xml:space="preserve">some t: Ticket | </w:t>
        </w:r>
        <w:proofErr w:type="spellStart"/>
        <w:r w:rsidRPr="005432E1">
          <w:rPr>
            <w:rStyle w:val="SubtleEmphasis"/>
            <w:rFonts w:cstheme="minorHAnsi"/>
            <w:sz w:val="24"/>
            <w:szCs w:val="24"/>
            <w:rPrChange w:id="1970"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197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972"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1973"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1974"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1975"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1976"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1977" w:author="Cristian Sbrolli" w:date="2020-12-04T22:04:00Z">
              <w:rPr>
                <w:rStyle w:val="SubtleEmphasis"/>
                <w:rFonts w:ascii="Bell MT" w:hAnsi="Bell MT"/>
                <w:sz w:val="44"/>
                <w:szCs w:val="44"/>
              </w:rPr>
            </w:rPrChange>
          </w:rPr>
          <w:t xml:space="preserve"> and </w:t>
        </w:r>
      </w:ins>
    </w:p>
    <w:p w14:paraId="3FC838BA" w14:textId="77777777" w:rsidR="005432E1" w:rsidRPr="005432E1" w:rsidRDefault="005432E1" w:rsidP="005432E1">
      <w:pPr>
        <w:pStyle w:val="ListParagraph"/>
        <w:spacing w:line="240" w:lineRule="auto"/>
        <w:ind w:left="360"/>
        <w:rPr>
          <w:ins w:id="1978" w:author="Cristian Sbrolli" w:date="2020-12-04T22:03:00Z"/>
          <w:rStyle w:val="SubtleEmphasis"/>
          <w:rFonts w:cstheme="minorHAnsi"/>
          <w:sz w:val="24"/>
          <w:szCs w:val="24"/>
          <w:rPrChange w:id="1979" w:author="Cristian Sbrolli" w:date="2020-12-04T22:04:00Z">
            <w:rPr>
              <w:ins w:id="1980" w:author="Cristian Sbrolli" w:date="2020-12-04T22:03:00Z"/>
              <w:rStyle w:val="SubtleEmphasis"/>
              <w:rFonts w:ascii="Bell MT" w:hAnsi="Bell MT"/>
              <w:sz w:val="44"/>
              <w:szCs w:val="44"/>
            </w:rPr>
          </w:rPrChange>
        </w:rPr>
      </w:pPr>
      <w:ins w:id="1981" w:author="Cristian Sbrolli" w:date="2020-12-04T22:03:00Z">
        <w:r w:rsidRPr="005432E1">
          <w:rPr>
            <w:rStyle w:val="SubtleEmphasis"/>
            <w:rFonts w:cstheme="minorHAnsi"/>
            <w:sz w:val="24"/>
            <w:szCs w:val="24"/>
            <w:rPrChange w:id="198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8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8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85" w:author="Cristian Sbrolli" w:date="2020-12-04T22:04:00Z">
              <w:rPr>
                <w:rStyle w:val="SubtleEmphasis"/>
                <w:rFonts w:ascii="Bell MT" w:hAnsi="Bell MT"/>
                <w:sz w:val="44"/>
                <w:szCs w:val="44"/>
              </w:rPr>
            </w:rPrChange>
          </w:rPr>
          <w:tab/>
          <w:t>t in m1.ticketManager.line and</w:t>
        </w:r>
      </w:ins>
    </w:p>
    <w:p w14:paraId="7F34FFF3" w14:textId="77777777" w:rsidR="005432E1" w:rsidRPr="005432E1" w:rsidRDefault="005432E1" w:rsidP="005432E1">
      <w:pPr>
        <w:pStyle w:val="ListParagraph"/>
        <w:spacing w:line="240" w:lineRule="auto"/>
        <w:ind w:left="360"/>
        <w:rPr>
          <w:ins w:id="1986" w:author="Cristian Sbrolli" w:date="2020-12-04T22:03:00Z"/>
          <w:rStyle w:val="SubtleEmphasis"/>
          <w:rFonts w:cstheme="minorHAnsi"/>
          <w:sz w:val="24"/>
          <w:szCs w:val="24"/>
          <w:rPrChange w:id="1987" w:author="Cristian Sbrolli" w:date="2020-12-04T22:04:00Z">
            <w:rPr>
              <w:ins w:id="1988" w:author="Cristian Sbrolli" w:date="2020-12-04T22:03:00Z"/>
              <w:rStyle w:val="SubtleEmphasis"/>
              <w:rFonts w:ascii="Bell MT" w:hAnsi="Bell MT"/>
              <w:sz w:val="44"/>
              <w:szCs w:val="44"/>
            </w:rPr>
          </w:rPrChange>
        </w:rPr>
      </w:pPr>
      <w:ins w:id="1989" w:author="Cristian Sbrolli" w:date="2020-12-04T22:03:00Z">
        <w:r w:rsidRPr="005432E1">
          <w:rPr>
            <w:rStyle w:val="SubtleEmphasis"/>
            <w:rFonts w:cstheme="minorHAnsi"/>
            <w:sz w:val="24"/>
            <w:szCs w:val="24"/>
            <w:rPrChange w:id="199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9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9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1993"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1994"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1995" w:author="Cristian Sbrolli" w:date="2020-12-04T22:04:00Z">
              <w:rPr>
                <w:rStyle w:val="SubtleEmphasis"/>
                <w:rFonts w:ascii="Bell MT" w:hAnsi="Bell MT"/>
                <w:sz w:val="44"/>
                <w:szCs w:val="44"/>
              </w:rPr>
            </w:rPrChange>
          </w:rPr>
          <w:t>[t, m,m1] and</w:t>
        </w:r>
      </w:ins>
    </w:p>
    <w:p w14:paraId="2F4BF8F3" w14:textId="77777777" w:rsidR="005432E1" w:rsidRPr="005432E1" w:rsidRDefault="005432E1" w:rsidP="005432E1">
      <w:pPr>
        <w:pStyle w:val="ListParagraph"/>
        <w:spacing w:line="240" w:lineRule="auto"/>
        <w:ind w:left="360"/>
        <w:rPr>
          <w:ins w:id="1996" w:author="Cristian Sbrolli" w:date="2020-12-04T22:03:00Z"/>
          <w:rStyle w:val="SubtleEmphasis"/>
          <w:rFonts w:cstheme="minorHAnsi"/>
          <w:sz w:val="24"/>
          <w:szCs w:val="24"/>
          <w:rPrChange w:id="1997" w:author="Cristian Sbrolli" w:date="2020-12-04T22:04:00Z">
            <w:rPr>
              <w:ins w:id="1998" w:author="Cristian Sbrolli" w:date="2020-12-04T22:03:00Z"/>
              <w:rStyle w:val="SubtleEmphasis"/>
              <w:rFonts w:ascii="Bell MT" w:hAnsi="Bell MT"/>
              <w:sz w:val="44"/>
              <w:szCs w:val="44"/>
            </w:rPr>
          </w:rPrChange>
        </w:rPr>
      </w:pPr>
      <w:ins w:id="1999" w:author="Cristian Sbrolli" w:date="2020-12-04T22:03:00Z">
        <w:r w:rsidRPr="005432E1">
          <w:rPr>
            <w:rStyle w:val="SubtleEmphasis"/>
            <w:rFonts w:cstheme="minorHAnsi"/>
            <w:sz w:val="24"/>
            <w:szCs w:val="24"/>
            <w:rPrChange w:id="2000"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0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0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03"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004" w:author="Cristian Sbrolli" w:date="2020-12-04T22:04:00Z">
              <w:rPr>
                <w:rStyle w:val="SubtleEmphasis"/>
                <w:rFonts w:ascii="Bell MT" w:hAnsi="Bell MT"/>
                <w:sz w:val="44"/>
                <w:szCs w:val="44"/>
              </w:rPr>
            </w:rPrChange>
          </w:rPr>
          <w:t>checkEqualStateVUserPlusNewTicket</w:t>
        </w:r>
        <w:proofErr w:type="spellEnd"/>
        <w:r w:rsidRPr="005432E1">
          <w:rPr>
            <w:rStyle w:val="SubtleEmphasis"/>
            <w:rFonts w:cstheme="minorHAnsi"/>
            <w:sz w:val="24"/>
            <w:szCs w:val="24"/>
            <w:rPrChange w:id="2005" w:author="Cristian Sbrolli" w:date="2020-12-04T22:04:00Z">
              <w:rPr>
                <w:rStyle w:val="SubtleEmphasis"/>
                <w:rFonts w:ascii="Bell MT" w:hAnsi="Bell MT"/>
                <w:sz w:val="44"/>
                <w:szCs w:val="44"/>
              </w:rPr>
            </w:rPrChange>
          </w:rPr>
          <w:t>[t, u,u1]</w:t>
        </w:r>
      </w:ins>
    </w:p>
    <w:p w14:paraId="109A5CDE" w14:textId="77777777" w:rsidR="005432E1" w:rsidRPr="005432E1" w:rsidRDefault="005432E1" w:rsidP="005432E1">
      <w:pPr>
        <w:pStyle w:val="ListParagraph"/>
        <w:spacing w:line="240" w:lineRule="auto"/>
        <w:ind w:left="360"/>
        <w:rPr>
          <w:ins w:id="2006" w:author="Cristian Sbrolli" w:date="2020-12-04T22:03:00Z"/>
          <w:rStyle w:val="SubtleEmphasis"/>
          <w:rFonts w:cstheme="minorHAnsi"/>
          <w:sz w:val="24"/>
          <w:szCs w:val="24"/>
          <w:rPrChange w:id="2007" w:author="Cristian Sbrolli" w:date="2020-12-04T22:04:00Z">
            <w:rPr>
              <w:ins w:id="2008" w:author="Cristian Sbrolli" w:date="2020-12-04T22:03:00Z"/>
              <w:rStyle w:val="SubtleEmphasis"/>
              <w:rFonts w:ascii="Bell MT" w:hAnsi="Bell MT"/>
              <w:sz w:val="44"/>
              <w:szCs w:val="44"/>
            </w:rPr>
          </w:rPrChange>
        </w:rPr>
      </w:pPr>
      <w:ins w:id="2009" w:author="Cristian Sbrolli" w:date="2020-12-04T22:03:00Z">
        <w:r w:rsidRPr="005432E1">
          <w:rPr>
            <w:rStyle w:val="SubtleEmphasis"/>
            <w:rFonts w:cstheme="minorHAnsi"/>
            <w:sz w:val="24"/>
            <w:szCs w:val="24"/>
            <w:rPrChange w:id="2010" w:author="Cristian Sbrolli" w:date="2020-12-04T22:04:00Z">
              <w:rPr>
                <w:rStyle w:val="SubtleEmphasis"/>
                <w:rFonts w:ascii="Bell MT" w:hAnsi="Bell MT"/>
                <w:sz w:val="44"/>
                <w:szCs w:val="44"/>
              </w:rPr>
            </w:rPrChange>
          </w:rPr>
          <w:t>}</w:t>
        </w:r>
      </w:ins>
    </w:p>
    <w:p w14:paraId="0CE97B48" w14:textId="77777777" w:rsidR="005432E1" w:rsidRPr="005432E1" w:rsidRDefault="005432E1" w:rsidP="005432E1">
      <w:pPr>
        <w:pStyle w:val="ListParagraph"/>
        <w:spacing w:line="240" w:lineRule="auto"/>
        <w:ind w:left="360"/>
        <w:rPr>
          <w:ins w:id="2011" w:author="Cristian Sbrolli" w:date="2020-12-04T22:03:00Z"/>
          <w:rStyle w:val="SubtleEmphasis"/>
          <w:rFonts w:cstheme="minorHAnsi"/>
          <w:sz w:val="24"/>
          <w:szCs w:val="24"/>
          <w:rPrChange w:id="2012" w:author="Cristian Sbrolli" w:date="2020-12-04T22:04:00Z">
            <w:rPr>
              <w:ins w:id="2013" w:author="Cristian Sbrolli" w:date="2020-12-04T22:03:00Z"/>
              <w:rStyle w:val="SubtleEmphasis"/>
              <w:rFonts w:ascii="Bell MT" w:hAnsi="Bell MT"/>
              <w:sz w:val="44"/>
              <w:szCs w:val="44"/>
            </w:rPr>
          </w:rPrChange>
        </w:rPr>
      </w:pPr>
    </w:p>
    <w:p w14:paraId="742B2955" w14:textId="27CE1BF4" w:rsidR="005432E1" w:rsidRPr="005432E1" w:rsidRDefault="005432E1" w:rsidP="005432E1">
      <w:pPr>
        <w:pStyle w:val="ListParagraph"/>
        <w:spacing w:line="240" w:lineRule="auto"/>
        <w:ind w:left="360"/>
        <w:rPr>
          <w:ins w:id="2014" w:author="Cristian Sbrolli" w:date="2020-12-04T22:03:00Z"/>
          <w:rStyle w:val="SubtleEmphasis"/>
          <w:rFonts w:cstheme="minorHAnsi"/>
          <w:sz w:val="24"/>
          <w:szCs w:val="24"/>
          <w:rPrChange w:id="2015" w:author="Cristian Sbrolli" w:date="2020-12-04T22:04:00Z">
            <w:rPr>
              <w:ins w:id="2016" w:author="Cristian Sbrolli" w:date="2020-12-04T22:03:00Z"/>
              <w:rStyle w:val="SubtleEmphasis"/>
              <w:rFonts w:ascii="Bell MT" w:hAnsi="Bell MT"/>
              <w:sz w:val="44"/>
              <w:szCs w:val="44"/>
            </w:rPr>
          </w:rPrChange>
        </w:rPr>
      </w:pPr>
      <w:ins w:id="2017" w:author="Cristian Sbrolli" w:date="2020-12-04T22:03:00Z">
        <w:r w:rsidRPr="005432E1">
          <w:rPr>
            <w:rStyle w:val="SubtleEmphasis"/>
            <w:rFonts w:cstheme="minorHAnsi"/>
            <w:sz w:val="24"/>
            <w:szCs w:val="24"/>
            <w:rPrChange w:id="2018" w:author="Cristian Sbrolli" w:date="2020-12-04T22:04:00Z">
              <w:rPr>
                <w:rStyle w:val="SubtleEmphasis"/>
                <w:rFonts w:ascii="Bell MT" w:hAnsi="Bell MT"/>
                <w:sz w:val="44"/>
                <w:szCs w:val="44"/>
              </w:rPr>
            </w:rPrChange>
          </w:rPr>
          <w:t>//G</w:t>
        </w:r>
      </w:ins>
      <w:ins w:id="2019" w:author="Cristian Sbrolli" w:date="2020-12-04T22:45:00Z">
        <w:r w:rsidR="006E52B1">
          <w:rPr>
            <w:rStyle w:val="SubtleEmphasis"/>
            <w:rFonts w:cstheme="minorHAnsi"/>
            <w:sz w:val="24"/>
            <w:szCs w:val="24"/>
          </w:rPr>
          <w:t>8</w:t>
        </w:r>
      </w:ins>
      <w:ins w:id="2020" w:author="Cristian Sbrolli" w:date="2020-12-04T22:03:00Z">
        <w:r w:rsidRPr="005432E1">
          <w:rPr>
            <w:rStyle w:val="SubtleEmphasis"/>
            <w:rFonts w:cstheme="minorHAnsi"/>
            <w:sz w:val="24"/>
            <w:szCs w:val="24"/>
            <w:rPrChange w:id="2021" w:author="Cristian Sbrolli" w:date="2020-12-04T22:04:00Z">
              <w:rPr>
                <w:rStyle w:val="SubtleEmphasis"/>
                <w:rFonts w:ascii="Bell MT" w:hAnsi="Bell MT"/>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ListParagraph"/>
        <w:spacing w:line="240" w:lineRule="auto"/>
        <w:ind w:left="360"/>
        <w:rPr>
          <w:ins w:id="2022" w:author="Cristian Sbrolli" w:date="2020-12-04T22:03:00Z"/>
          <w:rStyle w:val="SubtleEmphasis"/>
          <w:rFonts w:cstheme="minorHAnsi"/>
          <w:sz w:val="24"/>
          <w:szCs w:val="24"/>
          <w:rPrChange w:id="2023" w:author="Cristian Sbrolli" w:date="2020-12-04T22:04:00Z">
            <w:rPr>
              <w:ins w:id="2024" w:author="Cristian Sbrolli" w:date="2020-12-04T22:03:00Z"/>
              <w:rStyle w:val="SubtleEmphasis"/>
              <w:rFonts w:ascii="Bell MT" w:hAnsi="Bell MT"/>
              <w:sz w:val="44"/>
              <w:szCs w:val="44"/>
            </w:rPr>
          </w:rPrChange>
        </w:rPr>
      </w:pPr>
      <w:proofErr w:type="spellStart"/>
      <w:ins w:id="2025" w:author="Cristian Sbrolli" w:date="2020-12-04T22:03:00Z">
        <w:r w:rsidRPr="005432E1">
          <w:rPr>
            <w:rStyle w:val="SubtleEmphasis"/>
            <w:rFonts w:cstheme="minorHAnsi"/>
            <w:sz w:val="24"/>
            <w:szCs w:val="24"/>
            <w:rPrChange w:id="2026"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2027"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028" w:author="Cristian Sbrolli" w:date="2020-12-04T22:04:00Z">
              <w:rPr>
                <w:rStyle w:val="SubtleEmphasis"/>
                <w:rFonts w:ascii="Bell MT" w:hAnsi="Bell MT"/>
                <w:sz w:val="44"/>
                <w:szCs w:val="44"/>
              </w:rPr>
            </w:rPrChange>
          </w:rPr>
          <w:t>pUserGetsTicket</w:t>
        </w:r>
        <w:proofErr w:type="spellEnd"/>
        <w:r w:rsidRPr="005432E1">
          <w:rPr>
            <w:rStyle w:val="SubtleEmphasis"/>
            <w:rFonts w:cstheme="minorHAnsi"/>
            <w:sz w:val="24"/>
            <w:szCs w:val="24"/>
            <w:rPrChange w:id="2029" w:author="Cristian Sbrolli" w:date="2020-12-04T22:04:00Z">
              <w:rPr>
                <w:rStyle w:val="SubtleEmphasis"/>
                <w:rFonts w:ascii="Bell MT" w:hAnsi="Bell MT"/>
                <w:sz w:val="44"/>
                <w:szCs w:val="44"/>
              </w:rPr>
            </w:rPrChange>
          </w:rPr>
          <w:t xml:space="preserve">[m,m1: Market, u,u1: </w:t>
        </w:r>
        <w:proofErr w:type="spellStart"/>
        <w:r w:rsidRPr="005432E1">
          <w:rPr>
            <w:rStyle w:val="SubtleEmphasis"/>
            <w:rFonts w:cstheme="minorHAnsi"/>
            <w:sz w:val="24"/>
            <w:szCs w:val="24"/>
            <w:rPrChange w:id="2030" w:author="Cristian Sbrolli" w:date="2020-12-04T22:04:00Z">
              <w:rPr>
                <w:rStyle w:val="SubtleEmphasis"/>
                <w:rFonts w:ascii="Bell MT" w:hAnsi="Bell MT"/>
                <w:sz w:val="44"/>
                <w:szCs w:val="44"/>
              </w:rPr>
            </w:rPrChange>
          </w:rPr>
          <w:t>PhysicalUser</w:t>
        </w:r>
        <w:proofErr w:type="spellEnd"/>
        <w:r w:rsidRPr="005432E1">
          <w:rPr>
            <w:rStyle w:val="SubtleEmphasis"/>
            <w:rFonts w:cstheme="minorHAnsi"/>
            <w:sz w:val="24"/>
            <w:szCs w:val="24"/>
            <w:rPrChange w:id="2031" w:author="Cristian Sbrolli" w:date="2020-12-04T22:04:00Z">
              <w:rPr>
                <w:rStyle w:val="SubtleEmphasis"/>
                <w:rFonts w:ascii="Bell MT" w:hAnsi="Bell MT"/>
                <w:sz w:val="44"/>
                <w:szCs w:val="44"/>
              </w:rPr>
            </w:rPrChange>
          </w:rPr>
          <w:t>]{</w:t>
        </w:r>
      </w:ins>
    </w:p>
    <w:p w14:paraId="6E71FF07" w14:textId="77777777" w:rsidR="005432E1" w:rsidRPr="005432E1" w:rsidRDefault="005432E1" w:rsidP="005432E1">
      <w:pPr>
        <w:pStyle w:val="ListParagraph"/>
        <w:spacing w:line="240" w:lineRule="auto"/>
        <w:ind w:left="360"/>
        <w:rPr>
          <w:ins w:id="2032" w:author="Cristian Sbrolli" w:date="2020-12-04T22:03:00Z"/>
          <w:rStyle w:val="SubtleEmphasis"/>
          <w:rFonts w:cstheme="minorHAnsi"/>
          <w:sz w:val="24"/>
          <w:szCs w:val="24"/>
          <w:rPrChange w:id="2033" w:author="Cristian Sbrolli" w:date="2020-12-04T22:04:00Z">
            <w:rPr>
              <w:ins w:id="2034" w:author="Cristian Sbrolli" w:date="2020-12-04T22:03:00Z"/>
              <w:rStyle w:val="SubtleEmphasis"/>
              <w:rFonts w:ascii="Bell MT" w:hAnsi="Bell MT"/>
              <w:sz w:val="44"/>
              <w:szCs w:val="44"/>
            </w:rPr>
          </w:rPrChange>
        </w:rPr>
      </w:pPr>
      <w:ins w:id="2035" w:author="Cristian Sbrolli" w:date="2020-12-04T22:03:00Z">
        <w:r w:rsidRPr="005432E1">
          <w:rPr>
            <w:rStyle w:val="SubtleEmphasis"/>
            <w:rFonts w:cstheme="minorHAnsi"/>
            <w:sz w:val="24"/>
            <w:szCs w:val="24"/>
            <w:rPrChange w:id="2036" w:author="Cristian Sbrolli" w:date="2020-12-04T22:04:00Z">
              <w:rPr>
                <w:rStyle w:val="SubtleEmphasis"/>
                <w:rFonts w:ascii="Bell MT" w:hAnsi="Bell MT"/>
                <w:sz w:val="44"/>
                <w:szCs w:val="44"/>
              </w:rPr>
            </w:rPrChange>
          </w:rPr>
          <w:t xml:space="preserve">some </w:t>
        </w:r>
        <w:proofErr w:type="spellStart"/>
        <w:r w:rsidRPr="005432E1">
          <w:rPr>
            <w:rStyle w:val="SubtleEmphasis"/>
            <w:rFonts w:cstheme="minorHAnsi"/>
            <w:sz w:val="24"/>
            <w:szCs w:val="24"/>
            <w:rPrChange w:id="2037"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038"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039"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204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041"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042"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043"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044" w:author="Cristian Sbrolli" w:date="2020-12-04T22:04:00Z">
              <w:rPr>
                <w:rStyle w:val="SubtleEmphasis"/>
                <w:rFonts w:ascii="Bell MT" w:hAnsi="Bell MT"/>
                <w:sz w:val="44"/>
                <w:szCs w:val="44"/>
              </w:rPr>
            </w:rPrChange>
          </w:rPr>
          <w:t>.(</w:t>
        </w:r>
        <w:proofErr w:type="spellStart"/>
        <w:r w:rsidRPr="005432E1">
          <w:rPr>
            <w:rStyle w:val="SubtleEmphasis"/>
            <w:rFonts w:cstheme="minorHAnsi"/>
            <w:sz w:val="24"/>
            <w:szCs w:val="24"/>
            <w:rPrChange w:id="2045" w:author="Cristian Sbrolli" w:date="2020-12-04T22:04:00Z">
              <w:rPr>
                <w:rStyle w:val="SubtleEmphasis"/>
                <w:rFonts w:ascii="Bell MT" w:hAnsi="Bell MT"/>
                <w:sz w:val="44"/>
                <w:szCs w:val="44"/>
              </w:rPr>
            </w:rPrChange>
          </w:rPr>
          <w:t>m.ticketManager.availableSlots</w:t>
        </w:r>
        <w:proofErr w:type="spellEnd"/>
        <w:r w:rsidRPr="005432E1">
          <w:rPr>
            <w:rStyle w:val="SubtleEmphasis"/>
            <w:rFonts w:cstheme="minorHAnsi"/>
            <w:sz w:val="24"/>
            <w:szCs w:val="24"/>
            <w:rPrChange w:id="2046" w:author="Cristian Sbrolli" w:date="2020-12-04T22:04:00Z">
              <w:rPr>
                <w:rStyle w:val="SubtleEmphasis"/>
                <w:rFonts w:ascii="Bell MT" w:hAnsi="Bell MT"/>
                <w:sz w:val="44"/>
                <w:szCs w:val="44"/>
              </w:rPr>
            </w:rPrChange>
          </w:rPr>
          <w:t>) and</w:t>
        </w:r>
      </w:ins>
    </w:p>
    <w:p w14:paraId="2651A196" w14:textId="77777777" w:rsidR="005432E1" w:rsidRPr="005432E1" w:rsidRDefault="005432E1" w:rsidP="005432E1">
      <w:pPr>
        <w:pStyle w:val="ListParagraph"/>
        <w:spacing w:line="240" w:lineRule="auto"/>
        <w:ind w:left="360"/>
        <w:rPr>
          <w:ins w:id="2047" w:author="Cristian Sbrolli" w:date="2020-12-04T22:03:00Z"/>
          <w:rStyle w:val="SubtleEmphasis"/>
          <w:rFonts w:cstheme="minorHAnsi"/>
          <w:sz w:val="24"/>
          <w:szCs w:val="24"/>
          <w:rPrChange w:id="2048" w:author="Cristian Sbrolli" w:date="2020-12-04T22:04:00Z">
            <w:rPr>
              <w:ins w:id="2049" w:author="Cristian Sbrolli" w:date="2020-12-04T22:03:00Z"/>
              <w:rStyle w:val="SubtleEmphasis"/>
              <w:rFonts w:ascii="Bell MT" w:hAnsi="Bell MT"/>
              <w:sz w:val="44"/>
              <w:szCs w:val="44"/>
            </w:rPr>
          </w:rPrChange>
        </w:rPr>
      </w:pPr>
      <w:ins w:id="2050" w:author="Cristian Sbrolli" w:date="2020-12-04T22:03:00Z">
        <w:r w:rsidRPr="005432E1">
          <w:rPr>
            <w:rStyle w:val="SubtleEmphasis"/>
            <w:rFonts w:cstheme="minorHAnsi"/>
            <w:sz w:val="24"/>
            <w:szCs w:val="24"/>
            <w:rPrChange w:id="2051"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52"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53"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54" w:author="Cristian Sbrolli" w:date="2020-12-04T22:04:00Z">
              <w:rPr>
                <w:rStyle w:val="SubtleEmphasis"/>
                <w:rFonts w:ascii="Bell MT" w:hAnsi="Bell MT"/>
                <w:sz w:val="44"/>
                <w:szCs w:val="44"/>
              </w:rPr>
            </w:rPrChange>
          </w:rPr>
          <w:tab/>
          <w:t xml:space="preserve">some t: Ticket | </w:t>
        </w:r>
        <w:proofErr w:type="spellStart"/>
        <w:r w:rsidRPr="005432E1">
          <w:rPr>
            <w:rStyle w:val="SubtleEmphasis"/>
            <w:rFonts w:cstheme="minorHAnsi"/>
            <w:sz w:val="24"/>
            <w:szCs w:val="24"/>
            <w:rPrChange w:id="2055" w:author="Cristian Sbrolli" w:date="2020-12-04T22:04:00Z">
              <w:rPr>
                <w:rStyle w:val="SubtleEmphasis"/>
                <w:rFonts w:ascii="Bell MT" w:hAnsi="Bell MT"/>
                <w:sz w:val="44"/>
                <w:szCs w:val="44"/>
              </w:rPr>
            </w:rPrChange>
          </w:rPr>
          <w:t>t.ticketDate</w:t>
        </w:r>
        <w:proofErr w:type="spellEnd"/>
        <w:r w:rsidRPr="005432E1">
          <w:rPr>
            <w:rStyle w:val="SubtleEmphasis"/>
            <w:rFonts w:cstheme="minorHAnsi"/>
            <w:sz w:val="24"/>
            <w:szCs w:val="24"/>
            <w:rPrChange w:id="2056"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057" w:author="Cristian Sbrolli" w:date="2020-12-04T22:04:00Z">
              <w:rPr>
                <w:rStyle w:val="SubtleEmphasis"/>
                <w:rFonts w:ascii="Bell MT" w:hAnsi="Bell MT"/>
                <w:sz w:val="44"/>
                <w:szCs w:val="44"/>
              </w:rPr>
            </w:rPrChange>
          </w:rPr>
          <w:t>m.ticketManager.currentDate</w:t>
        </w:r>
        <w:proofErr w:type="spellEnd"/>
        <w:r w:rsidRPr="005432E1">
          <w:rPr>
            <w:rStyle w:val="SubtleEmphasis"/>
            <w:rFonts w:cstheme="minorHAnsi"/>
            <w:sz w:val="24"/>
            <w:szCs w:val="24"/>
            <w:rPrChange w:id="2058"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059" w:author="Cristian Sbrolli" w:date="2020-12-04T22:04:00Z">
              <w:rPr>
                <w:rStyle w:val="SubtleEmphasis"/>
                <w:rFonts w:ascii="Bell MT" w:hAnsi="Bell MT"/>
                <w:sz w:val="44"/>
                <w:szCs w:val="44"/>
              </w:rPr>
            </w:rPrChange>
          </w:rPr>
          <w:t>t.ticketTimeSlot</w:t>
        </w:r>
        <w:proofErr w:type="spellEnd"/>
        <w:r w:rsidRPr="005432E1">
          <w:rPr>
            <w:rStyle w:val="SubtleEmphasis"/>
            <w:rFonts w:cstheme="minorHAnsi"/>
            <w:sz w:val="24"/>
            <w:szCs w:val="24"/>
            <w:rPrChange w:id="206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061"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062" w:author="Cristian Sbrolli" w:date="2020-12-04T22:04:00Z">
              <w:rPr>
                <w:rStyle w:val="SubtleEmphasis"/>
                <w:rFonts w:ascii="Bell MT" w:hAnsi="Bell MT"/>
                <w:sz w:val="44"/>
                <w:szCs w:val="44"/>
              </w:rPr>
            </w:rPrChange>
          </w:rPr>
          <w:t xml:space="preserve"> and </w:t>
        </w:r>
      </w:ins>
    </w:p>
    <w:p w14:paraId="24B0BCA7" w14:textId="77777777" w:rsidR="005432E1" w:rsidRPr="005432E1" w:rsidRDefault="005432E1" w:rsidP="005432E1">
      <w:pPr>
        <w:pStyle w:val="ListParagraph"/>
        <w:spacing w:line="240" w:lineRule="auto"/>
        <w:ind w:left="360"/>
        <w:rPr>
          <w:ins w:id="2063" w:author="Cristian Sbrolli" w:date="2020-12-04T22:03:00Z"/>
          <w:rStyle w:val="SubtleEmphasis"/>
          <w:rFonts w:cstheme="minorHAnsi"/>
          <w:sz w:val="24"/>
          <w:szCs w:val="24"/>
          <w:rPrChange w:id="2064" w:author="Cristian Sbrolli" w:date="2020-12-04T22:04:00Z">
            <w:rPr>
              <w:ins w:id="2065" w:author="Cristian Sbrolli" w:date="2020-12-04T22:03:00Z"/>
              <w:rStyle w:val="SubtleEmphasis"/>
              <w:rFonts w:ascii="Bell MT" w:hAnsi="Bell MT"/>
              <w:sz w:val="44"/>
              <w:szCs w:val="44"/>
            </w:rPr>
          </w:rPrChange>
        </w:rPr>
      </w:pPr>
      <w:ins w:id="2066" w:author="Cristian Sbrolli" w:date="2020-12-04T22:03:00Z">
        <w:r w:rsidRPr="005432E1">
          <w:rPr>
            <w:rStyle w:val="SubtleEmphasis"/>
            <w:rFonts w:cstheme="minorHAnsi"/>
            <w:sz w:val="24"/>
            <w:szCs w:val="24"/>
            <w:rPrChange w:id="206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6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6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70" w:author="Cristian Sbrolli" w:date="2020-12-04T22:04:00Z">
              <w:rPr>
                <w:rStyle w:val="SubtleEmphasis"/>
                <w:rFonts w:ascii="Bell MT" w:hAnsi="Bell MT"/>
                <w:sz w:val="44"/>
                <w:szCs w:val="44"/>
              </w:rPr>
            </w:rPrChange>
          </w:rPr>
          <w:tab/>
          <w:t>t in m1.ticketManager.line and m1.dispensers.distributedTickets =</w:t>
        </w:r>
        <w:proofErr w:type="spellStart"/>
        <w:r w:rsidRPr="005432E1">
          <w:rPr>
            <w:rStyle w:val="SubtleEmphasis"/>
            <w:rFonts w:cstheme="minorHAnsi"/>
            <w:sz w:val="24"/>
            <w:szCs w:val="24"/>
            <w:rPrChange w:id="2071" w:author="Cristian Sbrolli" w:date="2020-12-04T22:04:00Z">
              <w:rPr>
                <w:rStyle w:val="SubtleEmphasis"/>
                <w:rFonts w:ascii="Bell MT" w:hAnsi="Bell MT"/>
                <w:sz w:val="44"/>
                <w:szCs w:val="44"/>
              </w:rPr>
            </w:rPrChange>
          </w:rPr>
          <w:t>m.dispensers.distributedTickets</w:t>
        </w:r>
        <w:proofErr w:type="spellEnd"/>
        <w:r w:rsidRPr="005432E1">
          <w:rPr>
            <w:rStyle w:val="SubtleEmphasis"/>
            <w:rFonts w:cstheme="minorHAnsi"/>
            <w:sz w:val="24"/>
            <w:szCs w:val="24"/>
            <w:rPrChange w:id="2072" w:author="Cristian Sbrolli" w:date="2020-12-04T22:04:00Z">
              <w:rPr>
                <w:rStyle w:val="SubtleEmphasis"/>
                <w:rFonts w:ascii="Bell MT" w:hAnsi="Bell MT"/>
                <w:sz w:val="44"/>
                <w:szCs w:val="44"/>
              </w:rPr>
            </w:rPrChange>
          </w:rPr>
          <w:t xml:space="preserve"> + t and</w:t>
        </w:r>
      </w:ins>
    </w:p>
    <w:p w14:paraId="2B421F3F" w14:textId="77777777" w:rsidR="005432E1" w:rsidRPr="005432E1" w:rsidRDefault="005432E1" w:rsidP="005432E1">
      <w:pPr>
        <w:pStyle w:val="ListParagraph"/>
        <w:spacing w:line="240" w:lineRule="auto"/>
        <w:ind w:left="360"/>
        <w:rPr>
          <w:ins w:id="2073" w:author="Cristian Sbrolli" w:date="2020-12-04T22:03:00Z"/>
          <w:rStyle w:val="SubtleEmphasis"/>
          <w:rFonts w:cstheme="minorHAnsi"/>
          <w:sz w:val="24"/>
          <w:szCs w:val="24"/>
          <w:rPrChange w:id="2074" w:author="Cristian Sbrolli" w:date="2020-12-04T22:04:00Z">
            <w:rPr>
              <w:ins w:id="2075" w:author="Cristian Sbrolli" w:date="2020-12-04T22:03:00Z"/>
              <w:rStyle w:val="SubtleEmphasis"/>
              <w:rFonts w:ascii="Bell MT" w:hAnsi="Bell MT"/>
              <w:sz w:val="44"/>
              <w:szCs w:val="44"/>
            </w:rPr>
          </w:rPrChange>
        </w:rPr>
      </w:pPr>
      <w:ins w:id="2076" w:author="Cristian Sbrolli" w:date="2020-12-04T22:03:00Z">
        <w:r w:rsidRPr="005432E1">
          <w:rPr>
            <w:rStyle w:val="SubtleEmphasis"/>
            <w:rFonts w:cstheme="minorHAnsi"/>
            <w:sz w:val="24"/>
            <w:szCs w:val="24"/>
            <w:rPrChange w:id="2077"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7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7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80"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081"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2082" w:author="Cristian Sbrolli" w:date="2020-12-04T22:04:00Z">
              <w:rPr>
                <w:rStyle w:val="SubtleEmphasis"/>
                <w:rFonts w:ascii="Bell MT" w:hAnsi="Bell MT"/>
                <w:sz w:val="44"/>
                <w:szCs w:val="44"/>
              </w:rPr>
            </w:rPrChange>
          </w:rPr>
          <w:t>[t, m,m1] and</w:t>
        </w:r>
      </w:ins>
    </w:p>
    <w:p w14:paraId="22B57FCB" w14:textId="77777777" w:rsidR="005432E1" w:rsidRPr="005432E1" w:rsidRDefault="005432E1" w:rsidP="005432E1">
      <w:pPr>
        <w:pStyle w:val="ListParagraph"/>
        <w:spacing w:line="240" w:lineRule="auto"/>
        <w:ind w:left="360"/>
        <w:rPr>
          <w:ins w:id="2083" w:author="Cristian Sbrolli" w:date="2020-12-04T22:03:00Z"/>
          <w:rStyle w:val="SubtleEmphasis"/>
          <w:rFonts w:cstheme="minorHAnsi"/>
          <w:sz w:val="24"/>
          <w:szCs w:val="24"/>
          <w:rPrChange w:id="2084" w:author="Cristian Sbrolli" w:date="2020-12-04T22:04:00Z">
            <w:rPr>
              <w:ins w:id="2085" w:author="Cristian Sbrolli" w:date="2020-12-04T22:03:00Z"/>
              <w:rStyle w:val="SubtleEmphasis"/>
              <w:rFonts w:ascii="Bell MT" w:hAnsi="Bell MT"/>
              <w:sz w:val="44"/>
              <w:szCs w:val="44"/>
            </w:rPr>
          </w:rPrChange>
        </w:rPr>
      </w:pPr>
      <w:ins w:id="2086" w:author="Cristian Sbrolli" w:date="2020-12-04T22:03:00Z">
        <w:r w:rsidRPr="005432E1">
          <w:rPr>
            <w:rStyle w:val="SubtleEmphasis"/>
            <w:rFonts w:cstheme="minorHAnsi"/>
            <w:sz w:val="24"/>
            <w:szCs w:val="24"/>
            <w:rPrChange w:id="2087" w:author="Cristian Sbrolli" w:date="2020-12-04T22:04:00Z">
              <w:rPr>
                <w:rStyle w:val="SubtleEmphasis"/>
                <w:rFonts w:ascii="Bell MT" w:hAnsi="Bell MT"/>
                <w:sz w:val="44"/>
                <w:szCs w:val="44"/>
              </w:rPr>
            </w:rPrChange>
          </w:rPr>
          <w:lastRenderedPageBreak/>
          <w:tab/>
        </w:r>
        <w:r w:rsidRPr="005432E1">
          <w:rPr>
            <w:rStyle w:val="SubtleEmphasis"/>
            <w:rFonts w:cstheme="minorHAnsi"/>
            <w:sz w:val="24"/>
            <w:szCs w:val="24"/>
            <w:rPrChange w:id="2088"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89"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090"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091" w:author="Cristian Sbrolli" w:date="2020-12-04T22:04:00Z">
              <w:rPr>
                <w:rStyle w:val="SubtleEmphasis"/>
                <w:rFonts w:ascii="Bell MT" w:hAnsi="Bell MT"/>
                <w:sz w:val="44"/>
                <w:szCs w:val="44"/>
              </w:rPr>
            </w:rPrChange>
          </w:rPr>
          <w:t>checkEqualStatePUserPlusNewTicket</w:t>
        </w:r>
        <w:proofErr w:type="spellEnd"/>
        <w:r w:rsidRPr="005432E1">
          <w:rPr>
            <w:rStyle w:val="SubtleEmphasis"/>
            <w:rFonts w:cstheme="minorHAnsi"/>
            <w:sz w:val="24"/>
            <w:szCs w:val="24"/>
            <w:rPrChange w:id="2092" w:author="Cristian Sbrolli" w:date="2020-12-04T22:04:00Z">
              <w:rPr>
                <w:rStyle w:val="SubtleEmphasis"/>
                <w:rFonts w:ascii="Bell MT" w:hAnsi="Bell MT"/>
                <w:sz w:val="44"/>
                <w:szCs w:val="44"/>
              </w:rPr>
            </w:rPrChange>
          </w:rPr>
          <w:t>[t, u,u1]</w:t>
        </w:r>
      </w:ins>
    </w:p>
    <w:p w14:paraId="27F4424C" w14:textId="77777777" w:rsidR="005432E1" w:rsidRPr="005432E1" w:rsidRDefault="005432E1" w:rsidP="005432E1">
      <w:pPr>
        <w:pStyle w:val="ListParagraph"/>
        <w:spacing w:line="240" w:lineRule="auto"/>
        <w:ind w:left="360"/>
        <w:rPr>
          <w:ins w:id="2093" w:author="Cristian Sbrolli" w:date="2020-12-04T22:03:00Z"/>
          <w:rStyle w:val="SubtleEmphasis"/>
          <w:rFonts w:cstheme="minorHAnsi"/>
          <w:sz w:val="24"/>
          <w:szCs w:val="24"/>
          <w:rPrChange w:id="2094" w:author="Cristian Sbrolli" w:date="2020-12-04T22:04:00Z">
            <w:rPr>
              <w:ins w:id="2095" w:author="Cristian Sbrolli" w:date="2020-12-04T22:03:00Z"/>
              <w:rStyle w:val="SubtleEmphasis"/>
              <w:rFonts w:ascii="Bell MT" w:hAnsi="Bell MT"/>
              <w:sz w:val="44"/>
              <w:szCs w:val="44"/>
            </w:rPr>
          </w:rPrChange>
        </w:rPr>
      </w:pPr>
      <w:ins w:id="2096" w:author="Cristian Sbrolli" w:date="2020-12-04T22:03:00Z">
        <w:r w:rsidRPr="005432E1">
          <w:rPr>
            <w:rStyle w:val="SubtleEmphasis"/>
            <w:rFonts w:cstheme="minorHAnsi"/>
            <w:sz w:val="24"/>
            <w:szCs w:val="24"/>
            <w:rPrChange w:id="2097" w:author="Cristian Sbrolli" w:date="2020-12-04T22:04:00Z">
              <w:rPr>
                <w:rStyle w:val="SubtleEmphasis"/>
                <w:rFonts w:ascii="Bell MT" w:hAnsi="Bell MT"/>
                <w:sz w:val="44"/>
                <w:szCs w:val="44"/>
              </w:rPr>
            </w:rPrChange>
          </w:rPr>
          <w:t>}</w:t>
        </w:r>
      </w:ins>
    </w:p>
    <w:p w14:paraId="60A0363F" w14:textId="77777777" w:rsidR="005432E1" w:rsidRPr="005432E1" w:rsidRDefault="005432E1" w:rsidP="005432E1">
      <w:pPr>
        <w:pStyle w:val="ListParagraph"/>
        <w:spacing w:line="240" w:lineRule="auto"/>
        <w:ind w:left="360"/>
        <w:rPr>
          <w:ins w:id="2098" w:author="Cristian Sbrolli" w:date="2020-12-04T22:03:00Z"/>
          <w:rStyle w:val="SubtleEmphasis"/>
          <w:rFonts w:cstheme="minorHAnsi"/>
          <w:sz w:val="24"/>
          <w:szCs w:val="24"/>
          <w:rPrChange w:id="2099" w:author="Cristian Sbrolli" w:date="2020-12-04T22:04:00Z">
            <w:rPr>
              <w:ins w:id="2100" w:author="Cristian Sbrolli" w:date="2020-12-04T22:03:00Z"/>
              <w:rStyle w:val="SubtleEmphasis"/>
              <w:rFonts w:ascii="Bell MT" w:hAnsi="Bell MT"/>
              <w:sz w:val="44"/>
              <w:szCs w:val="44"/>
            </w:rPr>
          </w:rPrChange>
        </w:rPr>
      </w:pPr>
    </w:p>
    <w:p w14:paraId="7D4E0A84" w14:textId="77777777" w:rsidR="005432E1" w:rsidRPr="005432E1" w:rsidRDefault="005432E1" w:rsidP="005432E1">
      <w:pPr>
        <w:pStyle w:val="ListParagraph"/>
        <w:spacing w:line="240" w:lineRule="auto"/>
        <w:ind w:left="360"/>
        <w:rPr>
          <w:ins w:id="2101" w:author="Cristian Sbrolli" w:date="2020-12-04T22:03:00Z"/>
          <w:rStyle w:val="SubtleEmphasis"/>
          <w:rFonts w:cstheme="minorHAnsi"/>
          <w:sz w:val="24"/>
          <w:szCs w:val="24"/>
          <w:rPrChange w:id="2102" w:author="Cristian Sbrolli" w:date="2020-12-04T22:04:00Z">
            <w:rPr>
              <w:ins w:id="2103" w:author="Cristian Sbrolli" w:date="2020-12-04T22:03:00Z"/>
              <w:rStyle w:val="SubtleEmphasis"/>
              <w:rFonts w:ascii="Bell MT" w:hAnsi="Bell MT"/>
              <w:sz w:val="44"/>
              <w:szCs w:val="44"/>
            </w:rPr>
          </w:rPrChange>
        </w:rPr>
      </w:pPr>
      <w:ins w:id="2104" w:author="Cristian Sbrolli" w:date="2020-12-04T22:03:00Z">
        <w:r w:rsidRPr="005432E1">
          <w:rPr>
            <w:rStyle w:val="SubtleEmphasis"/>
            <w:rFonts w:cstheme="minorHAnsi"/>
            <w:sz w:val="24"/>
            <w:szCs w:val="24"/>
            <w:rPrChange w:id="2105" w:author="Cristian Sbrolli" w:date="2020-12-04T22:04:00Z">
              <w:rPr>
                <w:rStyle w:val="SubtleEmphasis"/>
                <w:rFonts w:ascii="Bell MT" w:hAnsi="Bell MT"/>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ListParagraph"/>
        <w:spacing w:line="240" w:lineRule="auto"/>
        <w:ind w:left="360"/>
        <w:rPr>
          <w:ins w:id="2106" w:author="Cristian Sbrolli" w:date="2020-12-04T22:03:00Z"/>
          <w:rStyle w:val="SubtleEmphasis"/>
          <w:rFonts w:cstheme="minorHAnsi"/>
          <w:sz w:val="24"/>
          <w:szCs w:val="24"/>
          <w:rPrChange w:id="2107" w:author="Cristian Sbrolli" w:date="2020-12-04T22:04:00Z">
            <w:rPr>
              <w:ins w:id="2108" w:author="Cristian Sbrolli" w:date="2020-12-04T22:03:00Z"/>
              <w:rStyle w:val="SubtleEmphasis"/>
              <w:rFonts w:ascii="Bell MT" w:hAnsi="Bell MT"/>
              <w:sz w:val="44"/>
              <w:szCs w:val="44"/>
            </w:rPr>
          </w:rPrChange>
        </w:rPr>
      </w:pPr>
      <w:proofErr w:type="spellStart"/>
      <w:ins w:id="2109" w:author="Cristian Sbrolli" w:date="2020-12-04T22:03:00Z">
        <w:r w:rsidRPr="005432E1">
          <w:rPr>
            <w:rStyle w:val="SubtleEmphasis"/>
            <w:rFonts w:cstheme="minorHAnsi"/>
            <w:sz w:val="24"/>
            <w:szCs w:val="24"/>
            <w:rPrChange w:id="2110" w:author="Cristian Sbrolli" w:date="2020-12-04T22:04:00Z">
              <w:rPr>
                <w:rStyle w:val="SubtleEmphasis"/>
                <w:rFonts w:ascii="Bell MT" w:hAnsi="Bell MT"/>
                <w:sz w:val="44"/>
                <w:szCs w:val="44"/>
              </w:rPr>
            </w:rPrChange>
          </w:rPr>
          <w:t>pred</w:t>
        </w:r>
        <w:proofErr w:type="spellEnd"/>
        <w:r w:rsidRPr="005432E1">
          <w:rPr>
            <w:rStyle w:val="SubtleEmphasis"/>
            <w:rFonts w:cstheme="minorHAnsi"/>
            <w:sz w:val="24"/>
            <w:szCs w:val="24"/>
            <w:rPrChange w:id="2111"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112" w:author="Cristian Sbrolli" w:date="2020-12-04T22:04:00Z">
              <w:rPr>
                <w:rStyle w:val="SubtleEmphasis"/>
                <w:rFonts w:ascii="Bell MT" w:hAnsi="Bell MT"/>
                <w:sz w:val="44"/>
                <w:szCs w:val="44"/>
              </w:rPr>
            </w:rPrChange>
          </w:rPr>
          <w:t>vUserBooksVisit</w:t>
        </w:r>
        <w:proofErr w:type="spellEnd"/>
        <w:r w:rsidRPr="005432E1">
          <w:rPr>
            <w:rStyle w:val="SubtleEmphasis"/>
            <w:rFonts w:cstheme="minorHAnsi"/>
            <w:sz w:val="24"/>
            <w:szCs w:val="24"/>
            <w:rPrChange w:id="2113" w:author="Cristian Sbrolli" w:date="2020-12-04T22:04:00Z">
              <w:rPr>
                <w:rStyle w:val="SubtleEmphasis"/>
                <w:rFonts w:ascii="Bell MT" w:hAnsi="Bell MT"/>
                <w:sz w:val="44"/>
                <w:szCs w:val="44"/>
              </w:rPr>
            </w:rPrChange>
          </w:rPr>
          <w:t xml:space="preserve">[m,m1: Market, u,u1: </w:t>
        </w:r>
        <w:proofErr w:type="spellStart"/>
        <w:r w:rsidRPr="005432E1">
          <w:rPr>
            <w:rStyle w:val="SubtleEmphasis"/>
            <w:rFonts w:cstheme="minorHAnsi"/>
            <w:sz w:val="24"/>
            <w:szCs w:val="24"/>
            <w:rPrChange w:id="2114" w:author="Cristian Sbrolli" w:date="2020-12-04T22:04:00Z">
              <w:rPr>
                <w:rStyle w:val="SubtleEmphasis"/>
                <w:rFonts w:ascii="Bell MT" w:hAnsi="Bell MT"/>
                <w:sz w:val="44"/>
                <w:szCs w:val="44"/>
              </w:rPr>
            </w:rPrChange>
          </w:rPr>
          <w:t>VirtualUser,ts</w:t>
        </w:r>
        <w:proofErr w:type="spellEnd"/>
        <w:r w:rsidRPr="005432E1">
          <w:rPr>
            <w:rStyle w:val="SubtleEmphasis"/>
            <w:rFonts w:cstheme="minorHAnsi"/>
            <w:sz w:val="24"/>
            <w:szCs w:val="24"/>
            <w:rPrChange w:id="2115"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116" w:author="Cristian Sbrolli" w:date="2020-12-04T22:04:00Z">
              <w:rPr>
                <w:rStyle w:val="SubtleEmphasis"/>
                <w:rFonts w:ascii="Bell MT" w:hAnsi="Bell MT"/>
                <w:sz w:val="44"/>
                <w:szCs w:val="44"/>
              </w:rPr>
            </w:rPrChange>
          </w:rPr>
          <w:t>TimeSlot</w:t>
        </w:r>
        <w:proofErr w:type="spellEnd"/>
        <w:r w:rsidRPr="005432E1">
          <w:rPr>
            <w:rStyle w:val="SubtleEmphasis"/>
            <w:rFonts w:cstheme="minorHAnsi"/>
            <w:sz w:val="24"/>
            <w:szCs w:val="24"/>
            <w:rPrChange w:id="2117" w:author="Cristian Sbrolli" w:date="2020-12-04T22:04:00Z">
              <w:rPr>
                <w:rStyle w:val="SubtleEmphasis"/>
                <w:rFonts w:ascii="Bell MT" w:hAnsi="Bell MT"/>
                <w:sz w:val="44"/>
                <w:szCs w:val="44"/>
              </w:rPr>
            </w:rPrChange>
          </w:rPr>
          <w:t>, d: Date]{</w:t>
        </w:r>
      </w:ins>
    </w:p>
    <w:p w14:paraId="47A425AD" w14:textId="77777777" w:rsidR="005432E1" w:rsidRPr="005432E1" w:rsidRDefault="005432E1" w:rsidP="005432E1">
      <w:pPr>
        <w:pStyle w:val="ListParagraph"/>
        <w:spacing w:line="240" w:lineRule="auto"/>
        <w:ind w:left="360"/>
        <w:rPr>
          <w:ins w:id="2118" w:author="Cristian Sbrolli" w:date="2020-12-04T22:03:00Z"/>
          <w:rStyle w:val="SubtleEmphasis"/>
          <w:rFonts w:cstheme="minorHAnsi"/>
          <w:sz w:val="24"/>
          <w:szCs w:val="24"/>
          <w:rPrChange w:id="2119" w:author="Cristian Sbrolli" w:date="2020-12-04T22:04:00Z">
            <w:rPr>
              <w:ins w:id="2120" w:author="Cristian Sbrolli" w:date="2020-12-04T22:03:00Z"/>
              <w:rStyle w:val="SubtleEmphasis"/>
              <w:rFonts w:ascii="Bell MT" w:hAnsi="Bell MT"/>
              <w:sz w:val="44"/>
              <w:szCs w:val="44"/>
            </w:rPr>
          </w:rPrChange>
        </w:rPr>
      </w:pPr>
      <w:ins w:id="2121" w:author="Cristian Sbrolli" w:date="2020-12-04T22:03:00Z">
        <w:r w:rsidRPr="005432E1">
          <w:rPr>
            <w:rStyle w:val="SubtleEmphasis"/>
            <w:rFonts w:cstheme="minorHAnsi"/>
            <w:sz w:val="24"/>
            <w:szCs w:val="24"/>
            <w:rPrChange w:id="2122" w:author="Cristian Sbrolli" w:date="2020-12-04T22:04:00Z">
              <w:rPr>
                <w:rStyle w:val="SubtleEmphasis"/>
                <w:rFonts w:ascii="Bell MT" w:hAnsi="Bell MT"/>
                <w:sz w:val="44"/>
                <w:szCs w:val="44"/>
              </w:rPr>
            </w:rPrChange>
          </w:rPr>
          <w:t xml:space="preserve"> </w:t>
        </w:r>
        <w:r w:rsidRPr="005432E1">
          <w:rPr>
            <w:rStyle w:val="SubtleEmphasis"/>
            <w:rFonts w:cstheme="minorHAnsi"/>
            <w:sz w:val="24"/>
            <w:szCs w:val="24"/>
            <w:rPrChange w:id="2123" w:author="Cristian Sbrolli" w:date="2020-12-04T22:04:00Z">
              <w:rPr>
                <w:rStyle w:val="SubtleEmphasis"/>
                <w:rFonts w:ascii="Bell MT" w:hAnsi="Bell MT"/>
                <w:sz w:val="44"/>
                <w:szCs w:val="44"/>
              </w:rPr>
            </w:rPrChange>
          </w:rPr>
          <w:tab/>
          <w:t>(d-&gt;</w:t>
        </w:r>
        <w:proofErr w:type="spellStart"/>
        <w:r w:rsidRPr="005432E1">
          <w:rPr>
            <w:rStyle w:val="SubtleEmphasis"/>
            <w:rFonts w:cstheme="minorHAnsi"/>
            <w:sz w:val="24"/>
            <w:szCs w:val="24"/>
            <w:rPrChange w:id="2124"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125"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126" w:author="Cristian Sbrolli" w:date="2020-12-04T22:04:00Z">
              <w:rPr>
                <w:rStyle w:val="SubtleEmphasis"/>
                <w:rFonts w:ascii="Bell MT" w:hAnsi="Bell MT"/>
                <w:sz w:val="44"/>
                <w:szCs w:val="44"/>
              </w:rPr>
            </w:rPrChange>
          </w:rPr>
          <w:t>m.ticketManager.availableSlots</w:t>
        </w:r>
        <w:proofErr w:type="spellEnd"/>
        <w:r w:rsidRPr="005432E1">
          <w:rPr>
            <w:rStyle w:val="SubtleEmphasis"/>
            <w:rFonts w:cstheme="minorHAnsi"/>
            <w:sz w:val="24"/>
            <w:szCs w:val="24"/>
            <w:rPrChange w:id="2127" w:author="Cristian Sbrolli" w:date="2020-12-04T22:04:00Z">
              <w:rPr>
                <w:rStyle w:val="SubtleEmphasis"/>
                <w:rFonts w:ascii="Bell MT" w:hAnsi="Bell MT"/>
                <w:sz w:val="44"/>
                <w:szCs w:val="44"/>
              </w:rPr>
            </w:rPrChange>
          </w:rPr>
          <w:t xml:space="preserve"> and </w:t>
        </w:r>
      </w:ins>
    </w:p>
    <w:p w14:paraId="7F46428C" w14:textId="77777777" w:rsidR="005432E1" w:rsidRPr="005432E1" w:rsidRDefault="005432E1" w:rsidP="005432E1">
      <w:pPr>
        <w:pStyle w:val="ListParagraph"/>
        <w:spacing w:line="240" w:lineRule="auto"/>
        <w:ind w:left="360"/>
        <w:rPr>
          <w:ins w:id="2128" w:author="Cristian Sbrolli" w:date="2020-12-04T22:03:00Z"/>
          <w:rStyle w:val="SubtleEmphasis"/>
          <w:rFonts w:cstheme="minorHAnsi"/>
          <w:sz w:val="24"/>
          <w:szCs w:val="24"/>
          <w:rPrChange w:id="2129" w:author="Cristian Sbrolli" w:date="2020-12-04T22:04:00Z">
            <w:rPr>
              <w:ins w:id="2130" w:author="Cristian Sbrolli" w:date="2020-12-04T22:03:00Z"/>
              <w:rStyle w:val="SubtleEmphasis"/>
              <w:rFonts w:ascii="Bell MT" w:hAnsi="Bell MT"/>
              <w:sz w:val="44"/>
              <w:szCs w:val="44"/>
            </w:rPr>
          </w:rPrChange>
        </w:rPr>
      </w:pPr>
      <w:ins w:id="2131" w:author="Cristian Sbrolli" w:date="2020-12-04T22:03:00Z">
        <w:r w:rsidRPr="005432E1">
          <w:rPr>
            <w:rStyle w:val="SubtleEmphasis"/>
            <w:rFonts w:cstheme="minorHAnsi"/>
            <w:sz w:val="24"/>
            <w:szCs w:val="24"/>
            <w:rPrChange w:id="2132" w:author="Cristian Sbrolli" w:date="2020-12-04T22:04:00Z">
              <w:rPr>
                <w:rStyle w:val="SubtleEmphasis"/>
                <w:rFonts w:ascii="Bell MT" w:hAnsi="Bell MT"/>
                <w:sz w:val="44"/>
                <w:szCs w:val="44"/>
              </w:rPr>
            </w:rPrChange>
          </w:rPr>
          <w:tab/>
          <w:t xml:space="preserve">some v: Visit | </w:t>
        </w:r>
        <w:proofErr w:type="spellStart"/>
        <w:r w:rsidRPr="005432E1">
          <w:rPr>
            <w:rStyle w:val="SubtleEmphasis"/>
            <w:rFonts w:cstheme="minorHAnsi"/>
            <w:sz w:val="24"/>
            <w:szCs w:val="24"/>
            <w:rPrChange w:id="2133" w:author="Cristian Sbrolli" w:date="2020-12-04T22:04:00Z">
              <w:rPr>
                <w:rStyle w:val="SubtleEmphasis"/>
                <w:rFonts w:ascii="Bell MT" w:hAnsi="Bell MT"/>
                <w:sz w:val="44"/>
                <w:szCs w:val="44"/>
              </w:rPr>
            </w:rPrChange>
          </w:rPr>
          <w:t>v.ticketDate</w:t>
        </w:r>
        <w:proofErr w:type="spellEnd"/>
        <w:r w:rsidRPr="005432E1">
          <w:rPr>
            <w:rStyle w:val="SubtleEmphasis"/>
            <w:rFonts w:cstheme="minorHAnsi"/>
            <w:sz w:val="24"/>
            <w:szCs w:val="24"/>
            <w:rPrChange w:id="2134" w:author="Cristian Sbrolli" w:date="2020-12-04T22:04:00Z">
              <w:rPr>
                <w:rStyle w:val="SubtleEmphasis"/>
                <w:rFonts w:ascii="Bell MT" w:hAnsi="Bell MT"/>
                <w:sz w:val="44"/>
                <w:szCs w:val="44"/>
              </w:rPr>
            </w:rPrChange>
          </w:rPr>
          <w:t xml:space="preserve"> = d and </w:t>
        </w:r>
        <w:proofErr w:type="spellStart"/>
        <w:r w:rsidRPr="005432E1">
          <w:rPr>
            <w:rStyle w:val="SubtleEmphasis"/>
            <w:rFonts w:cstheme="minorHAnsi"/>
            <w:sz w:val="24"/>
            <w:szCs w:val="24"/>
            <w:rPrChange w:id="2135" w:author="Cristian Sbrolli" w:date="2020-12-04T22:04:00Z">
              <w:rPr>
                <w:rStyle w:val="SubtleEmphasis"/>
                <w:rFonts w:ascii="Bell MT" w:hAnsi="Bell MT"/>
                <w:sz w:val="44"/>
                <w:szCs w:val="44"/>
              </w:rPr>
            </w:rPrChange>
          </w:rPr>
          <w:t>v.ticketTimeSlot</w:t>
        </w:r>
        <w:proofErr w:type="spellEnd"/>
        <w:r w:rsidRPr="005432E1">
          <w:rPr>
            <w:rStyle w:val="SubtleEmphasis"/>
            <w:rFonts w:cstheme="minorHAnsi"/>
            <w:sz w:val="24"/>
            <w:szCs w:val="24"/>
            <w:rPrChange w:id="2136"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137" w:author="Cristian Sbrolli" w:date="2020-12-04T22:04:00Z">
              <w:rPr>
                <w:rStyle w:val="SubtleEmphasis"/>
                <w:rFonts w:ascii="Bell MT" w:hAnsi="Bell MT"/>
                <w:sz w:val="44"/>
                <w:szCs w:val="44"/>
              </w:rPr>
            </w:rPrChange>
          </w:rPr>
          <w:t>ts</w:t>
        </w:r>
        <w:proofErr w:type="spellEnd"/>
        <w:r w:rsidRPr="005432E1">
          <w:rPr>
            <w:rStyle w:val="SubtleEmphasis"/>
            <w:rFonts w:cstheme="minorHAnsi"/>
            <w:sz w:val="24"/>
            <w:szCs w:val="24"/>
            <w:rPrChange w:id="2138" w:author="Cristian Sbrolli" w:date="2020-12-04T22:04:00Z">
              <w:rPr>
                <w:rStyle w:val="SubtleEmphasis"/>
                <w:rFonts w:ascii="Bell MT" w:hAnsi="Bell MT"/>
                <w:sz w:val="44"/>
                <w:szCs w:val="44"/>
              </w:rPr>
            </w:rPrChange>
          </w:rPr>
          <w:t xml:space="preserve"> and </w:t>
        </w:r>
      </w:ins>
    </w:p>
    <w:p w14:paraId="4573F9DB" w14:textId="77777777" w:rsidR="005432E1" w:rsidRPr="005432E1" w:rsidRDefault="005432E1" w:rsidP="005432E1">
      <w:pPr>
        <w:pStyle w:val="ListParagraph"/>
        <w:spacing w:line="240" w:lineRule="auto"/>
        <w:ind w:left="360"/>
        <w:rPr>
          <w:ins w:id="2139" w:author="Cristian Sbrolli" w:date="2020-12-04T22:03:00Z"/>
          <w:rStyle w:val="SubtleEmphasis"/>
          <w:rFonts w:cstheme="minorHAnsi"/>
          <w:sz w:val="24"/>
          <w:szCs w:val="24"/>
          <w:rPrChange w:id="2140" w:author="Cristian Sbrolli" w:date="2020-12-04T22:04:00Z">
            <w:rPr>
              <w:ins w:id="2141" w:author="Cristian Sbrolli" w:date="2020-12-04T22:03:00Z"/>
              <w:rStyle w:val="SubtleEmphasis"/>
              <w:rFonts w:ascii="Bell MT" w:hAnsi="Bell MT"/>
              <w:sz w:val="44"/>
              <w:szCs w:val="44"/>
            </w:rPr>
          </w:rPrChange>
        </w:rPr>
      </w:pPr>
      <w:ins w:id="2142" w:author="Cristian Sbrolli" w:date="2020-12-04T22:03:00Z">
        <w:r w:rsidRPr="005432E1">
          <w:rPr>
            <w:rStyle w:val="SubtleEmphasis"/>
            <w:rFonts w:cstheme="minorHAnsi"/>
            <w:sz w:val="24"/>
            <w:szCs w:val="24"/>
            <w:rPrChange w:id="2143" w:author="Cristian Sbrolli" w:date="2020-12-04T22:04:00Z">
              <w:rPr>
                <w:rStyle w:val="SubtleEmphasis"/>
                <w:rFonts w:ascii="Bell MT" w:hAnsi="Bell MT"/>
                <w:sz w:val="44"/>
                <w:szCs w:val="44"/>
              </w:rPr>
            </w:rPrChange>
          </w:rPr>
          <w:tab/>
        </w:r>
        <w:proofErr w:type="spellStart"/>
        <w:r w:rsidRPr="005432E1">
          <w:rPr>
            <w:rStyle w:val="SubtleEmphasis"/>
            <w:rFonts w:cstheme="minorHAnsi"/>
            <w:sz w:val="24"/>
            <w:szCs w:val="24"/>
            <w:rPrChange w:id="2144" w:author="Cristian Sbrolli" w:date="2020-12-04T22:04:00Z">
              <w:rPr>
                <w:rStyle w:val="SubtleEmphasis"/>
                <w:rFonts w:ascii="Bell MT" w:hAnsi="Bell MT"/>
                <w:sz w:val="44"/>
                <w:szCs w:val="44"/>
              </w:rPr>
            </w:rPrChange>
          </w:rPr>
          <w:t>checkEqualStateVUserPlusNewVisit</w:t>
        </w:r>
        <w:proofErr w:type="spellEnd"/>
        <w:r w:rsidRPr="005432E1">
          <w:rPr>
            <w:rStyle w:val="SubtleEmphasis"/>
            <w:rFonts w:cstheme="minorHAnsi"/>
            <w:sz w:val="24"/>
            <w:szCs w:val="24"/>
            <w:rPrChange w:id="2145" w:author="Cristian Sbrolli" w:date="2020-12-04T22:04:00Z">
              <w:rPr>
                <w:rStyle w:val="SubtleEmphasis"/>
                <w:rFonts w:ascii="Bell MT" w:hAnsi="Bell MT"/>
                <w:sz w:val="44"/>
                <w:szCs w:val="44"/>
              </w:rPr>
            </w:rPrChange>
          </w:rPr>
          <w:t xml:space="preserve">[v,u,u1] and </w:t>
        </w:r>
        <w:proofErr w:type="spellStart"/>
        <w:r w:rsidRPr="005432E1">
          <w:rPr>
            <w:rStyle w:val="SubtleEmphasis"/>
            <w:rFonts w:cstheme="minorHAnsi"/>
            <w:sz w:val="24"/>
            <w:szCs w:val="24"/>
            <w:rPrChange w:id="2146" w:author="Cristian Sbrolli" w:date="2020-12-04T22:04:00Z">
              <w:rPr>
                <w:rStyle w:val="SubtleEmphasis"/>
                <w:rFonts w:ascii="Bell MT" w:hAnsi="Bell MT"/>
                <w:sz w:val="44"/>
                <w:szCs w:val="44"/>
              </w:rPr>
            </w:rPrChange>
          </w:rPr>
          <w:t>checkEqualStateMarketPlusNewTicket</w:t>
        </w:r>
        <w:proofErr w:type="spellEnd"/>
        <w:r w:rsidRPr="005432E1">
          <w:rPr>
            <w:rStyle w:val="SubtleEmphasis"/>
            <w:rFonts w:cstheme="minorHAnsi"/>
            <w:sz w:val="24"/>
            <w:szCs w:val="24"/>
            <w:rPrChange w:id="2147" w:author="Cristian Sbrolli" w:date="2020-12-04T22:04:00Z">
              <w:rPr>
                <w:rStyle w:val="SubtleEmphasis"/>
                <w:rFonts w:ascii="Bell MT" w:hAnsi="Bell MT"/>
                <w:sz w:val="44"/>
                <w:szCs w:val="44"/>
              </w:rPr>
            </w:rPrChange>
          </w:rPr>
          <w:t>[v,m,m1]</w:t>
        </w:r>
        <w:r w:rsidRPr="005432E1">
          <w:rPr>
            <w:rStyle w:val="SubtleEmphasis"/>
            <w:rFonts w:cstheme="minorHAnsi"/>
            <w:sz w:val="24"/>
            <w:szCs w:val="24"/>
            <w:rPrChange w:id="2148" w:author="Cristian Sbrolli" w:date="2020-12-04T22:04:00Z">
              <w:rPr>
                <w:rStyle w:val="SubtleEmphasis"/>
                <w:rFonts w:ascii="Bell MT" w:hAnsi="Bell MT"/>
                <w:sz w:val="44"/>
                <w:szCs w:val="44"/>
              </w:rPr>
            </w:rPrChange>
          </w:rPr>
          <w:tab/>
        </w:r>
      </w:ins>
    </w:p>
    <w:p w14:paraId="0D453049" w14:textId="77777777" w:rsidR="005432E1" w:rsidRPr="005432E1" w:rsidRDefault="005432E1" w:rsidP="005432E1">
      <w:pPr>
        <w:pStyle w:val="ListParagraph"/>
        <w:spacing w:line="240" w:lineRule="auto"/>
        <w:ind w:left="360"/>
        <w:rPr>
          <w:ins w:id="2149" w:author="Cristian Sbrolli" w:date="2020-12-04T22:03:00Z"/>
          <w:rStyle w:val="SubtleEmphasis"/>
          <w:rFonts w:cstheme="minorHAnsi"/>
          <w:sz w:val="24"/>
          <w:szCs w:val="24"/>
          <w:rPrChange w:id="2150" w:author="Cristian Sbrolli" w:date="2020-12-04T22:04:00Z">
            <w:rPr>
              <w:ins w:id="2151" w:author="Cristian Sbrolli" w:date="2020-12-04T22:03:00Z"/>
              <w:rStyle w:val="SubtleEmphasis"/>
              <w:rFonts w:ascii="Bell MT" w:hAnsi="Bell MT"/>
              <w:sz w:val="44"/>
              <w:szCs w:val="44"/>
            </w:rPr>
          </w:rPrChange>
        </w:rPr>
      </w:pPr>
      <w:ins w:id="2152" w:author="Cristian Sbrolli" w:date="2020-12-04T22:03:00Z">
        <w:r w:rsidRPr="005432E1">
          <w:rPr>
            <w:rStyle w:val="SubtleEmphasis"/>
            <w:rFonts w:cstheme="minorHAnsi"/>
            <w:sz w:val="24"/>
            <w:szCs w:val="24"/>
            <w:rPrChange w:id="2153" w:author="Cristian Sbrolli" w:date="2020-12-04T22:04:00Z">
              <w:rPr>
                <w:rStyle w:val="SubtleEmphasis"/>
                <w:rFonts w:ascii="Bell MT" w:hAnsi="Bell MT"/>
                <w:sz w:val="44"/>
                <w:szCs w:val="44"/>
              </w:rPr>
            </w:rPrChange>
          </w:rPr>
          <w:t>}</w:t>
        </w:r>
      </w:ins>
    </w:p>
    <w:p w14:paraId="325A1F50" w14:textId="77777777" w:rsidR="005432E1" w:rsidRPr="005432E1" w:rsidRDefault="005432E1" w:rsidP="005432E1">
      <w:pPr>
        <w:pStyle w:val="ListParagraph"/>
        <w:spacing w:line="240" w:lineRule="auto"/>
        <w:ind w:left="360"/>
        <w:rPr>
          <w:ins w:id="2154" w:author="Cristian Sbrolli" w:date="2020-12-04T22:03:00Z"/>
          <w:rStyle w:val="SubtleEmphasis"/>
          <w:rFonts w:cstheme="minorHAnsi"/>
          <w:sz w:val="24"/>
          <w:szCs w:val="24"/>
          <w:rPrChange w:id="2155" w:author="Cristian Sbrolli" w:date="2020-12-04T22:04:00Z">
            <w:rPr>
              <w:ins w:id="2156" w:author="Cristian Sbrolli" w:date="2020-12-04T22:03:00Z"/>
              <w:rStyle w:val="SubtleEmphasis"/>
              <w:rFonts w:ascii="Bell MT" w:hAnsi="Bell MT"/>
              <w:sz w:val="44"/>
              <w:szCs w:val="44"/>
            </w:rPr>
          </w:rPrChange>
        </w:rPr>
      </w:pPr>
    </w:p>
    <w:p w14:paraId="466FFBC8" w14:textId="77777777" w:rsidR="005432E1" w:rsidRPr="005432E1" w:rsidRDefault="005432E1" w:rsidP="005432E1">
      <w:pPr>
        <w:pStyle w:val="ListParagraph"/>
        <w:spacing w:line="240" w:lineRule="auto"/>
        <w:ind w:left="360"/>
        <w:rPr>
          <w:ins w:id="2157" w:author="Cristian Sbrolli" w:date="2020-12-04T22:03:00Z"/>
          <w:rStyle w:val="SubtleEmphasis"/>
          <w:rFonts w:cstheme="minorHAnsi"/>
          <w:sz w:val="24"/>
          <w:szCs w:val="24"/>
          <w:rPrChange w:id="2158" w:author="Cristian Sbrolli" w:date="2020-12-04T22:04:00Z">
            <w:rPr>
              <w:ins w:id="2159" w:author="Cristian Sbrolli" w:date="2020-12-04T22:03:00Z"/>
              <w:rStyle w:val="SubtleEmphasis"/>
              <w:rFonts w:ascii="Bell MT" w:hAnsi="Bell MT"/>
              <w:sz w:val="44"/>
              <w:szCs w:val="44"/>
            </w:rPr>
          </w:rPrChange>
        </w:rPr>
      </w:pPr>
      <w:ins w:id="2160" w:author="Cristian Sbrolli" w:date="2020-12-04T22:03:00Z">
        <w:r w:rsidRPr="005432E1">
          <w:rPr>
            <w:rStyle w:val="SubtleEmphasis"/>
            <w:rFonts w:cstheme="minorHAnsi"/>
            <w:sz w:val="24"/>
            <w:szCs w:val="24"/>
            <w:rPrChange w:id="2161" w:author="Cristian Sbrolli" w:date="2020-12-04T22:04:00Z">
              <w:rPr>
                <w:rStyle w:val="SubtleEmphasis"/>
                <w:rFonts w:ascii="Bell MT" w:hAnsi="Bell MT"/>
                <w:sz w:val="44"/>
                <w:szCs w:val="44"/>
              </w:rPr>
            </w:rPrChange>
          </w:rPr>
          <w:t xml:space="preserve">//User cannot shop </w:t>
        </w:r>
        <w:proofErr w:type="spellStart"/>
        <w:r w:rsidRPr="005432E1">
          <w:rPr>
            <w:rStyle w:val="SubtleEmphasis"/>
            <w:rFonts w:cstheme="minorHAnsi"/>
            <w:sz w:val="24"/>
            <w:szCs w:val="24"/>
            <w:rPrChange w:id="2162" w:author="Cristian Sbrolli" w:date="2020-12-04T22:04:00Z">
              <w:rPr>
                <w:rStyle w:val="SubtleEmphasis"/>
                <w:rFonts w:ascii="Bell MT" w:hAnsi="Bell MT"/>
                <w:sz w:val="44"/>
                <w:szCs w:val="44"/>
              </w:rPr>
            </w:rPrChange>
          </w:rPr>
          <w:t>whitout</w:t>
        </w:r>
        <w:proofErr w:type="spellEnd"/>
        <w:r w:rsidRPr="005432E1">
          <w:rPr>
            <w:rStyle w:val="SubtleEmphasis"/>
            <w:rFonts w:cstheme="minorHAnsi"/>
            <w:sz w:val="24"/>
            <w:szCs w:val="24"/>
            <w:rPrChange w:id="2163" w:author="Cristian Sbrolli" w:date="2020-12-04T22:04:00Z">
              <w:rPr>
                <w:rStyle w:val="SubtleEmphasis"/>
                <w:rFonts w:ascii="Bell MT" w:hAnsi="Bell MT"/>
                <w:sz w:val="44"/>
                <w:szCs w:val="44"/>
              </w:rPr>
            </w:rPrChange>
          </w:rPr>
          <w:t xml:space="preserve"> having registered their entrance scanning </w:t>
        </w:r>
        <w:proofErr w:type="spellStart"/>
        <w:r w:rsidRPr="005432E1">
          <w:rPr>
            <w:rStyle w:val="SubtleEmphasis"/>
            <w:rFonts w:cstheme="minorHAnsi"/>
            <w:sz w:val="24"/>
            <w:szCs w:val="24"/>
            <w:rPrChange w:id="2164" w:author="Cristian Sbrolli" w:date="2020-12-04T22:04:00Z">
              <w:rPr>
                <w:rStyle w:val="SubtleEmphasis"/>
                <w:rFonts w:ascii="Bell MT" w:hAnsi="Bell MT"/>
                <w:sz w:val="44"/>
                <w:szCs w:val="44"/>
              </w:rPr>
            </w:rPrChange>
          </w:rPr>
          <w:t>QRCode</w:t>
        </w:r>
        <w:proofErr w:type="spellEnd"/>
      </w:ins>
    </w:p>
    <w:p w14:paraId="511AF894" w14:textId="77777777" w:rsidR="005432E1" w:rsidRPr="005432E1" w:rsidRDefault="005432E1" w:rsidP="005432E1">
      <w:pPr>
        <w:pStyle w:val="ListParagraph"/>
        <w:spacing w:line="240" w:lineRule="auto"/>
        <w:ind w:left="360"/>
        <w:rPr>
          <w:ins w:id="2165" w:author="Cristian Sbrolli" w:date="2020-12-04T22:03:00Z"/>
          <w:rStyle w:val="SubtleEmphasis"/>
          <w:rFonts w:cstheme="minorHAnsi"/>
          <w:sz w:val="24"/>
          <w:szCs w:val="24"/>
          <w:rPrChange w:id="2166" w:author="Cristian Sbrolli" w:date="2020-12-04T22:04:00Z">
            <w:rPr>
              <w:ins w:id="2167" w:author="Cristian Sbrolli" w:date="2020-12-04T22:03:00Z"/>
              <w:rStyle w:val="SubtleEmphasis"/>
              <w:rFonts w:ascii="Bell MT" w:hAnsi="Bell MT"/>
              <w:sz w:val="44"/>
              <w:szCs w:val="44"/>
            </w:rPr>
          </w:rPrChange>
        </w:rPr>
      </w:pPr>
      <w:ins w:id="2168" w:author="Cristian Sbrolli" w:date="2020-12-04T22:03:00Z">
        <w:r w:rsidRPr="005432E1">
          <w:rPr>
            <w:rStyle w:val="SubtleEmphasis"/>
            <w:rFonts w:cstheme="minorHAnsi"/>
            <w:sz w:val="24"/>
            <w:szCs w:val="24"/>
            <w:rPrChange w:id="2169" w:author="Cristian Sbrolli" w:date="2020-12-04T22:04:00Z">
              <w:rPr>
                <w:rStyle w:val="SubtleEmphasis"/>
                <w:rFonts w:ascii="Bell MT" w:hAnsi="Bell MT"/>
                <w:sz w:val="44"/>
                <w:szCs w:val="44"/>
              </w:rPr>
            </w:rPrChange>
          </w:rPr>
          <w:t xml:space="preserve">assert  </w:t>
        </w:r>
        <w:proofErr w:type="spellStart"/>
        <w:r w:rsidRPr="005432E1">
          <w:rPr>
            <w:rStyle w:val="SubtleEmphasis"/>
            <w:rFonts w:cstheme="minorHAnsi"/>
            <w:sz w:val="24"/>
            <w:szCs w:val="24"/>
            <w:rPrChange w:id="2170" w:author="Cristian Sbrolli" w:date="2020-12-04T22:04:00Z">
              <w:rPr>
                <w:rStyle w:val="SubtleEmphasis"/>
                <w:rFonts w:ascii="Bell MT" w:hAnsi="Bell MT"/>
                <w:sz w:val="44"/>
                <w:szCs w:val="44"/>
              </w:rPr>
            </w:rPrChange>
          </w:rPr>
          <w:t>noExitWithoutEntering</w:t>
        </w:r>
        <w:proofErr w:type="spellEnd"/>
        <w:r w:rsidRPr="005432E1">
          <w:rPr>
            <w:rStyle w:val="SubtleEmphasis"/>
            <w:rFonts w:cstheme="minorHAnsi"/>
            <w:sz w:val="24"/>
            <w:szCs w:val="24"/>
            <w:rPrChange w:id="2171" w:author="Cristian Sbrolli" w:date="2020-12-04T22:04:00Z">
              <w:rPr>
                <w:rStyle w:val="SubtleEmphasis"/>
                <w:rFonts w:ascii="Bell MT" w:hAnsi="Bell MT"/>
                <w:sz w:val="44"/>
                <w:szCs w:val="44"/>
              </w:rPr>
            </w:rPrChange>
          </w:rPr>
          <w:t>{</w:t>
        </w:r>
      </w:ins>
    </w:p>
    <w:p w14:paraId="12BF2634" w14:textId="77777777" w:rsidR="005432E1" w:rsidRPr="005432E1" w:rsidRDefault="005432E1" w:rsidP="005432E1">
      <w:pPr>
        <w:pStyle w:val="ListParagraph"/>
        <w:spacing w:line="240" w:lineRule="auto"/>
        <w:ind w:left="360"/>
        <w:rPr>
          <w:ins w:id="2172" w:author="Cristian Sbrolli" w:date="2020-12-04T22:03:00Z"/>
          <w:rStyle w:val="SubtleEmphasis"/>
          <w:rFonts w:cstheme="minorHAnsi"/>
          <w:sz w:val="24"/>
          <w:szCs w:val="24"/>
          <w:rPrChange w:id="2173" w:author="Cristian Sbrolli" w:date="2020-12-04T22:04:00Z">
            <w:rPr>
              <w:ins w:id="2174" w:author="Cristian Sbrolli" w:date="2020-12-04T22:03:00Z"/>
              <w:rStyle w:val="SubtleEmphasis"/>
              <w:rFonts w:ascii="Bell MT" w:hAnsi="Bell MT"/>
              <w:sz w:val="44"/>
              <w:szCs w:val="44"/>
            </w:rPr>
          </w:rPrChange>
        </w:rPr>
      </w:pPr>
      <w:proofErr w:type="spellStart"/>
      <w:ins w:id="2175" w:author="Cristian Sbrolli" w:date="2020-12-04T22:03:00Z">
        <w:r w:rsidRPr="005432E1">
          <w:rPr>
            <w:rStyle w:val="SubtleEmphasis"/>
            <w:rFonts w:cstheme="minorHAnsi"/>
            <w:sz w:val="24"/>
            <w:szCs w:val="24"/>
            <w:rPrChange w:id="2176" w:author="Cristian Sbrolli" w:date="2020-12-04T22:04:00Z">
              <w:rPr>
                <w:rStyle w:val="SubtleEmphasis"/>
                <w:rFonts w:ascii="Bell MT" w:hAnsi="Bell MT"/>
                <w:sz w:val="44"/>
                <w:szCs w:val="44"/>
              </w:rPr>
            </w:rPrChange>
          </w:rPr>
          <w:t>no t</w:t>
        </w:r>
        <w:proofErr w:type="spellEnd"/>
        <w:r w:rsidRPr="005432E1">
          <w:rPr>
            <w:rStyle w:val="SubtleEmphasis"/>
            <w:rFonts w:cstheme="minorHAnsi"/>
            <w:sz w:val="24"/>
            <w:szCs w:val="24"/>
            <w:rPrChange w:id="2177" w:author="Cristian Sbrolli" w:date="2020-12-04T22:04:00Z">
              <w:rPr>
                <w:rStyle w:val="SubtleEmphasis"/>
                <w:rFonts w:ascii="Bell MT" w:hAnsi="Bell MT"/>
                <w:sz w:val="44"/>
                <w:szCs w:val="44"/>
              </w:rPr>
            </w:rPrChange>
          </w:rPr>
          <w:t xml:space="preserve">: Ticket | (one </w:t>
        </w:r>
        <w:proofErr w:type="spellStart"/>
        <w:r w:rsidRPr="005432E1">
          <w:rPr>
            <w:rStyle w:val="SubtleEmphasis"/>
            <w:rFonts w:cstheme="minorHAnsi"/>
            <w:sz w:val="24"/>
            <w:szCs w:val="24"/>
            <w:rPrChange w:id="2178"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2179"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180"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2181"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182" w:author="Cristian Sbrolli" w:date="2020-12-04T22:04:00Z">
              <w:rPr>
                <w:rStyle w:val="SubtleEmphasis"/>
                <w:rFonts w:ascii="Bell MT" w:hAnsi="Bell MT"/>
                <w:sz w:val="44"/>
                <w:szCs w:val="44"/>
              </w:rPr>
            </w:rPrChange>
          </w:rPr>
          <w:t>t.ticketCode</w:t>
        </w:r>
        <w:proofErr w:type="spellEnd"/>
        <w:r w:rsidRPr="005432E1">
          <w:rPr>
            <w:rStyle w:val="SubtleEmphasis"/>
            <w:rFonts w:cstheme="minorHAnsi"/>
            <w:sz w:val="24"/>
            <w:szCs w:val="24"/>
            <w:rPrChange w:id="2183"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184" w:author="Cristian Sbrolli" w:date="2020-12-04T22:04:00Z">
              <w:rPr>
                <w:rStyle w:val="SubtleEmphasis"/>
                <w:rFonts w:ascii="Bell MT" w:hAnsi="Bell MT"/>
                <w:sz w:val="44"/>
                <w:szCs w:val="44"/>
              </w:rPr>
            </w:rPrChange>
          </w:rPr>
          <w:t>qrReader.scanned</w:t>
        </w:r>
        <w:proofErr w:type="spellEnd"/>
        <w:r w:rsidRPr="005432E1">
          <w:rPr>
            <w:rStyle w:val="SubtleEmphasis"/>
            <w:rFonts w:cstheme="minorHAnsi"/>
            <w:sz w:val="24"/>
            <w:szCs w:val="24"/>
            <w:rPrChange w:id="2185"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186"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2187"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188" w:author="Cristian Sbrolli" w:date="2020-12-04T22:04:00Z">
              <w:rPr>
                <w:rStyle w:val="SubtleEmphasis"/>
                <w:rFonts w:ascii="Bell MT" w:hAnsi="Bell MT"/>
                <w:sz w:val="44"/>
                <w:szCs w:val="44"/>
              </w:rPr>
            </w:rPrChange>
          </w:rPr>
          <w:t>Market.freeExit</w:t>
        </w:r>
        <w:proofErr w:type="spellEnd"/>
        <w:r w:rsidRPr="005432E1">
          <w:rPr>
            <w:rStyle w:val="SubtleEmphasis"/>
            <w:rFonts w:cstheme="minorHAnsi"/>
            <w:sz w:val="24"/>
            <w:szCs w:val="24"/>
            <w:rPrChange w:id="2189"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190" w:author="Cristian Sbrolli" w:date="2020-12-04T22:04:00Z">
              <w:rPr>
                <w:rStyle w:val="SubtleEmphasis"/>
                <w:rFonts w:ascii="Bell MT" w:hAnsi="Bell MT"/>
                <w:sz w:val="44"/>
                <w:szCs w:val="44"/>
              </w:rPr>
            </w:rPrChange>
          </w:rPr>
          <w:t>Market.cashDesks.reader</w:t>
        </w:r>
        <w:proofErr w:type="spellEnd"/>
        <w:r w:rsidRPr="005432E1">
          <w:rPr>
            <w:rStyle w:val="SubtleEmphasis"/>
            <w:rFonts w:cstheme="minorHAnsi"/>
            <w:sz w:val="24"/>
            <w:szCs w:val="24"/>
            <w:rPrChange w:id="2191" w:author="Cristian Sbrolli" w:date="2020-12-04T22:04:00Z">
              <w:rPr>
                <w:rStyle w:val="SubtleEmphasis"/>
                <w:rFonts w:ascii="Bell MT" w:hAnsi="Bell MT"/>
                <w:sz w:val="44"/>
                <w:szCs w:val="44"/>
              </w:rPr>
            </w:rPrChange>
          </w:rPr>
          <w:t>)) and</w:t>
        </w:r>
      </w:ins>
    </w:p>
    <w:p w14:paraId="14B1FC20" w14:textId="77777777" w:rsidR="00FE4D64" w:rsidRDefault="005432E1" w:rsidP="00FE4D64">
      <w:pPr>
        <w:pStyle w:val="ListParagraph"/>
        <w:rPr>
          <w:ins w:id="2192" w:author="Cristian Sbrolli" w:date="2020-12-05T03:23:00Z"/>
          <w:rStyle w:val="SubtleEmphasis"/>
          <w:rFonts w:cstheme="minorHAnsi"/>
          <w:sz w:val="24"/>
          <w:szCs w:val="24"/>
        </w:rPr>
      </w:pPr>
      <w:ins w:id="2193" w:author="Cristian Sbrolli" w:date="2020-12-04T22:03:00Z">
        <w:r w:rsidRPr="005432E1">
          <w:rPr>
            <w:rStyle w:val="SubtleEmphasis"/>
            <w:rFonts w:cstheme="minorHAnsi"/>
            <w:sz w:val="24"/>
            <w:szCs w:val="24"/>
            <w:rPrChange w:id="2194"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5" w:author="Cristian Sbrolli" w:date="2020-12-04T22:04:00Z">
              <w:rPr>
                <w:rStyle w:val="SubtleEmphasis"/>
                <w:rFonts w:ascii="Bell MT" w:hAnsi="Bell MT"/>
                <w:sz w:val="44"/>
                <w:szCs w:val="44"/>
              </w:rPr>
            </w:rPrChange>
          </w:rPr>
          <w:tab/>
        </w:r>
        <w:r w:rsidRPr="005432E1">
          <w:rPr>
            <w:rStyle w:val="SubtleEmphasis"/>
            <w:rFonts w:cstheme="minorHAnsi"/>
            <w:sz w:val="24"/>
            <w:szCs w:val="24"/>
            <w:rPrChange w:id="2196" w:author="Cristian Sbrolli" w:date="2020-12-04T22:04:00Z">
              <w:rPr>
                <w:rStyle w:val="SubtleEmphasis"/>
                <w:rFonts w:ascii="Bell MT" w:hAnsi="Bell MT"/>
                <w:sz w:val="44"/>
                <w:szCs w:val="44"/>
              </w:rPr>
            </w:rPrChange>
          </w:rPr>
          <w:tab/>
          <w:t xml:space="preserve">no </w:t>
        </w:r>
        <w:proofErr w:type="spellStart"/>
        <w:r w:rsidRPr="005432E1">
          <w:rPr>
            <w:rStyle w:val="SubtleEmphasis"/>
            <w:rFonts w:cstheme="minorHAnsi"/>
            <w:sz w:val="24"/>
            <w:szCs w:val="24"/>
            <w:rPrChange w:id="2197"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2198" w:author="Cristian Sbrolli" w:date="2020-12-04T22:04:00Z">
              <w:rPr>
                <w:rStyle w:val="SubtleEmphasis"/>
                <w:rFonts w:ascii="Bell MT" w:hAnsi="Bell MT"/>
                <w:sz w:val="44"/>
                <w:szCs w:val="44"/>
              </w:rPr>
            </w:rPrChange>
          </w:rPr>
          <w:t xml:space="preserve">: </w:t>
        </w:r>
        <w:proofErr w:type="spellStart"/>
        <w:r w:rsidRPr="005432E1">
          <w:rPr>
            <w:rStyle w:val="SubtleEmphasis"/>
            <w:rFonts w:cstheme="minorHAnsi"/>
            <w:sz w:val="24"/>
            <w:szCs w:val="24"/>
            <w:rPrChange w:id="2199" w:author="Cristian Sbrolli" w:date="2020-12-04T22:04:00Z">
              <w:rPr>
                <w:rStyle w:val="SubtleEmphasis"/>
                <w:rFonts w:ascii="Bell MT" w:hAnsi="Bell MT"/>
                <w:sz w:val="44"/>
                <w:szCs w:val="44"/>
              </w:rPr>
            </w:rPrChange>
          </w:rPr>
          <w:t>QRCodeReader</w:t>
        </w:r>
        <w:proofErr w:type="spellEnd"/>
        <w:r w:rsidRPr="005432E1">
          <w:rPr>
            <w:rStyle w:val="SubtleEmphasis"/>
            <w:rFonts w:cstheme="minorHAnsi"/>
            <w:sz w:val="24"/>
            <w:szCs w:val="24"/>
            <w:rPrChange w:id="2200" w:author="Cristian Sbrolli" w:date="2020-12-04T22:04:00Z">
              <w:rPr>
                <w:rStyle w:val="SubtleEmphasis"/>
                <w:rFonts w:ascii="Bell MT" w:hAnsi="Bell MT"/>
                <w:sz w:val="44"/>
                <w:szCs w:val="44"/>
              </w:rPr>
            </w:rPrChange>
          </w:rPr>
          <w:t xml:space="preserve"> | </w:t>
        </w:r>
        <w:proofErr w:type="spellStart"/>
        <w:r w:rsidRPr="005432E1">
          <w:rPr>
            <w:rStyle w:val="SubtleEmphasis"/>
            <w:rFonts w:cstheme="minorHAnsi"/>
            <w:sz w:val="24"/>
            <w:szCs w:val="24"/>
            <w:rPrChange w:id="2201" w:author="Cristian Sbrolli" w:date="2020-12-04T22:04:00Z">
              <w:rPr>
                <w:rStyle w:val="SubtleEmphasis"/>
                <w:rFonts w:ascii="Bell MT" w:hAnsi="Bell MT"/>
                <w:sz w:val="44"/>
                <w:szCs w:val="44"/>
              </w:rPr>
            </w:rPrChange>
          </w:rPr>
          <w:t>t.ticketCode</w:t>
        </w:r>
        <w:proofErr w:type="spellEnd"/>
        <w:r w:rsidRPr="005432E1">
          <w:rPr>
            <w:rStyle w:val="SubtleEmphasis"/>
            <w:rFonts w:cstheme="minorHAnsi"/>
            <w:sz w:val="24"/>
            <w:szCs w:val="24"/>
            <w:rPrChange w:id="2202"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203" w:author="Cristian Sbrolli" w:date="2020-12-04T22:04:00Z">
              <w:rPr>
                <w:rStyle w:val="SubtleEmphasis"/>
                <w:rFonts w:ascii="Bell MT" w:hAnsi="Bell MT"/>
                <w:sz w:val="44"/>
                <w:szCs w:val="44"/>
              </w:rPr>
            </w:rPrChange>
          </w:rPr>
          <w:t>qrReader.scanned</w:t>
        </w:r>
        <w:proofErr w:type="spellEnd"/>
        <w:r w:rsidRPr="005432E1">
          <w:rPr>
            <w:rStyle w:val="SubtleEmphasis"/>
            <w:rFonts w:cstheme="minorHAnsi"/>
            <w:sz w:val="24"/>
            <w:szCs w:val="24"/>
            <w:rPrChange w:id="2204" w:author="Cristian Sbrolli" w:date="2020-12-04T22:04:00Z">
              <w:rPr>
                <w:rStyle w:val="SubtleEmphasis"/>
                <w:rFonts w:ascii="Bell MT" w:hAnsi="Bell MT"/>
                <w:sz w:val="44"/>
                <w:szCs w:val="44"/>
              </w:rPr>
            </w:rPrChange>
          </w:rPr>
          <w:t xml:space="preserve"> and </w:t>
        </w:r>
        <w:proofErr w:type="spellStart"/>
        <w:r w:rsidRPr="005432E1">
          <w:rPr>
            <w:rStyle w:val="SubtleEmphasis"/>
            <w:rFonts w:cstheme="minorHAnsi"/>
            <w:sz w:val="24"/>
            <w:szCs w:val="24"/>
            <w:rPrChange w:id="2205" w:author="Cristian Sbrolli" w:date="2020-12-04T22:04:00Z">
              <w:rPr>
                <w:rStyle w:val="SubtleEmphasis"/>
                <w:rFonts w:ascii="Bell MT" w:hAnsi="Bell MT"/>
                <w:sz w:val="44"/>
                <w:szCs w:val="44"/>
              </w:rPr>
            </w:rPrChange>
          </w:rPr>
          <w:t>qrReader</w:t>
        </w:r>
        <w:proofErr w:type="spellEnd"/>
        <w:r w:rsidRPr="005432E1">
          <w:rPr>
            <w:rStyle w:val="SubtleEmphasis"/>
            <w:rFonts w:cstheme="minorHAnsi"/>
            <w:sz w:val="24"/>
            <w:szCs w:val="24"/>
            <w:rPrChange w:id="2206" w:author="Cristian Sbrolli" w:date="2020-12-04T22:04:00Z">
              <w:rPr>
                <w:rStyle w:val="SubtleEmphasis"/>
                <w:rFonts w:ascii="Bell MT" w:hAnsi="Bell MT"/>
                <w:sz w:val="44"/>
                <w:szCs w:val="44"/>
              </w:rPr>
            </w:rPrChange>
          </w:rPr>
          <w:t xml:space="preserve"> in </w:t>
        </w:r>
        <w:proofErr w:type="spellStart"/>
        <w:r w:rsidRPr="005432E1">
          <w:rPr>
            <w:rStyle w:val="SubtleEmphasis"/>
            <w:rFonts w:cstheme="minorHAnsi"/>
            <w:sz w:val="24"/>
            <w:szCs w:val="24"/>
            <w:rPrChange w:id="2207" w:author="Cristian Sbrolli" w:date="2020-12-04T22:04:00Z">
              <w:rPr>
                <w:rStyle w:val="SubtleEmphasis"/>
                <w:rFonts w:ascii="Bell MT" w:hAnsi="Bell MT"/>
                <w:sz w:val="44"/>
                <w:szCs w:val="44"/>
              </w:rPr>
            </w:rPrChange>
          </w:rPr>
          <w:t>Market.entrances</w:t>
        </w:r>
      </w:ins>
      <w:proofErr w:type="spellEnd"/>
    </w:p>
    <w:p w14:paraId="0A1F11DF" w14:textId="08F75CDB" w:rsidR="00141351" w:rsidDel="0055768D" w:rsidRDefault="005432E1" w:rsidP="00FE4D64">
      <w:pPr>
        <w:pStyle w:val="ListParagraph"/>
        <w:spacing w:line="240" w:lineRule="auto"/>
        <w:ind w:left="360"/>
        <w:rPr>
          <w:del w:id="2208" w:author="Cristian Sbrolli" w:date="2020-12-05T01:05:00Z"/>
          <w:rStyle w:val="SubtleEmphasis"/>
          <w:rFonts w:cstheme="minorHAnsi"/>
          <w:sz w:val="24"/>
          <w:szCs w:val="24"/>
        </w:rPr>
        <w:pPrChange w:id="2209" w:author="Cristian Sbrolli" w:date="2020-12-05T03:22:00Z">
          <w:pPr>
            <w:pStyle w:val="ListParagraph"/>
          </w:pPr>
        </w:pPrChange>
      </w:pPr>
      <w:ins w:id="2210" w:author="Cristian Sbrolli" w:date="2020-12-04T22:03:00Z">
        <w:r w:rsidRPr="005432E1">
          <w:rPr>
            <w:rStyle w:val="SubtleEmphasis"/>
            <w:rFonts w:cstheme="minorHAnsi"/>
            <w:sz w:val="24"/>
            <w:szCs w:val="24"/>
            <w:rPrChange w:id="2211" w:author="Cristian Sbrolli" w:date="2020-12-04T22:04:00Z">
              <w:rPr>
                <w:rStyle w:val="SubtleEmphasis"/>
                <w:rFonts w:ascii="Bell MT" w:hAnsi="Bell MT"/>
                <w:sz w:val="44"/>
                <w:szCs w:val="44"/>
              </w:rPr>
            </w:rPrChange>
          </w:rPr>
          <w:t>}</w:t>
        </w:r>
      </w:ins>
    </w:p>
    <w:p w14:paraId="1236FFE4" w14:textId="77777777" w:rsidR="0055768D" w:rsidRPr="00FE4D64" w:rsidRDefault="0055768D" w:rsidP="00FE4D64">
      <w:pPr>
        <w:pStyle w:val="ListParagraph"/>
        <w:rPr>
          <w:ins w:id="2212" w:author="Cristian Sbrolli" w:date="2020-12-05T01:05:00Z"/>
          <w:rStyle w:val="SubtleEmphasis"/>
          <w:rFonts w:cstheme="minorHAnsi"/>
          <w:sz w:val="24"/>
          <w:szCs w:val="24"/>
          <w:rPrChange w:id="2213" w:author="Cristian Sbrolli" w:date="2020-12-05T03:22:00Z">
            <w:rPr>
              <w:ins w:id="2214" w:author="Cristian Sbrolli" w:date="2020-12-05T01:05:00Z"/>
              <w:rStyle w:val="SubtleEmphasis"/>
              <w:rFonts w:ascii="Bell MT" w:hAnsi="Bell MT"/>
              <w:sz w:val="44"/>
              <w:szCs w:val="44"/>
            </w:rPr>
          </w:rPrChange>
        </w:rPr>
        <w:pPrChange w:id="2215" w:author="Cristian Sbrolli" w:date="2020-12-05T03:22:00Z">
          <w:pPr>
            <w:pStyle w:val="ListParagraph"/>
            <w:numPr>
              <w:numId w:val="9"/>
            </w:numPr>
            <w:spacing w:line="240" w:lineRule="auto"/>
            <w:ind w:left="360" w:hanging="360"/>
          </w:pPr>
        </w:pPrChange>
      </w:pPr>
    </w:p>
    <w:p w14:paraId="2818F746" w14:textId="45FB3FB1" w:rsidR="007F0651" w:rsidRPr="002C295C" w:rsidRDefault="0055768D" w:rsidP="0055768D">
      <w:pPr>
        <w:pStyle w:val="ListParagraph"/>
        <w:numPr>
          <w:ilvl w:val="0"/>
          <w:numId w:val="74"/>
        </w:numPr>
        <w:rPr>
          <w:ins w:id="2216" w:author="Cristian Sbrolli" w:date="2020-12-05T00:56:00Z"/>
          <w:rStyle w:val="SubtleEmphasis"/>
          <w:rFonts w:ascii="Bell MT" w:hAnsi="Bell MT"/>
          <w:sz w:val="44"/>
          <w:szCs w:val="44"/>
        </w:rPr>
        <w:pPrChange w:id="2217" w:author="Cristian Sbrolli" w:date="2020-12-05T01:05:00Z">
          <w:pPr>
            <w:pStyle w:val="ListParagraph"/>
            <w:spacing w:line="240" w:lineRule="auto"/>
            <w:ind w:left="360"/>
          </w:pPr>
        </w:pPrChange>
      </w:pPr>
      <w:ins w:id="2218" w:author="Cristian Sbrolli" w:date="2020-12-05T01:05:00Z">
        <w:r>
          <w:rPr>
            <w:rStyle w:val="SubtleEmphasis"/>
            <w:rFonts w:ascii="Bell MT" w:hAnsi="Bell MT"/>
            <w:sz w:val="44"/>
            <w:szCs w:val="44"/>
          </w:rPr>
          <w:t>Re</w:t>
        </w:r>
      </w:ins>
      <w:ins w:id="2219" w:author="Cristian Sbrolli" w:date="2020-12-05T01:06:00Z">
        <w:r>
          <w:rPr>
            <w:rStyle w:val="SubtleEmphasis"/>
            <w:rFonts w:ascii="Bell MT" w:hAnsi="Bell MT"/>
            <w:sz w:val="44"/>
            <w:szCs w:val="44"/>
          </w:rPr>
          <w:t>sults</w:t>
        </w:r>
      </w:ins>
    </w:p>
    <w:p w14:paraId="48B4DE7C" w14:textId="77777777" w:rsidR="0055768D" w:rsidRPr="00B20E3B" w:rsidRDefault="0055768D" w:rsidP="002C295C">
      <w:pPr>
        <w:pStyle w:val="ListParagraph"/>
        <w:spacing w:line="240" w:lineRule="auto"/>
        <w:ind w:left="360"/>
        <w:rPr>
          <w:ins w:id="2220" w:author="Cristian Sbrolli" w:date="2020-12-05T01:05:00Z"/>
          <w:rStyle w:val="SubtleEmphasis"/>
          <w:rFonts w:cstheme="minorHAnsi"/>
          <w:sz w:val="24"/>
          <w:szCs w:val="24"/>
        </w:rPr>
      </w:pPr>
      <w:ins w:id="2221" w:author="Cristian Sbrolli" w:date="2020-12-05T01:05:00Z">
        <w:r w:rsidRPr="00B20E3B">
          <w:rPr>
            <w:rStyle w:val="SubtleEmphasis"/>
            <w:rFonts w:cstheme="minorHAnsi"/>
            <w:sz w:val="24"/>
            <w:szCs w:val="24"/>
          </w:rPr>
          <w:t xml:space="preserve">run </w:t>
        </w:r>
        <w:proofErr w:type="spellStart"/>
        <w:r w:rsidRPr="00B20E3B">
          <w:rPr>
            <w:rStyle w:val="SubtleEmphasis"/>
            <w:rFonts w:cstheme="minorHAnsi"/>
            <w:sz w:val="24"/>
            <w:szCs w:val="24"/>
          </w:rPr>
          <w:t>vUserGetsTicket</w:t>
        </w:r>
        <w:proofErr w:type="spellEnd"/>
        <w:r w:rsidRPr="00B20E3B">
          <w:rPr>
            <w:rStyle w:val="SubtleEmphasis"/>
            <w:rFonts w:cstheme="minorHAnsi"/>
            <w:sz w:val="24"/>
            <w:szCs w:val="24"/>
          </w:rPr>
          <w:t xml:space="preserve"> for 5</w:t>
        </w:r>
      </w:ins>
    </w:p>
    <w:p w14:paraId="5DC81A5B" w14:textId="77777777" w:rsidR="0055768D" w:rsidRPr="00B20E3B" w:rsidRDefault="0055768D" w:rsidP="0055768D">
      <w:pPr>
        <w:pStyle w:val="ListParagraph"/>
        <w:spacing w:line="240" w:lineRule="auto"/>
        <w:ind w:left="360"/>
        <w:rPr>
          <w:ins w:id="2222" w:author="Cristian Sbrolli" w:date="2020-12-05T01:05:00Z"/>
          <w:rStyle w:val="SubtleEmphasis"/>
          <w:rFonts w:cstheme="minorHAnsi"/>
          <w:sz w:val="24"/>
          <w:szCs w:val="24"/>
        </w:rPr>
      </w:pPr>
      <w:ins w:id="2223" w:author="Cristian Sbrolli" w:date="2020-12-05T01:05:00Z">
        <w:r w:rsidRPr="00B20E3B">
          <w:rPr>
            <w:rStyle w:val="SubtleEmphasis"/>
            <w:rFonts w:cstheme="minorHAnsi"/>
            <w:sz w:val="24"/>
            <w:szCs w:val="24"/>
          </w:rPr>
          <w:t xml:space="preserve">run </w:t>
        </w:r>
        <w:proofErr w:type="spellStart"/>
        <w:r w:rsidRPr="00B20E3B">
          <w:rPr>
            <w:rStyle w:val="SubtleEmphasis"/>
            <w:rFonts w:cstheme="minorHAnsi"/>
            <w:sz w:val="24"/>
            <w:szCs w:val="24"/>
          </w:rPr>
          <w:t>vUserBooksVisit</w:t>
        </w:r>
        <w:proofErr w:type="spellEnd"/>
        <w:r w:rsidRPr="00B20E3B">
          <w:rPr>
            <w:rStyle w:val="SubtleEmphasis"/>
            <w:rFonts w:cstheme="minorHAnsi"/>
            <w:sz w:val="24"/>
            <w:szCs w:val="24"/>
          </w:rPr>
          <w:t xml:space="preserve"> for 5</w:t>
        </w:r>
      </w:ins>
    </w:p>
    <w:p w14:paraId="7C74C65C" w14:textId="6AB5A0F1" w:rsidR="00094B01" w:rsidRPr="00E670C8" w:rsidRDefault="0055768D" w:rsidP="00E670C8">
      <w:pPr>
        <w:pStyle w:val="ListParagraph"/>
        <w:spacing w:line="240" w:lineRule="auto"/>
        <w:ind w:left="360"/>
        <w:rPr>
          <w:ins w:id="2224" w:author="Cristian Sbrolli" w:date="2020-12-05T01:05:00Z"/>
          <w:rStyle w:val="SubtleEmphasis"/>
          <w:rFonts w:cstheme="minorHAnsi"/>
          <w:sz w:val="24"/>
          <w:szCs w:val="24"/>
        </w:rPr>
      </w:pPr>
      <w:ins w:id="2225" w:author="Cristian Sbrolli" w:date="2020-12-05T01:05:00Z">
        <w:r w:rsidRPr="00B20E3B">
          <w:rPr>
            <w:rStyle w:val="SubtleEmphasis"/>
            <w:rFonts w:cstheme="minorHAnsi"/>
            <w:sz w:val="24"/>
            <w:szCs w:val="24"/>
          </w:rPr>
          <w:t xml:space="preserve">run </w:t>
        </w:r>
        <w:proofErr w:type="spellStart"/>
        <w:r w:rsidRPr="00B20E3B">
          <w:rPr>
            <w:rStyle w:val="SubtleEmphasis"/>
            <w:rFonts w:cstheme="minorHAnsi"/>
            <w:sz w:val="24"/>
            <w:szCs w:val="24"/>
          </w:rPr>
          <w:t>pUserGetsTicket</w:t>
        </w:r>
        <w:proofErr w:type="spellEnd"/>
        <w:r w:rsidRPr="00B20E3B">
          <w:rPr>
            <w:rStyle w:val="SubtleEmphasis"/>
            <w:rFonts w:cstheme="minorHAnsi"/>
            <w:sz w:val="24"/>
            <w:szCs w:val="24"/>
          </w:rPr>
          <w:t xml:space="preserve"> for 5</w:t>
        </w:r>
      </w:ins>
    </w:p>
    <w:p w14:paraId="6AD21AF5" w14:textId="77777777" w:rsidR="0055768D" w:rsidRPr="00B20E3B" w:rsidRDefault="0055768D" w:rsidP="0055768D">
      <w:pPr>
        <w:pStyle w:val="ListParagraph"/>
        <w:spacing w:line="240" w:lineRule="auto"/>
        <w:ind w:left="360"/>
        <w:rPr>
          <w:ins w:id="2226" w:author="Cristian Sbrolli" w:date="2020-12-05T01:05:00Z"/>
          <w:rStyle w:val="SubtleEmphasis"/>
          <w:rFonts w:cstheme="minorHAnsi"/>
          <w:sz w:val="24"/>
          <w:szCs w:val="24"/>
        </w:rPr>
      </w:pPr>
      <w:ins w:id="2227" w:author="Cristian Sbrolli" w:date="2020-12-05T01:05:00Z">
        <w:r w:rsidRPr="00D8604B">
          <w:rPr>
            <w:rStyle w:val="SubtleEmphasis"/>
            <w:rFonts w:cstheme="minorHAnsi"/>
            <w:sz w:val="24"/>
            <w:szCs w:val="24"/>
          </w:rPr>
          <w:t xml:space="preserve">check </w:t>
        </w:r>
        <w:proofErr w:type="spellStart"/>
        <w:r w:rsidRPr="00D8604B">
          <w:rPr>
            <w:rStyle w:val="SubtleEmphasis"/>
            <w:rFonts w:cstheme="minorHAnsi"/>
            <w:sz w:val="24"/>
            <w:szCs w:val="24"/>
          </w:rPr>
          <w:t>noExitWithoutEntering</w:t>
        </w:r>
        <w:proofErr w:type="spellEnd"/>
        <w:r w:rsidRPr="00D8604B">
          <w:rPr>
            <w:rStyle w:val="SubtleEmphasis"/>
            <w:rFonts w:cstheme="minorHAnsi"/>
            <w:sz w:val="24"/>
            <w:szCs w:val="24"/>
          </w:rPr>
          <w:t xml:space="preserve"> for 5</w:t>
        </w:r>
      </w:ins>
    </w:p>
    <w:p w14:paraId="19611354" w14:textId="77777777" w:rsidR="0055768D" w:rsidRPr="00B20E3B" w:rsidRDefault="0055768D" w:rsidP="0055768D">
      <w:pPr>
        <w:pStyle w:val="ListParagraph"/>
        <w:spacing w:line="240" w:lineRule="auto"/>
        <w:ind w:left="360"/>
        <w:rPr>
          <w:ins w:id="2228" w:author="Cristian Sbrolli" w:date="2020-12-05T01:05:00Z"/>
          <w:rStyle w:val="SubtleEmphasis"/>
          <w:rFonts w:cstheme="minorHAnsi"/>
          <w:sz w:val="24"/>
          <w:szCs w:val="24"/>
        </w:rPr>
      </w:pPr>
      <w:ins w:id="2229" w:author="Cristian Sbrolli" w:date="2020-12-05T01:05:00Z">
        <w:r w:rsidRPr="00B20E3B">
          <w:rPr>
            <w:rStyle w:val="SubtleEmphasis"/>
            <w:rFonts w:cstheme="minorHAnsi"/>
            <w:sz w:val="24"/>
            <w:szCs w:val="24"/>
          </w:rPr>
          <w:t xml:space="preserve">check </w:t>
        </w:r>
        <w:proofErr w:type="spellStart"/>
        <w:r w:rsidRPr="00B20E3B">
          <w:rPr>
            <w:rStyle w:val="SubtleEmphasis"/>
            <w:rFonts w:cstheme="minorHAnsi"/>
            <w:sz w:val="24"/>
            <w:szCs w:val="24"/>
          </w:rPr>
          <w:t>allUsersInsideStoresAreSafe</w:t>
        </w:r>
        <w:proofErr w:type="spellEnd"/>
        <w:r w:rsidRPr="00B20E3B">
          <w:rPr>
            <w:rStyle w:val="SubtleEmphasis"/>
            <w:rFonts w:cstheme="minorHAnsi"/>
            <w:sz w:val="24"/>
            <w:szCs w:val="24"/>
          </w:rPr>
          <w:t xml:space="preserve"> for 5</w:t>
        </w:r>
      </w:ins>
    </w:p>
    <w:p w14:paraId="34FA60B2" w14:textId="7B0BEB45" w:rsidR="003448DF" w:rsidRDefault="0055768D" w:rsidP="00FE4D64">
      <w:pPr>
        <w:pStyle w:val="ListParagraph"/>
        <w:spacing w:line="240" w:lineRule="auto"/>
        <w:ind w:left="360"/>
        <w:rPr>
          <w:ins w:id="2230" w:author="Cristian Sbrolli" w:date="2020-12-05T03:22:00Z"/>
          <w:rStyle w:val="SubtleEmphasis"/>
          <w:rFonts w:cstheme="minorHAnsi"/>
          <w:sz w:val="24"/>
          <w:szCs w:val="24"/>
        </w:rPr>
      </w:pPr>
      <w:commentRangeStart w:id="2231"/>
      <w:proofErr w:type="spellStart"/>
      <w:ins w:id="2232" w:author="Cristian Sbrolli" w:date="2020-12-05T01:05:00Z">
        <w:r w:rsidRPr="00B20E3B">
          <w:rPr>
            <w:rStyle w:val="SubtleEmphasis"/>
            <w:rFonts w:cstheme="minorHAnsi"/>
            <w:sz w:val="24"/>
            <w:szCs w:val="24"/>
          </w:rPr>
          <w:t>StoreManager</w:t>
        </w:r>
        <w:commentRangeEnd w:id="2231"/>
        <w:r>
          <w:rPr>
            <w:rStyle w:val="CommentReference"/>
          </w:rPr>
          <w:commentReference w:id="2231"/>
        </w:r>
        <w:r w:rsidRPr="00B20E3B">
          <w:rPr>
            <w:rStyle w:val="SubtleEmphasis"/>
            <w:rFonts w:cstheme="minorHAnsi"/>
            <w:sz w:val="24"/>
            <w:szCs w:val="24"/>
          </w:rPr>
          <w:t>,exactly</w:t>
        </w:r>
        <w:proofErr w:type="spellEnd"/>
        <w:r w:rsidRPr="00B20E3B">
          <w:rPr>
            <w:rStyle w:val="SubtleEmphasis"/>
            <w:rFonts w:cstheme="minorHAnsi"/>
            <w:sz w:val="24"/>
            <w:szCs w:val="24"/>
          </w:rPr>
          <w:t xml:space="preserve"> 1 </w:t>
        </w:r>
        <w:proofErr w:type="spellStart"/>
        <w:r w:rsidRPr="00B20E3B">
          <w:rPr>
            <w:rStyle w:val="SubtleEmphasis"/>
            <w:rFonts w:cstheme="minorHAnsi"/>
            <w:sz w:val="24"/>
            <w:szCs w:val="24"/>
          </w:rPr>
          <w:t>TicketDispenser,exactly</w:t>
        </w:r>
        <w:proofErr w:type="spellEnd"/>
        <w:r w:rsidRPr="00B20E3B">
          <w:rPr>
            <w:rStyle w:val="SubtleEmphasis"/>
            <w:rFonts w:cstheme="minorHAnsi"/>
            <w:sz w:val="24"/>
            <w:szCs w:val="24"/>
          </w:rPr>
          <w:t xml:space="preserve"> 1 </w:t>
        </w:r>
        <w:proofErr w:type="spellStart"/>
        <w:r w:rsidRPr="00B20E3B">
          <w:rPr>
            <w:rStyle w:val="SubtleEmphasis"/>
            <w:rFonts w:cstheme="minorHAnsi"/>
            <w:sz w:val="24"/>
            <w:szCs w:val="24"/>
          </w:rPr>
          <w:t>CashDesk,exactly</w:t>
        </w:r>
        <w:proofErr w:type="spellEnd"/>
        <w:r w:rsidRPr="00B20E3B">
          <w:rPr>
            <w:rStyle w:val="SubtleEmphasis"/>
            <w:rFonts w:cstheme="minorHAnsi"/>
            <w:sz w:val="24"/>
            <w:szCs w:val="24"/>
          </w:rPr>
          <w:t xml:space="preserve"> 2 </w:t>
        </w:r>
        <w:proofErr w:type="spellStart"/>
        <w:r w:rsidRPr="00B20E3B">
          <w:rPr>
            <w:rStyle w:val="SubtleEmphasis"/>
            <w:rFonts w:cstheme="minorHAnsi"/>
            <w:sz w:val="24"/>
            <w:szCs w:val="24"/>
          </w:rPr>
          <w:t>VirtualUser,exactly</w:t>
        </w:r>
        <w:proofErr w:type="spellEnd"/>
        <w:r w:rsidRPr="00B20E3B">
          <w:rPr>
            <w:rStyle w:val="SubtleEmphasis"/>
            <w:rFonts w:cstheme="minorHAnsi"/>
            <w:sz w:val="24"/>
            <w:szCs w:val="24"/>
          </w:rPr>
          <w:t xml:space="preserve"> 1 </w:t>
        </w:r>
        <w:proofErr w:type="spellStart"/>
        <w:r w:rsidRPr="00B20E3B">
          <w:rPr>
            <w:rStyle w:val="SubtleEmphasis"/>
            <w:rFonts w:cstheme="minorHAnsi"/>
            <w:sz w:val="24"/>
            <w:szCs w:val="24"/>
          </w:rPr>
          <w:t>PhysicalUser</w:t>
        </w:r>
        <w:proofErr w:type="spellEnd"/>
        <w:r w:rsidRPr="00B20E3B">
          <w:rPr>
            <w:rStyle w:val="SubtleEmphasis"/>
            <w:rFonts w:cstheme="minorHAnsi"/>
            <w:sz w:val="24"/>
            <w:szCs w:val="24"/>
          </w:rPr>
          <w:t>, exactly 4 Ticket</w:t>
        </w:r>
      </w:ins>
    </w:p>
    <w:p w14:paraId="134DB4C6" w14:textId="77777777" w:rsidR="00FE4D64" w:rsidRPr="00E670C8" w:rsidRDefault="00FE4D64" w:rsidP="00E670C8">
      <w:pPr>
        <w:pStyle w:val="ListParagraph"/>
        <w:spacing w:line="240" w:lineRule="auto"/>
        <w:ind w:left="360"/>
        <w:rPr>
          <w:ins w:id="2233" w:author="Cristian Sbrolli" w:date="2020-12-05T01:34:00Z"/>
          <w:rStyle w:val="SubtleEmphasis"/>
          <w:rFonts w:cstheme="minorHAnsi"/>
          <w:sz w:val="24"/>
          <w:szCs w:val="24"/>
        </w:rPr>
      </w:pPr>
    </w:p>
    <w:p w14:paraId="3E108CAE" w14:textId="187A56D2" w:rsidR="007F0651" w:rsidRPr="00A604EB" w:rsidRDefault="00F62417" w:rsidP="00E670C8">
      <w:pPr>
        <w:pStyle w:val="ListParagraph"/>
        <w:spacing w:line="240" w:lineRule="auto"/>
        <w:ind w:left="360"/>
        <w:rPr>
          <w:ins w:id="2234" w:author="Cristian Sbrolli" w:date="2020-12-05T01:48:00Z"/>
          <w:rStyle w:val="SubtleEmphasis"/>
          <w:rFonts w:cstheme="minorHAnsi"/>
          <w:sz w:val="24"/>
          <w:szCs w:val="24"/>
          <w:rPrChange w:id="2235" w:author="Cristian Sbrolli" w:date="2020-12-05T03:26:00Z">
            <w:rPr>
              <w:ins w:id="2236" w:author="Cristian Sbrolli" w:date="2020-12-05T01:48:00Z"/>
              <w:rStyle w:val="SubtleEmphasis"/>
              <w:rFonts w:ascii="Bell MT" w:hAnsi="Bell MT"/>
              <w:sz w:val="44"/>
              <w:szCs w:val="44"/>
            </w:rPr>
          </w:rPrChange>
        </w:rPr>
      </w:pPr>
      <w:ins w:id="2237" w:author="Cristian Sbrolli" w:date="2020-12-05T01:36:00Z">
        <w:r>
          <w:rPr>
            <w:rFonts w:cstheme="minorHAnsi"/>
            <w:i/>
            <w:iCs/>
            <w:noProof/>
            <w:sz w:val="24"/>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ListParagraph"/>
        <w:numPr>
          <w:ilvl w:val="0"/>
          <w:numId w:val="74"/>
        </w:numPr>
        <w:spacing w:line="240" w:lineRule="auto"/>
        <w:rPr>
          <w:ins w:id="2238" w:author="Cristian Sbrolli" w:date="2020-12-05T03:03:00Z"/>
          <w:rStyle w:val="SubtleEmphasis"/>
          <w:rFonts w:ascii="Bell MT" w:hAnsi="Bell MT"/>
          <w:sz w:val="44"/>
          <w:szCs w:val="44"/>
        </w:rPr>
      </w:pPr>
      <w:ins w:id="2239" w:author="Cristian Sbrolli" w:date="2020-12-05T01:50:00Z">
        <w:r>
          <w:rPr>
            <w:rStyle w:val="SubtleEmphasis"/>
            <w:rFonts w:ascii="Bell MT" w:hAnsi="Bell MT"/>
            <w:sz w:val="44"/>
            <w:szCs w:val="44"/>
          </w:rPr>
          <w:lastRenderedPageBreak/>
          <w:t>Generated World</w:t>
        </w:r>
      </w:ins>
    </w:p>
    <w:p w14:paraId="255D1588" w14:textId="65DBA1A9" w:rsidR="0083377E" w:rsidRDefault="0083377E" w:rsidP="0083377E">
      <w:pPr>
        <w:pStyle w:val="ListParagraph"/>
        <w:spacing w:line="240" w:lineRule="auto"/>
        <w:rPr>
          <w:ins w:id="2240" w:author="Cristian Sbrolli" w:date="2020-12-05T03:03:00Z"/>
          <w:rStyle w:val="SubtleEmphasis"/>
          <w:rFonts w:ascii="Bell MT" w:hAnsi="Bell MT"/>
          <w:sz w:val="28"/>
          <w:szCs w:val="28"/>
        </w:rPr>
      </w:pPr>
    </w:p>
    <w:p w14:paraId="35D5D04C" w14:textId="6B0B5DD0" w:rsidR="0083377E" w:rsidRDefault="0083377E" w:rsidP="0083377E">
      <w:pPr>
        <w:pStyle w:val="ListParagraph"/>
        <w:spacing w:line="240" w:lineRule="auto"/>
        <w:rPr>
          <w:ins w:id="2241" w:author="Cristian Sbrolli" w:date="2020-12-05T03:04:00Z"/>
          <w:rStyle w:val="SubtleEmphasis"/>
          <w:rFonts w:ascii="Bell MT" w:hAnsi="Bell MT"/>
          <w:sz w:val="28"/>
          <w:szCs w:val="28"/>
        </w:rPr>
      </w:pPr>
      <w:ins w:id="2242" w:author="Cristian Sbrolli" w:date="2020-12-05T03:03:00Z">
        <w:r>
          <w:rPr>
            <w:rStyle w:val="SubtleEmphasis"/>
            <w:rFonts w:ascii="Bell MT" w:hAnsi="Bell MT"/>
            <w:sz w:val="28"/>
            <w:szCs w:val="28"/>
          </w:rPr>
          <w:t xml:space="preserve">Here we report </w:t>
        </w:r>
        <w:r w:rsidR="00B0240C">
          <w:rPr>
            <w:rStyle w:val="SubtleEmphasis"/>
            <w:rFonts w:ascii="Bell MT" w:hAnsi="Bell MT"/>
            <w:sz w:val="28"/>
            <w:szCs w:val="28"/>
          </w:rPr>
          <w:t>a simple and a more complex world generated by the alloy model.</w:t>
        </w:r>
      </w:ins>
    </w:p>
    <w:p w14:paraId="6164EA24" w14:textId="45051CA7" w:rsidR="00D231C5" w:rsidRDefault="002C295C" w:rsidP="00D231C5">
      <w:pPr>
        <w:pStyle w:val="ListParagraph"/>
        <w:spacing w:line="240" w:lineRule="auto"/>
        <w:rPr>
          <w:ins w:id="2243" w:author="Cristian Sbrolli" w:date="2020-12-05T03:08:00Z"/>
          <w:rStyle w:val="SubtleEmphasis"/>
          <w:rFonts w:ascii="Bell MT" w:hAnsi="Bell MT"/>
          <w:sz w:val="28"/>
          <w:szCs w:val="28"/>
        </w:rPr>
      </w:pPr>
      <w:ins w:id="2244" w:author="Cristian Sbrolli" w:date="2020-12-05T03:08:00Z">
        <w:r>
          <w:rPr>
            <w:rFonts w:ascii="Bell MT" w:hAnsi="Bell MT"/>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2245" w:author="Cristian Sbrolli" w:date="2020-12-05T03:04:00Z">
        <w:r w:rsidR="00B0240C">
          <w:rPr>
            <w:rStyle w:val="SubtleEmphasis"/>
            <w:rFonts w:ascii="Bell MT" w:hAnsi="Bell MT"/>
            <w:sz w:val="28"/>
            <w:szCs w:val="28"/>
          </w:rPr>
          <w:t xml:space="preserve">The simple one is easy to understand, and highlights the </w:t>
        </w:r>
        <w:r w:rsidR="00B63CFA">
          <w:rPr>
            <w:rStyle w:val="SubtleEmphasis"/>
            <w:rFonts w:ascii="Bell MT" w:hAnsi="Bell MT"/>
            <w:sz w:val="28"/>
            <w:szCs w:val="28"/>
          </w:rPr>
          <w:t>properties mentioned in paragraph 4.1,</w:t>
        </w:r>
        <w:r w:rsidR="00ED49B8">
          <w:rPr>
            <w:rStyle w:val="SubtleEmphasis"/>
            <w:rFonts w:ascii="Bell MT" w:hAnsi="Bell MT"/>
            <w:sz w:val="28"/>
            <w:szCs w:val="28"/>
          </w:rPr>
          <w:t xml:space="preserve"> it is clear the association between tic</w:t>
        </w:r>
      </w:ins>
      <w:ins w:id="2246" w:author="Cristian Sbrolli" w:date="2020-12-05T03:05:00Z">
        <w:r w:rsidR="00ED49B8">
          <w:rPr>
            <w:rStyle w:val="SubtleEmphasis"/>
            <w:rFonts w:ascii="Bell MT" w:hAnsi="Bell MT"/>
            <w:sz w:val="28"/>
            <w:szCs w:val="28"/>
          </w:rPr>
          <w:t>kets and users, either physical or virtual, and the correct modelling of the situation of the market</w:t>
        </w:r>
      </w:ins>
      <w:ins w:id="2247" w:author="Cristian Sbrolli" w:date="2020-12-05T03:06:00Z">
        <w:r w:rsidR="00ED49B8">
          <w:rPr>
            <w:rStyle w:val="SubtleEmphasis"/>
            <w:rFonts w:ascii="Bell MT" w:hAnsi="Bell MT"/>
            <w:sz w:val="28"/>
            <w:szCs w:val="28"/>
          </w:rPr>
          <w:t xml:space="preserve"> (only one market reported for </w:t>
        </w:r>
        <w:r w:rsidR="00BD5BED">
          <w:rPr>
            <w:rStyle w:val="SubtleEmphasis"/>
            <w:rFonts w:ascii="Bell MT" w:hAnsi="Bell MT"/>
            <w:sz w:val="28"/>
            <w:szCs w:val="28"/>
          </w:rPr>
          <w:t>ease of reading).</w:t>
        </w:r>
      </w:ins>
    </w:p>
    <w:p w14:paraId="1813FD2C" w14:textId="7028FD72" w:rsidR="00ED49B8" w:rsidRDefault="00FD1CFE" w:rsidP="00FD1CFE">
      <w:pPr>
        <w:spacing w:line="240" w:lineRule="auto"/>
        <w:rPr>
          <w:ins w:id="2248" w:author="Cristian Sbrolli" w:date="2020-12-05T03:26:00Z"/>
          <w:rStyle w:val="SubtleEmphasis"/>
          <w:rFonts w:ascii="Bell MT" w:hAnsi="Bell MT"/>
          <w:sz w:val="28"/>
          <w:szCs w:val="28"/>
        </w:rPr>
        <w:pPrChange w:id="2249" w:author="Cristian Sbrolli" w:date="2020-12-05T03:28:00Z">
          <w:pPr>
            <w:spacing w:line="240" w:lineRule="auto"/>
            <w:jc w:val="center"/>
          </w:pPr>
        </w:pPrChange>
      </w:pPr>
      <w:ins w:id="2250" w:author="Cristian Sbrolli" w:date="2020-12-05T03:27:00Z">
        <w:r>
          <w:rPr>
            <w:rFonts w:ascii="Bell MT" w:hAnsi="Bell MT"/>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2251" w:author="Cristian Sbrolli" w:date="2020-12-05T03:24:00Z">
        <w:r w:rsidR="00E76873">
          <w:rPr>
            <w:rStyle w:val="SubtleEmphasis"/>
            <w:rFonts w:ascii="Bell MT" w:hAnsi="Bell MT"/>
            <w:sz w:val="28"/>
            <w:szCs w:val="28"/>
          </w:rPr>
          <w:t xml:space="preserve">The model can also generate more complex and </w:t>
        </w:r>
        <w:r w:rsidR="00097F79">
          <w:rPr>
            <w:rStyle w:val="SubtleEmphasis"/>
            <w:rFonts w:ascii="Bell MT" w:hAnsi="Bell MT"/>
            <w:sz w:val="28"/>
            <w:szCs w:val="28"/>
          </w:rPr>
          <w:t xml:space="preserve">multi-market worlds, of more difficult reading, </w:t>
        </w:r>
      </w:ins>
      <w:ins w:id="2252" w:author="Cristian Sbrolli" w:date="2020-12-05T03:26:00Z">
        <w:r w:rsidR="00A604EB">
          <w:rPr>
            <w:rStyle w:val="SubtleEmphasis"/>
            <w:rFonts w:ascii="Bell MT" w:hAnsi="Bell MT"/>
            <w:sz w:val="28"/>
            <w:szCs w:val="28"/>
          </w:rPr>
          <w:t>but still correct. H</w:t>
        </w:r>
      </w:ins>
      <w:ins w:id="2253" w:author="Cristian Sbrolli" w:date="2020-12-05T03:24:00Z">
        <w:r w:rsidR="00097F79">
          <w:rPr>
            <w:rStyle w:val="SubtleEmphasis"/>
            <w:rFonts w:ascii="Bell MT" w:hAnsi="Bell MT"/>
            <w:sz w:val="28"/>
            <w:szCs w:val="28"/>
          </w:rPr>
          <w:t>ere is reported one example</w:t>
        </w:r>
      </w:ins>
      <w:ins w:id="2254" w:author="Cristian Sbrolli" w:date="2020-12-05T03:26:00Z">
        <w:r w:rsidR="00A604EB">
          <w:rPr>
            <w:rStyle w:val="SubtleEmphasis"/>
            <w:rFonts w:ascii="Bell MT" w:hAnsi="Bell MT"/>
            <w:sz w:val="28"/>
            <w:szCs w:val="28"/>
          </w:rPr>
          <w:t>:</w:t>
        </w:r>
      </w:ins>
    </w:p>
    <w:p w14:paraId="76D1F2DB" w14:textId="61FFEEB7" w:rsidR="00A604EB" w:rsidRPr="00E670C8" w:rsidRDefault="00A604EB" w:rsidP="00A604EB">
      <w:pPr>
        <w:spacing w:line="240" w:lineRule="auto"/>
        <w:rPr>
          <w:ins w:id="2255" w:author="Cristian Sbrolli" w:date="2020-12-05T03:04:00Z"/>
          <w:rStyle w:val="SubtleEmphasis"/>
          <w:rFonts w:ascii="Bell MT" w:hAnsi="Bell MT"/>
          <w:sz w:val="28"/>
          <w:szCs w:val="28"/>
        </w:rPr>
        <w:pPrChange w:id="2256" w:author="Cristian Sbrolli" w:date="2020-12-05T03:26:00Z">
          <w:pPr>
            <w:pStyle w:val="ListParagraph"/>
            <w:spacing w:line="240" w:lineRule="auto"/>
          </w:pPr>
        </w:pPrChange>
      </w:pPr>
    </w:p>
    <w:p w14:paraId="0B7DD446" w14:textId="40B320F3" w:rsidR="00B63CFA" w:rsidRPr="0083377E" w:rsidRDefault="00B63CFA" w:rsidP="0083377E">
      <w:pPr>
        <w:pStyle w:val="ListParagraph"/>
        <w:spacing w:line="240" w:lineRule="auto"/>
        <w:rPr>
          <w:ins w:id="2257" w:author="Cristian Sbrolli" w:date="2020-12-05T02:18:00Z"/>
          <w:rStyle w:val="SubtleEmphasis"/>
          <w:rFonts w:ascii="Bell MT" w:hAnsi="Bell MT"/>
          <w:sz w:val="28"/>
          <w:szCs w:val="28"/>
          <w:rPrChange w:id="2258" w:author="Cristian Sbrolli" w:date="2020-12-05T03:03:00Z">
            <w:rPr>
              <w:ins w:id="2259" w:author="Cristian Sbrolli" w:date="2020-12-05T02:18:00Z"/>
              <w:rStyle w:val="SubtleEmphasis"/>
              <w:rFonts w:ascii="Bell MT" w:hAnsi="Bell MT"/>
              <w:sz w:val="44"/>
              <w:szCs w:val="44"/>
            </w:rPr>
          </w:rPrChange>
        </w:rPr>
        <w:pPrChange w:id="2260" w:author="Cristian Sbrolli" w:date="2020-12-05T03:03:00Z">
          <w:pPr>
            <w:pStyle w:val="ListParagraph"/>
            <w:numPr>
              <w:numId w:val="74"/>
            </w:numPr>
            <w:spacing w:line="240" w:lineRule="auto"/>
            <w:ind w:hanging="360"/>
          </w:pPr>
        </w:pPrChange>
      </w:pPr>
    </w:p>
    <w:p w14:paraId="18E9138F" w14:textId="100EC1CA" w:rsidR="00B339C9" w:rsidRDefault="00B339C9" w:rsidP="00B339C9">
      <w:pPr>
        <w:spacing w:line="240" w:lineRule="auto"/>
        <w:rPr>
          <w:ins w:id="2261" w:author="Cristian Sbrolli" w:date="2020-12-05T03:26:00Z"/>
          <w:rStyle w:val="SubtleEmphasis"/>
          <w:rFonts w:ascii="Bell MT" w:hAnsi="Bell MT"/>
          <w:sz w:val="44"/>
          <w:szCs w:val="44"/>
        </w:rPr>
      </w:pPr>
    </w:p>
    <w:p w14:paraId="3CC44EA2" w14:textId="2B6BB172" w:rsidR="00A604EB" w:rsidRDefault="00A604EB" w:rsidP="00B339C9">
      <w:pPr>
        <w:spacing w:line="240" w:lineRule="auto"/>
        <w:rPr>
          <w:ins w:id="2262" w:author="Cristian Sbrolli" w:date="2020-12-05T03:26:00Z"/>
          <w:rStyle w:val="SubtleEmphasis"/>
          <w:rFonts w:ascii="Bell MT" w:hAnsi="Bell MT"/>
          <w:sz w:val="44"/>
          <w:szCs w:val="44"/>
        </w:rPr>
      </w:pPr>
    </w:p>
    <w:p w14:paraId="4FF2F7C8" w14:textId="6680915C" w:rsidR="00A604EB" w:rsidRPr="002C295C" w:rsidRDefault="00A604EB" w:rsidP="00B339C9">
      <w:pPr>
        <w:spacing w:line="240" w:lineRule="auto"/>
        <w:rPr>
          <w:ins w:id="2263" w:author="Cristian Sbrolli" w:date="2020-12-05T01:50:00Z"/>
          <w:rStyle w:val="SubtleEmphasis"/>
          <w:rFonts w:ascii="Bell MT" w:hAnsi="Bell MT"/>
          <w:sz w:val="44"/>
          <w:szCs w:val="44"/>
        </w:rPr>
        <w:pPrChange w:id="2264" w:author="Cristian Sbrolli" w:date="2020-12-05T02:18:00Z">
          <w:pPr>
            <w:pStyle w:val="ListParagraph"/>
            <w:numPr>
              <w:numId w:val="74"/>
            </w:numPr>
            <w:spacing w:line="240" w:lineRule="auto"/>
            <w:ind w:hanging="360"/>
          </w:pPr>
        </w:pPrChange>
      </w:pPr>
    </w:p>
    <w:p w14:paraId="3D1891D5" w14:textId="177205F6" w:rsidR="007E3870" w:rsidRDefault="007E3870" w:rsidP="007E3870">
      <w:pPr>
        <w:pStyle w:val="ListParagraph"/>
        <w:spacing w:line="240" w:lineRule="auto"/>
        <w:rPr>
          <w:rStyle w:val="SubtleEmphasis"/>
          <w:rFonts w:ascii="Bell MT" w:hAnsi="Bell MT"/>
          <w:sz w:val="44"/>
          <w:szCs w:val="44"/>
        </w:rPr>
        <w:pPrChange w:id="2265" w:author="Cristian Sbrolli" w:date="2020-12-05T01:50:00Z">
          <w:pPr>
            <w:pStyle w:val="ListParagraph"/>
            <w:spacing w:line="240" w:lineRule="auto"/>
            <w:ind w:left="360"/>
          </w:pPr>
        </w:pPrChange>
      </w:pPr>
    </w:p>
    <w:p w14:paraId="3E7C78E0" w14:textId="149455E7" w:rsidR="00151143" w:rsidRDefault="001A5FAF" w:rsidP="001A5FAF">
      <w:pPr>
        <w:pStyle w:val="ListParagraph"/>
        <w:numPr>
          <w:ilvl w:val="0"/>
          <w:numId w:val="9"/>
        </w:numPr>
        <w:spacing w:line="240" w:lineRule="auto"/>
        <w:rPr>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0B00E431" w14:textId="7E76F497" w:rsidR="001A5FAF" w:rsidRPr="00151143" w:rsidRDefault="00151143" w:rsidP="00D01022">
      <w:pPr>
        <w:rPr>
          <w:rStyle w:val="SubtleEmphasis"/>
          <w:rFonts w:ascii="Bell MT" w:hAnsi="Bell MT"/>
          <w:sz w:val="44"/>
          <w:szCs w:val="44"/>
        </w:rPr>
      </w:pPr>
      <w:r>
        <w:rPr>
          <w:rStyle w:val="SubtleEmphasis"/>
          <w:rFonts w:ascii="Bell MT" w:hAnsi="Bell MT"/>
          <w:sz w:val="44"/>
          <w:szCs w:val="44"/>
        </w:rPr>
        <w:br w:type="page"/>
      </w:r>
    </w:p>
    <w:p w14:paraId="4ED34A58" w14:textId="77777777" w:rsidR="00151143" w:rsidRDefault="001A5FAF" w:rsidP="00151143">
      <w:pPr>
        <w:pStyle w:val="ListParagraph"/>
        <w:numPr>
          <w:ilvl w:val="0"/>
          <w:numId w:val="9"/>
        </w:numPr>
        <w:spacing w:line="240" w:lineRule="auto"/>
        <w:rPr>
          <w:rStyle w:val="SubtleEmphasis"/>
          <w:rFonts w:ascii="Bell MT" w:hAnsi="Bell MT"/>
          <w:sz w:val="44"/>
          <w:szCs w:val="44"/>
        </w:rPr>
      </w:pPr>
      <w:r>
        <w:rPr>
          <w:rStyle w:val="SubtleEmphasis"/>
          <w:rFonts w:ascii="Bell MT" w:hAnsi="Bell MT"/>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rFonts w:ascii="Bell MT" w:hAnsi="Bell MT"/>
          <w:i w:val="0"/>
          <w:sz w:val="40"/>
          <w:szCs w:val="40"/>
          <w:lang w:val="en-US"/>
        </w:rPr>
      </w:pPr>
      <w:r w:rsidRPr="00D01022">
        <w:rPr>
          <w:rStyle w:val="SubtleEmphasis"/>
          <w:rFonts w:ascii="Bell MT" w:hAnsi="Bell MT"/>
          <w:i w:val="0"/>
          <w:sz w:val="24"/>
          <w:szCs w:val="24"/>
          <w:lang w:val="en-US"/>
        </w:rPr>
        <w:t>H</w:t>
      </w:r>
      <w:r w:rsidRPr="00151143">
        <w:rPr>
          <w:rStyle w:val="SubtleEmphasis"/>
          <w:rFonts w:ascii="Bell MT" w:hAnsi="Bell MT"/>
          <w:i w:val="0"/>
          <w:sz w:val="24"/>
          <w:szCs w:val="24"/>
          <w:lang w:val="en-US"/>
        </w:rPr>
        <w:t>o</w:t>
      </w:r>
      <w:r w:rsidRPr="00D01022">
        <w:rPr>
          <w:rStyle w:val="SubtleEmphasis"/>
          <w:rFonts w:ascii="Bell MT" w:hAnsi="Bell MT"/>
          <w:i w:val="0"/>
          <w:sz w:val="24"/>
          <w:szCs w:val="24"/>
          <w:lang w:val="en-US"/>
        </w:rPr>
        <w:t>w</w:t>
      </w:r>
      <w:r w:rsidRPr="00151143">
        <w:rPr>
          <w:rStyle w:val="SubtleEmphasis"/>
          <w:rFonts w:ascii="Bell MT" w:hAnsi="Bell MT"/>
          <w:i w:val="0"/>
          <w:sz w:val="24"/>
          <w:szCs w:val="24"/>
          <w:lang w:val="en-US"/>
        </w:rPr>
        <w:t xml:space="preserve"> often families go grocery shopping per week : </w:t>
      </w:r>
      <w:hyperlink r:id="rId28" w:history="1">
        <w:r w:rsidRPr="00D01022">
          <w:rPr>
            <w:rStyle w:val="Hyperlink"/>
            <w:rFonts w:ascii="Bell MT" w:hAnsi="Bell MT"/>
            <w:sz w:val="22"/>
            <w:szCs w:val="22"/>
            <w:lang w:val="en-US"/>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rFonts w:ascii="Bell MT" w:hAnsi="Bell MT"/>
          <w:i w:val="0"/>
          <w:sz w:val="44"/>
          <w:szCs w:val="44"/>
          <w:lang w:val="en-US"/>
        </w:rPr>
      </w:pPr>
      <w:r w:rsidRPr="00D01022">
        <w:rPr>
          <w:rStyle w:val="SubtleEmphasis"/>
          <w:rFonts w:ascii="Bell MT" w:hAnsi="Bell MT"/>
          <w:i w:val="0"/>
          <w:sz w:val="24"/>
          <w:szCs w:val="24"/>
          <w:lang w:val="en-US"/>
        </w:rPr>
        <w:t xml:space="preserve">How many families are there </w:t>
      </w:r>
      <w:r>
        <w:rPr>
          <w:rStyle w:val="SubtleEmphasis"/>
          <w:rFonts w:ascii="Bell MT" w:hAnsi="Bell MT"/>
          <w:i w:val="0"/>
          <w:sz w:val="24"/>
          <w:szCs w:val="24"/>
          <w:lang w:val="en-US"/>
        </w:rPr>
        <w:t xml:space="preserve">in Milan: </w:t>
      </w:r>
      <w:hyperlink r:id="rId29" w:history="1">
        <w:r w:rsidRPr="00D01022">
          <w:rPr>
            <w:rStyle w:val="Hyperlink"/>
            <w:sz w:val="24"/>
            <w:szCs w:val="24"/>
          </w:rPr>
          <w:t>https://www.tuttitalia.it/lombardia/18-milano/statistiche/popolazione-andamento-demografico/</w:t>
        </w:r>
      </w:hyperlink>
      <w:r w:rsidRPr="00D01022">
        <w:rPr>
          <w:rStyle w:val="SubtleEmphasis"/>
          <w:rFonts w:ascii="Bell MT" w:hAnsi="Bell MT"/>
          <w:i w:val="0"/>
          <w:sz w:val="24"/>
          <w:szCs w:val="24"/>
          <w:lang w:val="en-US"/>
        </w:rPr>
        <w:t xml:space="preserve"> </w:t>
      </w:r>
    </w:p>
    <w:p w14:paraId="322D97EC" w14:textId="78790237" w:rsidR="001A5FAF" w:rsidRDefault="00151143" w:rsidP="00151143">
      <w:pPr>
        <w:pStyle w:val="ListParagraph"/>
        <w:numPr>
          <w:ilvl w:val="0"/>
          <w:numId w:val="69"/>
        </w:numPr>
        <w:spacing w:line="240" w:lineRule="auto"/>
        <w:rPr>
          <w:rStyle w:val="SubtleEmphasis"/>
          <w:rFonts w:ascii="Bell MT" w:hAnsi="Bell MT"/>
          <w:i w:val="0"/>
          <w:sz w:val="22"/>
          <w:szCs w:val="22"/>
          <w:lang w:val="en-US"/>
        </w:rPr>
      </w:pPr>
      <w:r>
        <w:rPr>
          <w:rStyle w:val="SubtleEmphasis"/>
          <w:rFonts w:ascii="Bell MT" w:hAnsi="Bell MT"/>
          <w:i w:val="0"/>
          <w:sz w:val="24"/>
          <w:szCs w:val="24"/>
          <w:lang w:val="en-US"/>
        </w:rPr>
        <w:t xml:space="preserve">Which day is the busiest for grocery shopping: </w:t>
      </w:r>
      <w:hyperlink r:id="rId30"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rFonts w:ascii="Bell MT" w:hAnsi="Bell MT"/>
          <w:i w:val="0"/>
          <w:sz w:val="22"/>
          <w:szCs w:val="22"/>
          <w:lang w:val="en-US"/>
        </w:rPr>
      </w:pPr>
      <w:r>
        <w:rPr>
          <w:rStyle w:val="SubtleEmphasis"/>
          <w:rFonts w:ascii="Bell MT" w:hAnsi="Bell MT"/>
          <w:i w:val="0"/>
          <w:sz w:val="24"/>
          <w:szCs w:val="24"/>
          <w:lang w:val="en-US"/>
        </w:rPr>
        <w:t xml:space="preserve">How many families go grocery shopping on weekends in respect to weekdays: </w:t>
      </w:r>
      <w:hyperlink r:id="rId31"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rFonts w:ascii="Bell MT" w:hAnsi="Bell MT"/>
          <w:i w:val="0"/>
          <w:sz w:val="22"/>
          <w:szCs w:val="22"/>
          <w:lang w:val="en-US"/>
        </w:rPr>
      </w:pPr>
      <w:r>
        <w:rPr>
          <w:rStyle w:val="SubtleEmphasis"/>
          <w:rFonts w:ascii="Bell MT" w:hAnsi="Bell MT"/>
          <w:i w:val="0"/>
          <w:sz w:val="24"/>
          <w:szCs w:val="24"/>
          <w:lang w:val="en-US"/>
        </w:rPr>
        <w:t xml:space="preserve">How many families are there in Italy: </w:t>
      </w:r>
      <w:hyperlink r:id="rId32" w:history="1">
        <w:r w:rsidRPr="00151143">
          <w:rPr>
            <w:rStyle w:val="Hyperlink"/>
            <w:rFonts w:ascii="Bell MT" w:hAnsi="Bell MT"/>
            <w:sz w:val="22"/>
            <w:szCs w:val="22"/>
            <w:lang w:val="en-US"/>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rFonts w:ascii="Bell MT" w:hAnsi="Bell MT"/>
          <w:sz w:val="44"/>
          <w:szCs w:val="44"/>
          <w:lang w:val="en-US"/>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5432E1" w:rsidRDefault="005432E1">
      <w:pPr>
        <w:pStyle w:val="CommentText"/>
      </w:pPr>
      <w:r>
        <w:rPr>
          <w:rStyle w:val="CommentReference"/>
        </w:rPr>
        <w:annotationRef/>
      </w:r>
      <w:r>
        <w:t xml:space="preserve">Job? Implementation seems like the wrong term to use too… </w:t>
      </w:r>
    </w:p>
  </w:comment>
  <w:comment w:id="1" w:author="Etion Pinari [2]" w:date="2020-12-03T22:01:00Z" w:initials="EP">
    <w:p w14:paraId="101B3D24" w14:textId="6820D760" w:rsidR="005432E1" w:rsidRDefault="005432E1">
      <w:pPr>
        <w:pStyle w:val="CommentText"/>
      </w:pPr>
      <w:r>
        <w:rPr>
          <w:rStyle w:val="CommentReference"/>
        </w:rPr>
        <w:annotationRef/>
      </w:r>
      <w:r>
        <w:t>Added as of 3</w:t>
      </w:r>
      <w:r w:rsidRPr="00AC6E28">
        <w:rPr>
          <w:vertAlign w:val="superscript"/>
        </w:rPr>
        <w:t>rd</w:t>
      </w:r>
      <w:r>
        <w:t xml:space="preserve"> of December</w:t>
      </w:r>
    </w:p>
  </w:comment>
  <w:comment w:id="52" w:author="Cristian Sbrolli" w:date="2020-12-04T22:19:00Z" w:initials="CS">
    <w:p w14:paraId="07E469FE" w14:textId="75B2F447" w:rsidR="006D2584" w:rsidRPr="006D2584" w:rsidRDefault="006D2584">
      <w:pPr>
        <w:pStyle w:val="CommentText"/>
        <w:rPr>
          <w:lang w:val="it-IT"/>
        </w:rPr>
      </w:pPr>
      <w:r>
        <w:rPr>
          <w:rStyle w:val="CommentReference"/>
        </w:rPr>
        <w:annotationRef/>
      </w:r>
      <w:r w:rsidRPr="006D2584">
        <w:rPr>
          <w:lang w:val="it-IT"/>
        </w:rPr>
        <w:t xml:space="preserve">Questo mi sembra un </w:t>
      </w:r>
      <w:proofErr w:type="spellStart"/>
      <w:r w:rsidRPr="006D2584">
        <w:rPr>
          <w:lang w:val="it-IT"/>
        </w:rPr>
        <w:t>r</w:t>
      </w:r>
      <w:r>
        <w:rPr>
          <w:lang w:val="it-IT"/>
        </w:rPr>
        <w:t>equirement</w:t>
      </w:r>
      <w:proofErr w:type="spellEnd"/>
      <w:r>
        <w:rPr>
          <w:lang w:val="it-IT"/>
        </w:rPr>
        <w:t xml:space="preserve"> </w:t>
      </w:r>
    </w:p>
  </w:comment>
  <w:comment w:id="54" w:author="Etion Pinari" w:date="2020-11-18T21:26:00Z" w:initials="EP">
    <w:p w14:paraId="731B2856" w14:textId="3400E75B" w:rsidR="005432E1" w:rsidRPr="006D2584" w:rsidRDefault="005432E1">
      <w:pPr>
        <w:pStyle w:val="CommentText"/>
        <w:rPr>
          <w:lang w:val="en-US"/>
        </w:rPr>
      </w:pPr>
      <w:r>
        <w:rPr>
          <w:rStyle w:val="CommentReference"/>
        </w:rPr>
        <w:annotationRef/>
      </w:r>
      <w:r w:rsidRPr="006D2584">
        <w:rPr>
          <w:lang w:val="en-US"/>
        </w:rPr>
        <w:t>To be defined</w:t>
      </w:r>
    </w:p>
  </w:comment>
  <w:comment w:id="55" w:author="Giorgio Romeo" w:date="2020-11-23T23:19:00Z" w:initials="GR">
    <w:p w14:paraId="11C1CFDA" w14:textId="3ADBC08A" w:rsidR="005432E1" w:rsidRDefault="005432E1">
      <w:pPr>
        <w:pStyle w:val="CommentText"/>
      </w:pPr>
      <w:r>
        <w:rPr>
          <w:rStyle w:val="CommentReference"/>
        </w:rPr>
        <w:annotationRef/>
      </w:r>
      <w:r>
        <w:t>The system asks before the time or the supermarket?</w:t>
      </w:r>
      <w:r>
        <w:annotationRef/>
      </w:r>
    </w:p>
  </w:comment>
  <w:comment w:id="56" w:author="Etion Pinari" w:date="2020-12-01T19:50:00Z" w:initials="EP">
    <w:p w14:paraId="37402E43" w14:textId="0C4A4375" w:rsidR="005432E1" w:rsidRDefault="005432E1">
      <w:r>
        <w:t>Irrelevant, he can choose either way.</w:t>
      </w:r>
      <w:r>
        <w:annotationRef/>
      </w:r>
    </w:p>
  </w:comment>
  <w:comment w:id="57" w:author="Etion Pinari" w:date="2020-11-18T21:26:00Z" w:initials="EP">
    <w:p w14:paraId="66501ED4" w14:textId="57D074BC" w:rsidR="005432E1" w:rsidRDefault="005432E1">
      <w:pPr>
        <w:pStyle w:val="CommentText"/>
      </w:pPr>
      <w:r>
        <w:rPr>
          <w:rStyle w:val="CommentReference"/>
        </w:rPr>
        <w:annotationRef/>
      </w:r>
      <w:r>
        <w:t>To be reworded</w:t>
      </w:r>
      <w:r>
        <w:annotationRef/>
      </w:r>
    </w:p>
  </w:comment>
  <w:comment w:id="58" w:author="Etion Pinari" w:date="2020-12-01T19:49:00Z" w:initials="EP">
    <w:p w14:paraId="2264F08C" w14:textId="3BCE8C87" w:rsidR="005432E1" w:rsidRDefault="005432E1">
      <w:r>
        <w:t>First definition is fine</w:t>
      </w:r>
      <w:r>
        <w:annotationRef/>
      </w:r>
    </w:p>
  </w:comment>
  <w:comment w:id="59" w:author="Giorgio Romeo" w:date="2020-11-20T12:06:00Z" w:initials="GR">
    <w:p w14:paraId="1EBD6F0D" w14:textId="35E0911E" w:rsidR="005432E1" w:rsidRDefault="005432E1">
      <w:pPr>
        <w:pStyle w:val="CommentText"/>
      </w:pPr>
      <w:r>
        <w:rPr>
          <w:rStyle w:val="CommentReference"/>
        </w:rPr>
        <w:annotationRef/>
      </w:r>
      <w:r>
        <w:t>Maybe it is better to be more generic, e.g., devices.</w:t>
      </w:r>
    </w:p>
  </w:comment>
  <w:comment w:id="60" w:author="Etion Pinari" w:date="2020-12-01T19:50:00Z" w:initials="EP">
    <w:p w14:paraId="3E7309B9" w14:textId="5C08564F" w:rsidR="005432E1" w:rsidRDefault="005432E1">
      <w:r>
        <w:t>Agreed</w:t>
      </w:r>
      <w:r>
        <w:annotationRef/>
      </w:r>
    </w:p>
  </w:comment>
  <w:comment w:id="61" w:author="Giorgio Romeo" w:date="2020-11-20T12:20:00Z" w:initials="GR">
    <w:p w14:paraId="6E56230A" w14:textId="3E80FD88" w:rsidR="005432E1" w:rsidRDefault="005432E1">
      <w:pPr>
        <w:pStyle w:val="CommentText"/>
      </w:pPr>
      <w:r>
        <w:rPr>
          <w:rStyle w:val="CommentReference"/>
        </w:rPr>
        <w:annotationRef/>
      </w:r>
      <w:r>
        <w:t>We could describe the case in which he pays in the automated machines and exits through the turnstiles</w:t>
      </w:r>
    </w:p>
  </w:comment>
  <w:comment w:id="62" w:author="Etion Pinari" w:date="2020-11-21T18:24:00Z" w:initials="EP">
    <w:p w14:paraId="25875F96" w14:textId="215EEE10" w:rsidR="005432E1" w:rsidRPr="00886D10" w:rsidRDefault="005432E1">
      <w:pPr>
        <w:pStyle w:val="CommentText"/>
        <w:rPr>
          <w:lang w:val="en-US"/>
        </w:rPr>
      </w:pPr>
      <w:r>
        <w:rPr>
          <w:rStyle w:val="CommentReference"/>
        </w:rPr>
        <w:annotationRef/>
      </w:r>
      <w:r w:rsidRPr="00886D10">
        <w:rPr>
          <w:lang w:val="en-US"/>
        </w:rPr>
        <w:t>More? Less?</w:t>
      </w:r>
      <w:r>
        <w:annotationRef/>
      </w:r>
    </w:p>
  </w:comment>
  <w:comment w:id="64" w:author="Cristian Sbrolli" w:date="2020-12-05T03:34:00Z" w:initials="CS">
    <w:p w14:paraId="3B37E5DA" w14:textId="57F26199" w:rsidR="007E288D" w:rsidRPr="007E288D" w:rsidRDefault="007E288D">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65" w:author="Etion Pinari [2]" w:date="2020-12-03T23:08:00Z" w:initials="EP">
    <w:p w14:paraId="05718F71" w14:textId="5F07F471" w:rsidR="005432E1" w:rsidRDefault="005432E1">
      <w:pPr>
        <w:pStyle w:val="CommentText"/>
      </w:pPr>
      <w:r>
        <w:rPr>
          <w:rStyle w:val="CommentReference"/>
        </w:rPr>
        <w:annotationRef/>
      </w:r>
      <w:r>
        <w:t>Necessary for algorithm not for RASD</w:t>
      </w:r>
    </w:p>
  </w:comment>
  <w:comment w:id="66" w:author="Etion Pinari [2]" w:date="2020-12-03T23:13:00Z" w:initials="EP">
    <w:p w14:paraId="46B0079E" w14:textId="035E5944" w:rsidR="005432E1" w:rsidRDefault="005432E1">
      <w:pPr>
        <w:pStyle w:val="CommentText"/>
      </w:pPr>
      <w:r>
        <w:rPr>
          <w:rStyle w:val="CommentReference"/>
        </w:rPr>
        <w:annotationRef/>
      </w:r>
      <w:r>
        <w:t xml:space="preserve">We can actually enforce it because if the shop has no </w:t>
      </w:r>
      <w:proofErr w:type="gramStart"/>
      <w:r>
        <w:t>turnstile</w:t>
      </w:r>
      <w:proofErr w:type="gramEnd"/>
      <w:r>
        <w:t xml:space="preserve"> we just will not deploy our system</w:t>
      </w:r>
    </w:p>
  </w:comment>
  <w:comment w:id="70" w:author="Cristian Sbrolli" w:date="2020-11-26T21:18:00Z" w:initials="CS">
    <w:p w14:paraId="7A5571A4" w14:textId="2B2988EC" w:rsidR="005432E1" w:rsidRDefault="005432E1">
      <w:pPr>
        <w:pStyle w:val="CommentText"/>
      </w:pPr>
      <w:r>
        <w:rPr>
          <w:rStyle w:val="CommentReference"/>
        </w:rPr>
        <w:annotationRef/>
      </w:r>
      <w:r>
        <w:t>Only ticket or book a visit too?</w:t>
      </w:r>
    </w:p>
  </w:comment>
  <w:comment w:id="78" w:author="Cristian Sbrolli" w:date="2020-11-26T21:49:00Z" w:initials="CS">
    <w:p w14:paraId="78126874" w14:textId="27E2263B" w:rsidR="005432E1" w:rsidRDefault="005432E1">
      <w:pPr>
        <w:pStyle w:val="CommentText"/>
      </w:pPr>
      <w:r>
        <w:rPr>
          <w:rStyle w:val="CommentReference"/>
        </w:rPr>
        <w:annotationRef/>
      </w:r>
      <w:r>
        <w:t>Or some sort or VPN?</w:t>
      </w:r>
    </w:p>
  </w:comment>
  <w:comment w:id="80" w:author="Etion Pinari [2]" w:date="2020-12-03T20:36:00Z" w:initials="EP">
    <w:p w14:paraId="494C2C9F" w14:textId="4E3EB02D" w:rsidR="005432E1" w:rsidRDefault="005432E1">
      <w:pPr>
        <w:pStyle w:val="CommentText"/>
      </w:pPr>
      <w:r>
        <w:rPr>
          <w:rStyle w:val="CommentReference"/>
        </w:rPr>
        <w:annotationRef/>
      </w:r>
      <w:r>
        <w:t xml:space="preserve"> New as of 3 December 2020</w:t>
      </w:r>
    </w:p>
  </w:comment>
  <w:comment w:id="81" w:author="Etion Pinari [2]" w:date="2020-12-03T21:41:00Z" w:initials="EP">
    <w:p w14:paraId="0789DBBF" w14:textId="216BE258" w:rsidR="005432E1" w:rsidRDefault="005432E1">
      <w:pPr>
        <w:pStyle w:val="CommentText"/>
      </w:pPr>
      <w:r>
        <w:rPr>
          <w:rStyle w:val="CommentReference"/>
        </w:rPr>
        <w:annotationRef/>
      </w:r>
      <w:r>
        <w:t xml:space="preserve">And their </w:t>
      </w:r>
      <w:proofErr w:type="spellStart"/>
      <w:r>
        <w:t>qr</w:t>
      </w:r>
      <w:proofErr w:type="spellEnd"/>
      <w:r>
        <w:t xml:space="preserve"> codes (?)</w:t>
      </w:r>
    </w:p>
  </w:comment>
  <w:comment w:id="82" w:author="Etion Pinari [2]" w:date="2020-12-03T20:30:00Z" w:initials="EP">
    <w:p w14:paraId="0DB32D9A" w14:textId="77777777" w:rsidR="005432E1" w:rsidRDefault="005432E1" w:rsidP="00BD7918">
      <w:pPr>
        <w:pStyle w:val="CommentText"/>
      </w:pPr>
      <w:r>
        <w:rPr>
          <w:rStyle w:val="CommentReference"/>
        </w:rPr>
        <w:annotationRef/>
      </w:r>
      <w:r>
        <w:t>New as of 03 Dec</w:t>
      </w:r>
    </w:p>
  </w:comment>
  <w:comment w:id="83" w:author="Etion Pinari [2]" w:date="2020-12-03T22:27:00Z" w:initials="EP">
    <w:p w14:paraId="78C70274" w14:textId="22970611" w:rsidR="005432E1" w:rsidRDefault="005432E1">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84" w:author="Etion Pinari [2]" w:date="2020-12-03T20:30:00Z" w:initials="EP">
    <w:p w14:paraId="2DE937CD" w14:textId="77777777" w:rsidR="005432E1" w:rsidRDefault="005432E1" w:rsidP="00BD7918">
      <w:pPr>
        <w:pStyle w:val="CommentText"/>
      </w:pPr>
      <w:r>
        <w:rPr>
          <w:rStyle w:val="CommentReference"/>
        </w:rPr>
        <w:annotationRef/>
      </w:r>
      <w:r>
        <w:t>New as of 03 Dec</w:t>
      </w:r>
    </w:p>
  </w:comment>
  <w:comment w:id="85" w:author="Etion Pinari [2]" w:date="2020-12-03T21:04:00Z" w:initials="EP">
    <w:p w14:paraId="691F06D3" w14:textId="6053DBEF" w:rsidR="005432E1" w:rsidRDefault="005432E1">
      <w:pPr>
        <w:pStyle w:val="CommentText"/>
      </w:pPr>
      <w:r>
        <w:rPr>
          <w:rStyle w:val="CommentReference"/>
        </w:rPr>
        <w:annotationRef/>
      </w:r>
      <w:r>
        <w:t>!!!!</w:t>
      </w:r>
    </w:p>
    <w:p w14:paraId="0C2943DB" w14:textId="259FB31E" w:rsidR="005432E1" w:rsidRDefault="005432E1">
      <w:pPr>
        <w:pStyle w:val="CommentText"/>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5432E1" w:rsidRDefault="005432E1">
      <w:pPr>
        <w:pStyle w:val="CommentText"/>
      </w:pPr>
    </w:p>
  </w:comment>
  <w:comment w:id="86" w:author="Giorgio Romeo" w:date="2020-12-04T12:11:00Z" w:initials="GR">
    <w:p w14:paraId="0CE243E2" w14:textId="77777777" w:rsidR="005432E1" w:rsidRDefault="005432E1" w:rsidP="000A111F">
      <w:pPr>
        <w:pStyle w:val="CommentText"/>
      </w:pPr>
      <w:r>
        <w:rPr>
          <w:rStyle w:val="CommentReference"/>
        </w:rPr>
        <w:annotationRef/>
      </w:r>
      <w:r>
        <w:t>Prints?</w:t>
      </w:r>
    </w:p>
  </w:comment>
  <w:comment w:id="87" w:author="Giorgio Romeo" w:date="2020-12-04T20:28:00Z" w:initials="GR">
    <w:p w14:paraId="17A62131" w14:textId="4B6C2C6D" w:rsidR="005432E1" w:rsidRDefault="005432E1">
      <w:pPr>
        <w:pStyle w:val="CommentText"/>
      </w:pPr>
      <w:r>
        <w:rPr>
          <w:rStyle w:val="CommentReference"/>
        </w:rPr>
        <w:annotationRef/>
      </w:r>
      <w:proofErr w:type="spellStart"/>
      <w:r>
        <w:t>Rivedere</w:t>
      </w:r>
      <w:proofErr w:type="spellEnd"/>
    </w:p>
  </w:comment>
  <w:comment w:id="88" w:author="Giorgio Romeo" w:date="2020-12-04T12:48:00Z" w:initials="GR">
    <w:p w14:paraId="375D7478" w14:textId="77777777" w:rsidR="005432E1" w:rsidRDefault="005432E1" w:rsidP="000A111F">
      <w:pPr>
        <w:pStyle w:val="CommentText"/>
      </w:pPr>
      <w:r>
        <w:rPr>
          <w:rStyle w:val="CommentReference"/>
        </w:rPr>
        <w:annotationRef/>
      </w:r>
      <w:r>
        <w:t xml:space="preserve">DA </w:t>
      </w:r>
      <w:proofErr w:type="spellStart"/>
      <w:r>
        <w:t>rivvedere</w:t>
      </w:r>
      <w:proofErr w:type="spellEnd"/>
    </w:p>
  </w:comment>
  <w:comment w:id="2231" w:author="Cristian Sbrolli" w:date="2020-12-04T22:55:00Z" w:initials="CS">
    <w:p w14:paraId="7DC72048" w14:textId="77777777" w:rsidR="0055768D" w:rsidRDefault="0055768D" w:rsidP="0055768D">
      <w:pPr>
        <w:pStyle w:val="CommentText"/>
      </w:pPr>
      <w:r>
        <w:rPr>
          <w:rStyle w:val="CommentReference"/>
        </w:rPr>
        <w:annotationRef/>
      </w:r>
      <w:proofErr w:type="spellStart"/>
      <w:r>
        <w:t>Tdb</w:t>
      </w:r>
      <w:proofErr w:type="spellEnd"/>
      <w:r>
        <w:t xml:space="preserve"> </w:t>
      </w:r>
      <w:proofErr w:type="spellStart"/>
      <w:r>
        <w:t>cosa</w:t>
      </w:r>
      <w:proofErr w:type="spellEnd"/>
      <w:r>
        <w:t xml:space="preserve"> </w:t>
      </w:r>
      <w:proofErr w:type="spellStart"/>
      <w:r>
        <w:t>vogliamo</w:t>
      </w:r>
      <w:proofErr w:type="spellEnd"/>
      <w:r>
        <w:t xml:space="preserve"> </w:t>
      </w:r>
      <w:proofErr w:type="spellStart"/>
      <w:r>
        <w:t>far</w:t>
      </w:r>
      <w:proofErr w:type="spellEnd"/>
      <w:r>
        <w:t xml:space="preserve"> </w:t>
      </w:r>
      <w:proofErr w:type="spellStart"/>
      <w:r>
        <w:t>vedere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0"/>
  <w15:commentEx w15:paraId="3E7309B9" w15:paraIdParent="1EBD6F0D" w15:done="0"/>
  <w15:commentEx w15:paraId="6E56230A" w15:done="0"/>
  <w15:commentEx w15:paraId="25875F96" w15:done="1"/>
  <w15:commentEx w15:paraId="3B37E5DA" w15:done="0"/>
  <w15:commentEx w15:paraId="05718F71" w15:done="0"/>
  <w15:commentEx w15:paraId="46B0079E" w15:done="0"/>
  <w15:commentEx w15:paraId="7A5571A4" w15:done="0"/>
  <w15:commentEx w15:paraId="78126874" w15:done="1"/>
  <w15:commentEx w15:paraId="494C2C9F" w15:done="0"/>
  <w15:commentEx w15:paraId="0789DBBF" w15:done="0"/>
  <w15:commentEx w15:paraId="0DB32D9A" w15:done="0"/>
  <w15:commentEx w15:paraId="78C70274" w15:done="1"/>
  <w15:commentEx w15:paraId="2DE937CD" w15:done="0"/>
  <w15:commentEx w15:paraId="2D44F6B4" w15:done="0"/>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57E55" w16cex:dateUtc="2020-12-05T02:34:00Z"/>
  <w16cex:commentExtensible w16cex:durableId="2373EE60" w16cex:dateUtc="2020-12-03T22:08:00Z"/>
  <w16cex:commentExtensible w16cex:durableId="2373EF90" w16cex:dateUtc="2020-12-03T22:13: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3D15B" w16cex:dateUtc="2020-12-03T20:04: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3B37E5DA" w16cid:durableId="23757E55"/>
  <w16cid:commentId w16cid:paraId="05718F71" w16cid:durableId="2373EE60"/>
  <w16cid:commentId w16cid:paraId="46B0079E" w16cid:durableId="2373EF9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2D44F6B4" w16cid:durableId="2373D15B"/>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A09C35" w14:textId="77777777" w:rsidR="005432E1" w:rsidRDefault="005432E1" w:rsidP="00936631">
      <w:pPr>
        <w:spacing w:after="0" w:line="240" w:lineRule="auto"/>
      </w:pPr>
      <w:r>
        <w:separator/>
      </w:r>
    </w:p>
  </w:endnote>
  <w:endnote w:type="continuationSeparator" w:id="0">
    <w:p w14:paraId="03233897" w14:textId="77777777" w:rsidR="005432E1" w:rsidRDefault="005432E1"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52093" w14:textId="77777777" w:rsidR="005432E1" w:rsidRDefault="005432E1" w:rsidP="00936631">
      <w:pPr>
        <w:spacing w:after="0" w:line="240" w:lineRule="auto"/>
      </w:pPr>
      <w:r>
        <w:separator/>
      </w:r>
    </w:p>
  </w:footnote>
  <w:footnote w:type="continuationSeparator" w:id="0">
    <w:p w14:paraId="7ED4058D" w14:textId="77777777" w:rsidR="005432E1" w:rsidRDefault="005432E1" w:rsidP="00936631">
      <w:pPr>
        <w:spacing w:after="0" w:line="240" w:lineRule="auto"/>
      </w:pPr>
      <w:r>
        <w:continuationSeparator/>
      </w:r>
    </w:p>
  </w:footnote>
  <w:footnote w:id="1">
    <w:p w14:paraId="67402E2C" w14:textId="77777777" w:rsidR="005432E1" w:rsidRPr="00B920D4" w:rsidRDefault="005432E1" w:rsidP="00D01022">
      <w:pPr>
        <w:pStyle w:val="NoSpacing"/>
        <w:rPr>
          <w:rStyle w:val="SubtleEmphasis"/>
          <w:rFonts w:ascii="Bell MT" w:hAnsi="Bell MT"/>
          <w:sz w:val="24"/>
          <w:szCs w:val="24"/>
        </w:rPr>
      </w:pPr>
      <w:r>
        <w:rPr>
          <w:rStyle w:val="FootnoteReference"/>
        </w:rPr>
        <w:footnoteRef/>
      </w:r>
      <w:r>
        <w:t xml:space="preserve"> </w:t>
      </w:r>
      <w:r w:rsidRPr="00B920D4">
        <w:rPr>
          <w:rStyle w:val="SubtleEmphasis"/>
          <w:rFonts w:ascii="Bell MT" w:hAnsi="Bell MT"/>
          <w:sz w:val="24"/>
          <w:szCs w:val="24"/>
        </w:rPr>
        <w:t>Mockups are taken from an interactive graphic demo with graphic-driving purposes only,</w:t>
      </w:r>
      <w:r>
        <w:rPr>
          <w:rStyle w:val="SubtleEmphasis"/>
          <w:rFonts w:ascii="Bell MT" w:hAnsi="Bell MT"/>
          <w:sz w:val="24"/>
          <w:szCs w:val="24"/>
        </w:rPr>
        <w:t xml:space="preserve"> </w:t>
      </w:r>
      <w:r w:rsidRPr="00B920D4">
        <w:rPr>
          <w:rStyle w:val="SubtleEmphasis"/>
          <w:rFonts w:ascii="Bell MT" w:hAnsi="Bell MT"/>
          <w:sz w:val="24"/>
          <w:szCs w:val="24"/>
        </w:rPr>
        <w:t xml:space="preserve">linked </w:t>
      </w:r>
      <w:r>
        <w:rPr>
          <w:rStyle w:val="SubtleEmphasis"/>
          <w:rFonts w:ascii="Bell MT" w:hAnsi="Bell MT"/>
          <w:sz w:val="24"/>
          <w:szCs w:val="24"/>
        </w:rPr>
        <w:t>in</w:t>
      </w:r>
      <w:r w:rsidRPr="00B920D4">
        <w:rPr>
          <w:rStyle w:val="SubtleEmphasis"/>
          <w:rFonts w:ascii="Bell MT" w:hAnsi="Bell MT"/>
          <w:sz w:val="24"/>
          <w:szCs w:val="24"/>
        </w:rPr>
        <w:t xml:space="preserve"> the </w:t>
      </w:r>
      <w:r>
        <w:rPr>
          <w:rStyle w:val="SubtleEmphasis"/>
          <w:rFonts w:ascii="Bell MT" w:hAnsi="Bell MT"/>
          <w:sz w:val="24"/>
          <w:szCs w:val="24"/>
        </w:rPr>
        <w:t>“</w:t>
      </w:r>
      <w:r w:rsidRPr="00B920D4">
        <w:rPr>
          <w:rStyle w:val="SubtleEmphasis"/>
          <w:rFonts w:ascii="Bell MT" w:hAnsi="Bell MT"/>
          <w:sz w:val="24"/>
          <w:szCs w:val="24"/>
        </w:rPr>
        <w:t>reference</w:t>
      </w:r>
      <w:r>
        <w:rPr>
          <w:rStyle w:val="SubtleEmphasis"/>
          <w:rFonts w:ascii="Bell MT" w:hAnsi="Bell MT"/>
          <w:sz w:val="24"/>
          <w:szCs w:val="24"/>
        </w:rPr>
        <w:t xml:space="preserve"> documents”</w:t>
      </w:r>
      <w:r w:rsidRPr="00B920D4">
        <w:rPr>
          <w:rStyle w:val="SubtleEmphasis"/>
          <w:rFonts w:ascii="Bell MT" w:hAnsi="Bell MT"/>
          <w:sz w:val="24"/>
          <w:szCs w:val="24"/>
        </w:rPr>
        <w:t xml:space="preserve"> paragraph.</w:t>
      </w:r>
    </w:p>
    <w:p w14:paraId="684D2C95" w14:textId="24384DAA" w:rsidR="005432E1" w:rsidRPr="00F90645" w:rsidRDefault="005432E1">
      <w:pPr>
        <w:pStyle w:val="FootnoteText"/>
      </w:pPr>
    </w:p>
  </w:footnote>
  <w:footnote w:id="2">
    <w:p w14:paraId="073890F6" w14:textId="3F467F10" w:rsidR="005432E1" w:rsidRDefault="005432E1">
      <w:pPr>
        <w:pStyle w:val="FootnoteText"/>
        <w:rPr>
          <w:lang w:val="en-US"/>
        </w:rPr>
      </w:pPr>
      <w:r>
        <w:rPr>
          <w:rStyle w:val="FootnoteReference"/>
        </w:rPr>
        <w:footnoteRef/>
      </w:r>
      <w:r>
        <w:t xml:space="preserve"> </w:t>
      </w:r>
      <w:r>
        <w:rPr>
          <w:lang w:val="en-US"/>
        </w:rPr>
        <w:t>Requirements’ related actors:</w:t>
      </w:r>
    </w:p>
    <w:p w14:paraId="292B07EC" w14:textId="0CF44F5B" w:rsidR="005432E1" w:rsidRDefault="005432E1">
      <w:pPr>
        <w:pStyle w:val="FootnoteText"/>
        <w:rPr>
          <w:color w:val="538135" w:themeColor="accent6" w:themeShade="BF"/>
          <w:lang w:val="en-US"/>
        </w:rPr>
      </w:pPr>
      <w:r>
        <w:rPr>
          <w:lang w:val="en-US"/>
        </w:rPr>
        <w:tab/>
        <w:t>-</w:t>
      </w:r>
      <w:r w:rsidRPr="00D01022">
        <w:rPr>
          <w:color w:val="FF3300"/>
          <w:lang w:val="en-US"/>
        </w:rPr>
        <w:t>Red: users</w:t>
      </w:r>
      <w:r>
        <w:rPr>
          <w:lang w:val="en-US"/>
        </w:rPr>
        <w:tab/>
        <w:t>-</w:t>
      </w:r>
      <w:r w:rsidRPr="00D01022">
        <w:rPr>
          <w:color w:val="538135" w:themeColor="accent6" w:themeShade="BF"/>
          <w:lang w:val="en-US"/>
        </w:rPr>
        <w:t>Green: store managers</w:t>
      </w:r>
      <w:r>
        <w:rPr>
          <w:color w:val="538135" w:themeColor="accent6" w:themeShade="BF"/>
          <w:lang w:val="en-US"/>
        </w:rPr>
        <w:t xml:space="preserve"> (next page)</w:t>
      </w:r>
    </w:p>
    <w:p w14:paraId="11904974" w14:textId="49792F5A" w:rsidR="005432E1" w:rsidRPr="00D01022" w:rsidRDefault="005432E1">
      <w:pPr>
        <w:pStyle w:val="FootnoteText"/>
        <w:rPr>
          <w:lang w:val="en-US"/>
        </w:rPr>
      </w:pPr>
      <w:r w:rsidRPr="00D01022">
        <w:rPr>
          <w:lang w:val="en-US"/>
        </w:rPr>
        <w:t>Through</w:t>
      </w:r>
      <w:r>
        <w:rPr>
          <w:lang w:val="en-US"/>
        </w:rPr>
        <w:t xml:space="preserve"> the store manager actor, we also represent all store stakeholders that have as a goal to have as many people as possible inside stores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3"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5"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2"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5"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6"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2"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3"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7"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9"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0"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3"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4"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53"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9"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0"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1"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62"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63"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68"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0"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71"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72"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4"/>
  </w:num>
  <w:num w:numId="2">
    <w:abstractNumId w:val="32"/>
  </w:num>
  <w:num w:numId="3">
    <w:abstractNumId w:val="36"/>
  </w:num>
  <w:num w:numId="4">
    <w:abstractNumId w:val="50"/>
  </w:num>
  <w:num w:numId="5">
    <w:abstractNumId w:val="70"/>
  </w:num>
  <w:num w:numId="6">
    <w:abstractNumId w:val="21"/>
  </w:num>
  <w:num w:numId="7">
    <w:abstractNumId w:val="22"/>
  </w:num>
  <w:num w:numId="8">
    <w:abstractNumId w:val="25"/>
  </w:num>
  <w:num w:numId="9">
    <w:abstractNumId w:val="73"/>
  </w:num>
  <w:num w:numId="10">
    <w:abstractNumId w:val="68"/>
  </w:num>
  <w:num w:numId="11">
    <w:abstractNumId w:val="64"/>
  </w:num>
  <w:num w:numId="12">
    <w:abstractNumId w:val="41"/>
  </w:num>
  <w:num w:numId="13">
    <w:abstractNumId w:val="16"/>
  </w:num>
  <w:num w:numId="14">
    <w:abstractNumId w:val="58"/>
  </w:num>
  <w:num w:numId="15">
    <w:abstractNumId w:val="72"/>
  </w:num>
  <w:num w:numId="16">
    <w:abstractNumId w:val="45"/>
  </w:num>
  <w:num w:numId="17">
    <w:abstractNumId w:val="7"/>
  </w:num>
  <w:num w:numId="18">
    <w:abstractNumId w:val="56"/>
  </w:num>
  <w:num w:numId="19">
    <w:abstractNumId w:val="2"/>
  </w:num>
  <w:num w:numId="20">
    <w:abstractNumId w:val="65"/>
  </w:num>
  <w:num w:numId="21">
    <w:abstractNumId w:val="1"/>
  </w:num>
  <w:num w:numId="22">
    <w:abstractNumId w:val="71"/>
  </w:num>
  <w:num w:numId="23">
    <w:abstractNumId w:val="0"/>
  </w:num>
  <w:num w:numId="24">
    <w:abstractNumId w:val="43"/>
  </w:num>
  <w:num w:numId="25">
    <w:abstractNumId w:val="67"/>
  </w:num>
  <w:num w:numId="26">
    <w:abstractNumId w:val="61"/>
  </w:num>
  <w:num w:numId="27">
    <w:abstractNumId w:val="3"/>
  </w:num>
  <w:num w:numId="28">
    <w:abstractNumId w:val="20"/>
  </w:num>
  <w:num w:numId="29">
    <w:abstractNumId w:val="6"/>
  </w:num>
  <w:num w:numId="30">
    <w:abstractNumId w:val="55"/>
  </w:num>
  <w:num w:numId="31">
    <w:abstractNumId w:val="12"/>
  </w:num>
  <w:num w:numId="32">
    <w:abstractNumId w:val="15"/>
  </w:num>
  <w:num w:numId="33">
    <w:abstractNumId w:val="46"/>
  </w:num>
  <w:num w:numId="34">
    <w:abstractNumId w:val="38"/>
  </w:num>
  <w:num w:numId="35">
    <w:abstractNumId w:val="48"/>
  </w:num>
  <w:num w:numId="36">
    <w:abstractNumId w:val="5"/>
  </w:num>
  <w:num w:numId="37">
    <w:abstractNumId w:val="33"/>
  </w:num>
  <w:num w:numId="38">
    <w:abstractNumId w:val="40"/>
  </w:num>
  <w:num w:numId="39">
    <w:abstractNumId w:val="37"/>
  </w:num>
  <w:num w:numId="40">
    <w:abstractNumId w:val="51"/>
  </w:num>
  <w:num w:numId="41">
    <w:abstractNumId w:val="62"/>
  </w:num>
  <w:num w:numId="42">
    <w:abstractNumId w:val="42"/>
  </w:num>
  <w:num w:numId="43">
    <w:abstractNumId w:val="14"/>
  </w:num>
  <w:num w:numId="44">
    <w:abstractNumId w:val="53"/>
  </w:num>
  <w:num w:numId="45">
    <w:abstractNumId w:val="26"/>
  </w:num>
  <w:num w:numId="46">
    <w:abstractNumId w:val="29"/>
  </w:num>
  <w:num w:numId="47">
    <w:abstractNumId w:val="54"/>
  </w:num>
  <w:num w:numId="48">
    <w:abstractNumId w:val="39"/>
  </w:num>
  <w:num w:numId="49">
    <w:abstractNumId w:val="31"/>
  </w:num>
  <w:num w:numId="50">
    <w:abstractNumId w:val="13"/>
  </w:num>
  <w:num w:numId="51">
    <w:abstractNumId w:val="60"/>
  </w:num>
  <w:num w:numId="52">
    <w:abstractNumId w:val="19"/>
  </w:num>
  <w:num w:numId="53">
    <w:abstractNumId w:val="74"/>
  </w:num>
  <w:num w:numId="54">
    <w:abstractNumId w:val="30"/>
  </w:num>
  <w:num w:numId="55">
    <w:abstractNumId w:val="69"/>
  </w:num>
  <w:num w:numId="56">
    <w:abstractNumId w:val="9"/>
  </w:num>
  <w:num w:numId="57">
    <w:abstractNumId w:val="28"/>
  </w:num>
  <w:num w:numId="58">
    <w:abstractNumId w:val="34"/>
  </w:num>
  <w:num w:numId="59">
    <w:abstractNumId w:val="17"/>
  </w:num>
  <w:num w:numId="60">
    <w:abstractNumId w:val="35"/>
  </w:num>
  <w:num w:numId="61">
    <w:abstractNumId w:val="11"/>
  </w:num>
  <w:num w:numId="62">
    <w:abstractNumId w:val="18"/>
  </w:num>
  <w:num w:numId="63">
    <w:abstractNumId w:val="52"/>
  </w:num>
  <w:num w:numId="64">
    <w:abstractNumId w:val="8"/>
  </w:num>
  <w:num w:numId="65">
    <w:abstractNumId w:val="27"/>
  </w:num>
  <w:num w:numId="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9"/>
  </w:num>
  <w:num w:numId="69">
    <w:abstractNumId w:val="4"/>
  </w:num>
  <w:num w:numId="70">
    <w:abstractNumId w:val="44"/>
  </w:num>
  <w:num w:numId="71">
    <w:abstractNumId w:val="10"/>
  </w:num>
  <w:num w:numId="72">
    <w:abstractNumId w:val="66"/>
  </w:num>
  <w:num w:numId="73">
    <w:abstractNumId w:val="23"/>
  </w:num>
  <w:num w:numId="74">
    <w:abstractNumId w:val="49"/>
  </w:num>
  <w:num w:numId="75">
    <w:abstractNumId w:val="57"/>
  </w:num>
  <w:num w:numId="76">
    <w:abstractNumId w:val="63"/>
  </w:num>
  <w:num w:numId="77">
    <w:abstractNumId w:val="47"/>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hyphenationZone w:val="283"/>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60634"/>
    <w:rsid w:val="00061068"/>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7272D"/>
    <w:rsid w:val="001826E7"/>
    <w:rsid w:val="00190735"/>
    <w:rsid w:val="00192850"/>
    <w:rsid w:val="0019584F"/>
    <w:rsid w:val="00195ED0"/>
    <w:rsid w:val="001A3C22"/>
    <w:rsid w:val="001A5FAF"/>
    <w:rsid w:val="001C2511"/>
    <w:rsid w:val="001C30C0"/>
    <w:rsid w:val="001C54E3"/>
    <w:rsid w:val="001D427E"/>
    <w:rsid w:val="001D5207"/>
    <w:rsid w:val="001D5F33"/>
    <w:rsid w:val="001E571D"/>
    <w:rsid w:val="001F6074"/>
    <w:rsid w:val="00200B73"/>
    <w:rsid w:val="002040D5"/>
    <w:rsid w:val="0020562C"/>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7B50"/>
    <w:rsid w:val="00307BD1"/>
    <w:rsid w:val="00315A63"/>
    <w:rsid w:val="00317503"/>
    <w:rsid w:val="00317CA9"/>
    <w:rsid w:val="00321D89"/>
    <w:rsid w:val="0034272C"/>
    <w:rsid w:val="003448DF"/>
    <w:rsid w:val="00344CD7"/>
    <w:rsid w:val="0034726F"/>
    <w:rsid w:val="00352FFD"/>
    <w:rsid w:val="003532AA"/>
    <w:rsid w:val="00355E1B"/>
    <w:rsid w:val="003722F9"/>
    <w:rsid w:val="00376F86"/>
    <w:rsid w:val="00377EC6"/>
    <w:rsid w:val="00380D90"/>
    <w:rsid w:val="003865BD"/>
    <w:rsid w:val="003919B4"/>
    <w:rsid w:val="003A6295"/>
    <w:rsid w:val="003B3FEB"/>
    <w:rsid w:val="003C1EAB"/>
    <w:rsid w:val="003D51B3"/>
    <w:rsid w:val="003D51FB"/>
    <w:rsid w:val="003E2F26"/>
    <w:rsid w:val="0040018C"/>
    <w:rsid w:val="00405582"/>
    <w:rsid w:val="00434F51"/>
    <w:rsid w:val="0045205B"/>
    <w:rsid w:val="004539B3"/>
    <w:rsid w:val="00480E0D"/>
    <w:rsid w:val="004909D9"/>
    <w:rsid w:val="004928AA"/>
    <w:rsid w:val="00496130"/>
    <w:rsid w:val="004974ED"/>
    <w:rsid w:val="00497CDF"/>
    <w:rsid w:val="004B7AB1"/>
    <w:rsid w:val="004D5A6D"/>
    <w:rsid w:val="004E72E5"/>
    <w:rsid w:val="005077B2"/>
    <w:rsid w:val="0050796D"/>
    <w:rsid w:val="00513AD3"/>
    <w:rsid w:val="00526931"/>
    <w:rsid w:val="00527327"/>
    <w:rsid w:val="00533346"/>
    <w:rsid w:val="0054074B"/>
    <w:rsid w:val="00540A7B"/>
    <w:rsid w:val="005432E1"/>
    <w:rsid w:val="00553C31"/>
    <w:rsid w:val="0055768D"/>
    <w:rsid w:val="00564211"/>
    <w:rsid w:val="005702C3"/>
    <w:rsid w:val="00571C1D"/>
    <w:rsid w:val="005746A1"/>
    <w:rsid w:val="00582023"/>
    <w:rsid w:val="00590AA7"/>
    <w:rsid w:val="00596B30"/>
    <w:rsid w:val="005B0933"/>
    <w:rsid w:val="005B16B3"/>
    <w:rsid w:val="005C0908"/>
    <w:rsid w:val="005C188C"/>
    <w:rsid w:val="005C5E36"/>
    <w:rsid w:val="005D4865"/>
    <w:rsid w:val="005F76ED"/>
    <w:rsid w:val="006332A6"/>
    <w:rsid w:val="00634F51"/>
    <w:rsid w:val="00662ED3"/>
    <w:rsid w:val="00664977"/>
    <w:rsid w:val="006719AB"/>
    <w:rsid w:val="00684D5E"/>
    <w:rsid w:val="0068636E"/>
    <w:rsid w:val="006952C9"/>
    <w:rsid w:val="006A4109"/>
    <w:rsid w:val="006B446F"/>
    <w:rsid w:val="006B5465"/>
    <w:rsid w:val="006C6F3F"/>
    <w:rsid w:val="006D2584"/>
    <w:rsid w:val="006D2BE9"/>
    <w:rsid w:val="006D5A98"/>
    <w:rsid w:val="006E19BF"/>
    <w:rsid w:val="006E52B1"/>
    <w:rsid w:val="00701CE5"/>
    <w:rsid w:val="00706224"/>
    <w:rsid w:val="007160A5"/>
    <w:rsid w:val="0071654A"/>
    <w:rsid w:val="00726F4C"/>
    <w:rsid w:val="0073253C"/>
    <w:rsid w:val="00744DF8"/>
    <w:rsid w:val="007457A8"/>
    <w:rsid w:val="0076201B"/>
    <w:rsid w:val="00764475"/>
    <w:rsid w:val="007647F9"/>
    <w:rsid w:val="00766636"/>
    <w:rsid w:val="00775122"/>
    <w:rsid w:val="00775C1D"/>
    <w:rsid w:val="00782C65"/>
    <w:rsid w:val="007B0E90"/>
    <w:rsid w:val="007B1FE7"/>
    <w:rsid w:val="007C4130"/>
    <w:rsid w:val="007C5236"/>
    <w:rsid w:val="007C71D7"/>
    <w:rsid w:val="007D7DB4"/>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645B3"/>
    <w:rsid w:val="008667FB"/>
    <w:rsid w:val="008764D5"/>
    <w:rsid w:val="00881403"/>
    <w:rsid w:val="0088414C"/>
    <w:rsid w:val="00884539"/>
    <w:rsid w:val="00886D10"/>
    <w:rsid w:val="008A0BD7"/>
    <w:rsid w:val="008B1088"/>
    <w:rsid w:val="008B1B38"/>
    <w:rsid w:val="008D1FA9"/>
    <w:rsid w:val="008D5406"/>
    <w:rsid w:val="008E2DC4"/>
    <w:rsid w:val="008F6D57"/>
    <w:rsid w:val="00901E7C"/>
    <w:rsid w:val="00912CDD"/>
    <w:rsid w:val="00913189"/>
    <w:rsid w:val="00923D58"/>
    <w:rsid w:val="009262FE"/>
    <w:rsid w:val="00936631"/>
    <w:rsid w:val="00940766"/>
    <w:rsid w:val="0094261A"/>
    <w:rsid w:val="009648E8"/>
    <w:rsid w:val="00981513"/>
    <w:rsid w:val="00986C8D"/>
    <w:rsid w:val="00992B7C"/>
    <w:rsid w:val="009961E2"/>
    <w:rsid w:val="00996610"/>
    <w:rsid w:val="009967D5"/>
    <w:rsid w:val="00997693"/>
    <w:rsid w:val="009C2972"/>
    <w:rsid w:val="009C361D"/>
    <w:rsid w:val="009D004F"/>
    <w:rsid w:val="009D5178"/>
    <w:rsid w:val="009E2E84"/>
    <w:rsid w:val="009F3C83"/>
    <w:rsid w:val="009F4C2B"/>
    <w:rsid w:val="00A004DA"/>
    <w:rsid w:val="00A01687"/>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D455C"/>
    <w:rsid w:val="00AD5273"/>
    <w:rsid w:val="00AE0093"/>
    <w:rsid w:val="00AE1191"/>
    <w:rsid w:val="00AF0044"/>
    <w:rsid w:val="00B0071C"/>
    <w:rsid w:val="00B0240C"/>
    <w:rsid w:val="00B20D3C"/>
    <w:rsid w:val="00B25FA1"/>
    <w:rsid w:val="00B339C9"/>
    <w:rsid w:val="00B36225"/>
    <w:rsid w:val="00B377B0"/>
    <w:rsid w:val="00B43D73"/>
    <w:rsid w:val="00B45AC3"/>
    <w:rsid w:val="00B52A5F"/>
    <w:rsid w:val="00B61E5A"/>
    <w:rsid w:val="00B63660"/>
    <w:rsid w:val="00B6387C"/>
    <w:rsid w:val="00B63CFA"/>
    <w:rsid w:val="00B70FCF"/>
    <w:rsid w:val="00B7444E"/>
    <w:rsid w:val="00B76B18"/>
    <w:rsid w:val="00B81424"/>
    <w:rsid w:val="00B83466"/>
    <w:rsid w:val="00B84FD6"/>
    <w:rsid w:val="00B920D4"/>
    <w:rsid w:val="00B94B8F"/>
    <w:rsid w:val="00BA0C74"/>
    <w:rsid w:val="00BB10B8"/>
    <w:rsid w:val="00BC1A62"/>
    <w:rsid w:val="00BC5397"/>
    <w:rsid w:val="00BD50E7"/>
    <w:rsid w:val="00BD5BED"/>
    <w:rsid w:val="00BD5FFE"/>
    <w:rsid w:val="00BD72D3"/>
    <w:rsid w:val="00BD7918"/>
    <w:rsid w:val="00BF45D4"/>
    <w:rsid w:val="00C028CD"/>
    <w:rsid w:val="00C03833"/>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718B"/>
    <w:rsid w:val="00CD0102"/>
    <w:rsid w:val="00CD0656"/>
    <w:rsid w:val="00CF1279"/>
    <w:rsid w:val="00D01022"/>
    <w:rsid w:val="00D152F5"/>
    <w:rsid w:val="00D1562B"/>
    <w:rsid w:val="00D231C5"/>
    <w:rsid w:val="00D25FDB"/>
    <w:rsid w:val="00D302C7"/>
    <w:rsid w:val="00D45746"/>
    <w:rsid w:val="00D578AF"/>
    <w:rsid w:val="00D61FE5"/>
    <w:rsid w:val="00D63385"/>
    <w:rsid w:val="00D64D7E"/>
    <w:rsid w:val="00D7758F"/>
    <w:rsid w:val="00D8604B"/>
    <w:rsid w:val="00D90DC9"/>
    <w:rsid w:val="00DB57FD"/>
    <w:rsid w:val="00DC5D58"/>
    <w:rsid w:val="00DC6DF0"/>
    <w:rsid w:val="00DD33A8"/>
    <w:rsid w:val="00DF2581"/>
    <w:rsid w:val="00DF3309"/>
    <w:rsid w:val="00DF74F6"/>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C2B1B"/>
    <w:rsid w:val="00ED49B8"/>
    <w:rsid w:val="00ED6401"/>
    <w:rsid w:val="00EE658A"/>
    <w:rsid w:val="00EE7EF7"/>
    <w:rsid w:val="00EF1EC8"/>
    <w:rsid w:val="00F009CC"/>
    <w:rsid w:val="00F057DC"/>
    <w:rsid w:val="00F07180"/>
    <w:rsid w:val="00F077B0"/>
    <w:rsid w:val="00F11FCF"/>
    <w:rsid w:val="00F120B0"/>
    <w:rsid w:val="00F17D24"/>
    <w:rsid w:val="00F21F3F"/>
    <w:rsid w:val="00F62417"/>
    <w:rsid w:val="00F7002D"/>
    <w:rsid w:val="00F877BD"/>
    <w:rsid w:val="00F90645"/>
    <w:rsid w:val="00F95DA5"/>
    <w:rsid w:val="00FB16C1"/>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www.tuttitalia.it/lombardia/18-milano/statistiche/popolazione-andamento-demografic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eur-lex.europa.eu/legal-content/EN/AUTO/?uri=CELEX:02016R0679-20160504&amp;qid=1532348683434" TargetMode="External"/><Relationship Id="rId32"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insider.com/best-time-to-go-grocery-shopping-2018-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www.forbes.com/sites/joanverdon/2020/04/08/best-time-for-grocery-shopping-tips-from-in-store-traffic-data/"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D57236C8-1657-4C63-8036-968C78DFD3E9}">
  <ds:schemaRefs>
    <ds:schemaRef ds:uri="http://purl.org/dc/dcmitype/"/>
    <ds:schemaRef ds:uri="http://purl.org/dc/terms/"/>
    <ds:schemaRef ds:uri="http://schemas.microsoft.com/office/2006/metadata/properties"/>
    <ds:schemaRef ds:uri="http://schemas.microsoft.com/office/infopath/2007/PartnerControls"/>
    <ds:schemaRef ds:uri="a645c8e4-ec2b-416f-9f3e-9653ce982189"/>
    <ds:schemaRef ds:uri="http://schemas.microsoft.com/office/2006/documentManagement/types"/>
    <ds:schemaRef ds:uri="http://schemas.openxmlformats.org/package/2006/metadata/core-properties"/>
    <ds:schemaRef ds:uri="6a5eb188-bd89-46d0-89b3-92dc3578405b"/>
    <ds:schemaRef ds:uri="http://www.w3.org/XML/1998/namespace"/>
    <ds:schemaRef ds:uri="http://purl.org/dc/elements/1.1/"/>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39</Pages>
  <Words>6833</Words>
  <Characters>38949</Characters>
  <Application>Microsoft Office Word</Application>
  <DocSecurity>0</DocSecurity>
  <Lines>324</Lines>
  <Paragraphs>91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90</cp:revision>
  <cp:lastPrinted>2020-12-05T02:30:00Z</cp:lastPrinted>
  <dcterms:created xsi:type="dcterms:W3CDTF">2020-12-04T21:19:00Z</dcterms:created>
  <dcterms:modified xsi:type="dcterms:W3CDTF">2020-12-05T02:35:00Z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